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7E031" w14:textId="77777777" w:rsidR="004B250B" w:rsidRDefault="00000000">
      <w:pPr>
        <w:pStyle w:val="Title"/>
        <w:jc w:val="center"/>
      </w:pPr>
      <w:r>
        <w:t>False Positive Catamenial Epilepsy Classification: A Simulation Study</w:t>
      </w:r>
    </w:p>
    <w:p w14:paraId="7240662E" w14:textId="77777777" w:rsidR="004B250B" w:rsidRDefault="00000000">
      <w:pPr>
        <w:jc w:val="center"/>
      </w:pPr>
      <w:r>
        <w:rPr>
          <w:b/>
        </w:rPr>
        <w:t>Research Article</w:t>
      </w:r>
    </w:p>
    <w:p w14:paraId="2B9CDD43" w14:textId="77777777" w:rsidR="004B250B" w:rsidRDefault="00000000">
      <w:pPr>
        <w:jc w:val="center"/>
      </w:pPr>
      <w:r>
        <w:t>Daniel M. Goldenholz, MD, PhD¹; Wesley T. Kerr, MD, PhD²˒³˒⁴; Sharon Chiang, MD, PhD⁵; M. Brandon Westover, MD, PhD⁶; Rachael L. Sumner, PhD⁷˒⁸</w:t>
      </w:r>
    </w:p>
    <w:p w14:paraId="3BE1120E" w14:textId="77777777" w:rsidR="004B250B" w:rsidRDefault="00000000">
      <w:pPr>
        <w:jc w:val="center"/>
      </w:pPr>
      <w:r>
        <w:t xml:space="preserve">Author emails and ORCID </w:t>
      </w:r>
      <w:proofErr w:type="spellStart"/>
      <w:r>
        <w:t>iDs</w:t>
      </w:r>
      <w:proofErr w:type="spellEnd"/>
      <w:r>
        <w:t>: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447E7E33" w14:textId="77777777" w:rsidR="004B250B" w:rsidRDefault="00000000">
      <w:r>
        <w:t>¹ Department of Neurology, Beth Israel Deaconess Medical Center, Harvard Medical School, Boston, Massachusetts, USA</w:t>
      </w:r>
    </w:p>
    <w:p w14:paraId="43BC3F92" w14:textId="77777777" w:rsidR="004B250B" w:rsidRDefault="00000000">
      <w:r>
        <w:t>² Department of Neurology, University of Pittsburgh, Pittsburgh, Pennsylvania, USA</w:t>
      </w:r>
    </w:p>
    <w:p w14:paraId="27DFA419" w14:textId="77777777" w:rsidR="004B250B" w:rsidRDefault="00000000">
      <w:r>
        <w:t>³ Department of Biomedical Informatics, University of Pittsburgh, Pittsburgh, Pennsylvania, USA</w:t>
      </w:r>
    </w:p>
    <w:p w14:paraId="49A727AD" w14:textId="77777777" w:rsidR="004B250B" w:rsidRDefault="00000000">
      <w:r>
        <w:t>⁴ Department of Psychiatry, University of Pittsburgh, Pittsburgh, Pennsylvania, USA</w:t>
      </w:r>
    </w:p>
    <w:p w14:paraId="2CA9F476" w14:textId="77777777" w:rsidR="004B250B" w:rsidRDefault="00000000">
      <w:r>
        <w:t>⁵ Department of Neurology and Weill Institute for Neurosciences, University of California, San Francisco, San Francisco, California, USA</w:t>
      </w:r>
    </w:p>
    <w:p w14:paraId="0F1419D4" w14:textId="77777777" w:rsidR="004B250B" w:rsidRDefault="00000000">
      <w:r>
        <w:t>⁶ Department of Neurology and Neurological Sciences, Stanford University School of Medicine, Stanford, California, USA</w:t>
      </w:r>
    </w:p>
    <w:p w14:paraId="112F8E05" w14:textId="77777777" w:rsidR="004B250B" w:rsidRDefault="00000000">
      <w:r>
        <w:t>⁷ Department of Biomedicine and Medical Diagnostics, Auckland University of Technology, Auckland, New Zealand</w:t>
      </w:r>
    </w:p>
    <w:p w14:paraId="68680B8A" w14:textId="77777777" w:rsidR="004B250B" w:rsidRDefault="00000000">
      <w:r>
        <w:t>⁸ School of Pharmacy, University of Auckland, Auckland, New Zealand</w:t>
      </w:r>
    </w:p>
    <w:p w14:paraId="7A8F9009"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095A07A" w14:textId="77777777" w:rsidR="004B250B" w:rsidRDefault="00000000">
      <w:r>
        <w:rPr>
          <w:b/>
        </w:rPr>
        <w:t xml:space="preserve">Running title: </w:t>
      </w:r>
      <w:r>
        <w:t>False Positive Catamenial Classification</w:t>
      </w:r>
    </w:p>
    <w:p w14:paraId="373A6839" w14:textId="77777777" w:rsidR="004B250B" w:rsidRDefault="00000000">
      <w:r>
        <w:rPr>
          <w:b/>
        </w:rPr>
        <w:t xml:space="preserve">Title character count (including spaces): </w:t>
      </w:r>
      <w:r>
        <w:t>69</w:t>
      </w:r>
    </w:p>
    <w:p w14:paraId="56BD2EF1" w14:textId="77777777" w:rsidR="004B250B" w:rsidRDefault="00000000">
      <w:r>
        <w:t>Abstract word count: 225</w:t>
      </w:r>
    </w:p>
    <w:p w14:paraId="32BEC465" w14:textId="77777777" w:rsidR="004B250B" w:rsidRDefault="00000000">
      <w:r>
        <w:t>Main-text word count (Introduction through Discussion, including headings): 2521</w:t>
      </w:r>
    </w:p>
    <w:p w14:paraId="5B811F4C" w14:textId="77777777" w:rsidR="004B250B" w:rsidRDefault="00000000">
      <w:r>
        <w:t>References: 20</w:t>
      </w:r>
    </w:p>
    <w:p w14:paraId="039A80D4" w14:textId="77777777" w:rsidR="004B250B" w:rsidRDefault="00000000">
      <w:r>
        <w:rPr>
          <w:b/>
        </w:rPr>
        <w:t xml:space="preserve">Main tables / figures: </w:t>
      </w:r>
      <w:r>
        <w:t>3 / 3 (6 combined)</w:t>
      </w:r>
    </w:p>
    <w:p w14:paraId="594CECCD" w14:textId="77777777" w:rsidR="004B250B" w:rsidRDefault="00000000">
      <w:r>
        <w:t>Supporting information: Appendix S1; Appendix Tables A1–A8 and Figures A1–A5; Tables S1–S8 and Figures S1–S5</w:t>
      </w:r>
    </w:p>
    <w:p w14:paraId="77255F9E" w14:textId="77777777" w:rsidR="004B250B" w:rsidRDefault="00000000">
      <w:r>
        <w:br w:type="page"/>
      </w:r>
    </w:p>
    <w:p w14:paraId="6FD226DC" w14:textId="77777777" w:rsidR="004B250B" w:rsidRDefault="00000000">
      <w:pPr>
        <w:pStyle w:val="Heading1"/>
      </w:pPr>
      <w:r>
        <w:lastRenderedPageBreak/>
        <w:t>Abstract</w:t>
      </w:r>
    </w:p>
    <w:p w14:paraId="6C29A681"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14E581F3" w14:textId="77777777" w:rsidR="004B250B" w:rsidRDefault="00000000">
      <w:r>
        <w:t>Methods: We simulated 100,000 synthetic participants for 36 months in healthy ovulatory and heterogeneously ovulatory menstruating-age cohorts. CHOCOLATES generated seizure diaries, and HORMONE-CYCLE version 0.4.0 independently generated menstrual events and latent daily hormone envelopes; diaries were aligned by calendar day. A healthy ovulatory cohort and a heterogeneous cohort were separately evaluated. We applied standard phase definitions and hormone pattern-specific seizure-frequency ratio thresholds across calendar, complete-cycle, and full-diary windows. A negative-binomial analysis was used as a statistical calibration check.</w:t>
      </w:r>
    </w:p>
    <w:p w14:paraId="43B70E16" w14:textId="77777777" w:rsidR="004B250B" w:rsidRPr="009F30D2" w:rsidRDefault="00000000">
      <w:r>
        <w:t>Results: Three-month false-positive rates were 41.6% (healthy cohort) and 51.0% (heterogeneous cohort). In 36-month windows, CE was classified in 11.4% (healthy cohort) and 35.8% (heterogeneous cohort). In the heterogeneous cohort, the C1/C2 rate was 11.6%, whereas C3 occurred in 37.0% of applicable windows. C1/C2 negative-binomial rates were 4.3% and 4.3%; the exploratory C3 model was positive in 6.6% of classifiable audit participants</w:t>
      </w:r>
      <w:r w:rsidR="007C45E9">
        <w:t>.</w:t>
      </w:r>
    </w:p>
    <w:p w14:paraId="60A42E6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1595A334" w14:textId="77777777" w:rsidR="004B250B" w:rsidRDefault="00000000">
      <w:r>
        <w:rPr>
          <w:b/>
        </w:rPr>
        <w:t xml:space="preserve">Keywords: </w:t>
      </w:r>
      <w:r>
        <w:t>catamenial epilepsy; false-positive classification; menstrual cycle; seizure diary; simulation</w:t>
      </w:r>
    </w:p>
    <w:p w14:paraId="28A2BDAF" w14:textId="77777777" w:rsidR="004B250B" w:rsidRDefault="00000000">
      <w:pPr>
        <w:pStyle w:val="Heading1"/>
      </w:pPr>
      <w:r>
        <w:t>Key Points</w:t>
      </w:r>
    </w:p>
    <w:p w14:paraId="0653BA78" w14:textId="77777777" w:rsidR="00D00F04" w:rsidRDefault="00000000" w:rsidP="00637F0C">
      <w:pPr>
        <w:pStyle w:val="ListBullet"/>
      </w:pPr>
      <w:r>
        <w:t>Despite independence, 36-month Herzog false-positive rates were 11.4% in healthy-ovulatory and 35.8% in heterogeneous cohorts.</w:t>
      </w:r>
    </w:p>
    <w:p w14:paraId="5525438B" w14:textId="77777777" w:rsidR="004B250B" w:rsidRDefault="00000000">
      <w:pPr>
        <w:pStyle w:val="ListBullet"/>
      </w:pPr>
      <w:r>
        <w:t>The heterogeneous-cohort excess was primarily C3/inadequate-luteal-phase driven; full-diary C1/C2 rates were similar between cohorts.</w:t>
      </w:r>
    </w:p>
    <w:p w14:paraId="119CFCF2" w14:textId="77777777" w:rsidR="004B250B" w:rsidRDefault="00000000">
      <w:pPr>
        <w:pStyle w:val="ListBullet"/>
      </w:pPr>
      <w:r>
        <w:t>Three-month observation windows produced substantially higher false-positive classification than longer monitoring.</w:t>
      </w:r>
    </w:p>
    <w:p w14:paraId="4EA09466" w14:textId="77777777" w:rsidR="00D00F04" w:rsidRDefault="00D00F04">
      <w:pPr>
        <w:pStyle w:val="ListBullet"/>
      </w:pPr>
      <w:r>
        <w:t>Report the phase, its temporal definition, the comparison method, and prespecified minimum-data requirements.</w:t>
      </w:r>
    </w:p>
    <w:p w14:paraId="0169E7A6" w14:textId="77777777" w:rsidR="004B250B" w:rsidRDefault="00000000">
      <w:pPr>
        <w:pStyle w:val="Heading1"/>
      </w:pPr>
      <w:r>
        <w:t>Introduction</w:t>
      </w:r>
    </w:p>
    <w:p w14:paraId="56E86F92" w14:textId="77777777"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r w:rsidR="00BA66A5">
        <w:t>the most often reported since formulated by Herzog and colleagues</w:t>
      </w:r>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r w:rsidR="00BA66A5">
        <w:t>. However,</w:t>
      </w:r>
      <w:r>
        <w:t xml:space="preserve"> reported prevalence </w:t>
      </w:r>
      <w:r w:rsidR="00BA66A5">
        <w:t xml:space="preserve">of CE </w:t>
      </w:r>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r w:rsidR="00BA66A5">
        <w:t xml:space="preserve"> </w:t>
      </w:r>
    </w:p>
    <w:p w14:paraId="2E0D0A95" w14:textId="77777777"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r w:rsidR="00D54B26">
        <w:t>S</w:t>
      </w:r>
      <w:r w:rsidR="00E55EDA">
        <w:t xml:space="preserve">uch chance occurrences </w:t>
      </w:r>
      <w:r w:rsidR="00D54B26">
        <w:t>represent</w:t>
      </w:r>
      <w:r w:rsidR="00E55EDA">
        <w:t xml:space="preserve"> </w:t>
      </w:r>
      <w:r w:rsidR="00252310" w:rsidRPr="00252310">
        <w:rPr>
          <w:i/>
          <w:iCs/>
        </w:rPr>
        <w:t>false-positive classification</w:t>
      </w:r>
      <w:r w:rsidR="00D54B26">
        <w:rPr>
          <w:i/>
          <w:iCs/>
        </w:rPr>
        <w:t>s of CE</w:t>
      </w:r>
      <w:r w:rsidR="00E55EDA">
        <w:t xml:space="preserve">. </w:t>
      </w:r>
      <w:r>
        <w:t>Ratio definitions are especially vulnerable with sparse events: a small comparator count can yield a large or undefined ratio.</w:t>
      </w:r>
      <w:r w:rsidR="00766F8D">
        <w:fldChar w:fldCharType="begin"/>
      </w:r>
      <w:r w:rsidR="007118BA">
        <w:instrText xml:space="preserve"> ADDIN ZOTERO_ITEM CSL_CITATION {"citationID":"HLOrXBzB","properties":{"unsorted":false,"formattedCitation":"\\super 3\\uc0\\u8211{}5\\nosupersub{}","plainCitation":"3–5","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118BA" w:rsidRPr="007118BA">
        <w:rPr>
          <w:rFonts w:eastAsiaTheme="minorEastAsia" w:cs="Times New Roman"/>
          <w:szCs w:val="24"/>
          <w:vertAlign w:val="superscript"/>
        </w:rPr>
        <w:t>3–5</w:t>
      </w:r>
      <w:r w:rsidR="00766F8D">
        <w:fldChar w:fldCharType="end"/>
      </w:r>
      <w:r w:rsidR="00E55EDA">
        <w:t xml:space="preserve"> </w:t>
      </w:r>
    </w:p>
    <w:p w14:paraId="455BD391" w14:textId="77777777" w:rsidR="00E046BE" w:rsidRDefault="00E046BE" w:rsidP="00E046BE">
      <w:r>
        <w:t xml:space="preserve">Determining the rate of false-positive classification of CE </w:t>
      </w:r>
      <w:r w:rsidR="00303E3A">
        <w:t xml:space="preserve">under independence </w:t>
      </w:r>
      <w:r>
        <w:t xml:space="preserve">will contribute improved understanding of the state of the field of CE research and diagnosis. </w:t>
      </w:r>
      <w:r w:rsidR="00303E3A">
        <w:t xml:space="preserve">While the </w:t>
      </w:r>
      <w:r w:rsidR="007118BA">
        <w:t>false positive rate</w:t>
      </w:r>
      <w:r w:rsidR="00303E3A">
        <w:t xml:space="preserve"> will not provide an estimate of population prevalence of CE, it </w:t>
      </w:r>
      <w:r w:rsidR="007118BA">
        <w:t xml:space="preserve">can contextualize </w:t>
      </w:r>
      <w:r w:rsidR="00303E3A">
        <w:t xml:space="preserve">the contribution of false-positive CE classification to current commonly reported CE rates. Such research is important because patients with epilepsy have treatments modified, added, or withheld based on beliefs around the presence or absence of CE. </w:t>
      </w:r>
    </w:p>
    <w:p w14:paraId="6ED0288E" w14:textId="77777777" w:rsidR="007118BA" w:rsidRDefault="007118BA" w:rsidP="007118BA">
      <w:r>
        <w:t xml:space="preserve">We conducted a realistic simulation with diaries and hormone cycles generated independently to estimate false-positive CE classification across definitions and observation windows. The study evaluates specificity behavior </w:t>
      </w:r>
      <w:r>
        <w:lastRenderedPageBreak/>
        <w:t xml:space="preserve">only. Our aim was to determine the expected “noise” produced by completely independent systems overlapping by chance. </w:t>
      </w:r>
    </w:p>
    <w:p w14:paraId="42B0C958" w14:textId="77777777" w:rsidR="007118BA" w:rsidRDefault="007118BA" w:rsidP="00E046BE"/>
    <w:p w14:paraId="13291541" w14:textId="77777777" w:rsidR="004B250B" w:rsidRDefault="00000000">
      <w:pPr>
        <w:pStyle w:val="Heading1"/>
      </w:pPr>
      <w:r>
        <w:t>Methods</w:t>
      </w:r>
    </w:p>
    <w:p w14:paraId="2A2121C0" w14:textId="77777777" w:rsidR="00252310" w:rsidRPr="00252310" w:rsidRDefault="00000000">
      <w:pPr>
        <w:rPr>
          <w:u w:val="single"/>
        </w:rPr>
      </w:pPr>
      <w:r w:rsidRPr="00252310">
        <w:rPr>
          <w:u w:val="single"/>
        </w:rPr>
        <w:t>Study design</w:t>
      </w:r>
    </w:p>
    <w:p w14:paraId="541892FF" w14:textId="77777777" w:rsidR="004B250B" w:rsidRDefault="00000000">
      <w:r>
        <w:t>For each synthetic participant, seizure and menstrual/hormone diaries were generated independently for 36 months and aligned directly by calendar-day index. Analyses were stratified by cohort and phase-labeling mode.</w:t>
      </w:r>
    </w:p>
    <w:p w14:paraId="4DCC2F15" w14:textId="77777777" w:rsidR="00252310" w:rsidRDefault="00000000">
      <w:r w:rsidRPr="00252310">
        <w:rPr>
          <w:u w:val="single"/>
        </w:rPr>
        <w:t>Cohorts</w:t>
      </w:r>
    </w:p>
    <w:p w14:paraId="2D37086E" w14:textId="77777777"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r w:rsidR="00E87E03">
        <w:t xml:space="preserve">regular </w:t>
      </w:r>
      <w:r>
        <w:t xml:space="preserve">ovulatory cycling.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334B2899" w14:textId="77777777" w:rsidR="00252310" w:rsidRPr="00252310" w:rsidRDefault="00000000">
      <w:pPr>
        <w:rPr>
          <w:u w:val="single"/>
        </w:rPr>
      </w:pPr>
      <w:r w:rsidRPr="00252310">
        <w:rPr>
          <w:u w:val="single"/>
        </w:rPr>
        <w:t>Diary simulators</w:t>
      </w:r>
    </w:p>
    <w:p w14:paraId="656137BE" w14:textId="40F1656C" w:rsidR="004B250B" w:rsidRDefault="00000000">
      <w:r>
        <w:t xml:space="preserve">CHOCOLATES generated realistic self-reported seizure counts for all synthetic patients. The tool uses a hierarchical gamma–Poisson (equivalent to negative binomial) process with participant heterogeneity, L-relationship, clustering, multidien cycles, and maximum seizure rates. </w:t>
      </w:r>
      <w:r w:rsidR="00124921">
        <w:fldChar w:fldCharType="begin"/>
      </w:r>
      <w:r w:rsidR="007118BA">
        <w:instrText xml:space="preserve"> ADDIN ZOTERO_ITEM CSL_CITATION {"citationID":"3QNIab7e","properties":{"unsorted":false,"formattedCitation":"\\super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7118BA" w:rsidRPr="007118BA">
        <w:rPr>
          <w:rFonts w:eastAsiaTheme="minorEastAsia" w:cs="Times New Roman"/>
          <w:szCs w:val="24"/>
          <w:vertAlign w:val="superscript"/>
        </w:rPr>
        <w:t>6</w:t>
      </w:r>
      <w:r w:rsidR="00124921">
        <w:fldChar w:fldCharType="end"/>
      </w:r>
      <w:r>
        <w:t xml:space="preserve"> HORMONE-CYCLE version 0.4.0 is a custom simulator developed for the present project and released as an open-source community tool (see Appendix). </w:t>
      </w:r>
      <w:r w:rsidR="005D648A">
        <w:fldChar w:fldCharType="begin"/>
      </w:r>
      <w:r w:rsidR="007118BA">
        <w:instrText xml:space="preserve"> ADDIN ZOTERO_ITEM CSL_CITATION {"citationID":"D0Me1eIh","properties":{"unsorted":false,"formattedCitation":"\\super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7118BA" w:rsidRPr="007118BA">
        <w:rPr>
          <w:rFonts w:eastAsiaTheme="minorEastAsia" w:cs="Times New Roman"/>
          <w:szCs w:val="24"/>
          <w:vertAlign w:val="superscript"/>
        </w:rPr>
        <w:t>7</w:t>
      </w:r>
      <w:r w:rsidR="005D648A">
        <w:fldChar w:fldCharType="end"/>
      </w:r>
      <w:r>
        <w:t xml:space="preserve"> It begins on a randomly selected day within a cycle and proceeds forward. It assigns age-specific participant variability components, samples right-skewed cycle realizations, maps every in-cycle daily source-hormone median, adds modest cycle-specific timing and relative-shape variation in a separate deterministic stream, retains the late-luteal progesterone tail, and couples fitted age-50-or-older long-cycle episodes to ovulatory status. </w:t>
      </w:r>
      <w:ins w:id="0" w:author="Goldenholz, Daniel M (HMFP - Neurology )" w:date="2026-10-01T11:42:00Z" w16du:dateUtc="2026-10-01T15:42:00Z">
        <w:r w:rsidR="00121CA4">
          <w:t xml:space="preserve">Peri-menarche and </w:t>
        </w:r>
        <w:proofErr w:type="gramStart"/>
        <w:r w:rsidR="00121CA4">
          <w:t>peri-m</w:t>
        </w:r>
      </w:ins>
      <w:ins w:id="1" w:author="Goldenholz, Daniel M (HMFP - Neurology )" w:date="2026-10-01T11:43:00Z" w16du:dateUtc="2026-10-01T15:43:00Z">
        <w:r w:rsidR="00121CA4">
          <w:t>enopause</w:t>
        </w:r>
        <w:proofErr w:type="gramEnd"/>
        <w:r w:rsidR="00121CA4">
          <w:t xml:space="preserve"> were abstractly simulated such as that all patients had hormone cycles but for ages at the extremes the cycles had </w:t>
        </w:r>
      </w:ins>
      <w:ins w:id="2" w:author="Goldenholz, Daniel M (HMFP - Neurology )" w:date="2026-10-01T11:45:00Z" w16du:dateUtc="2026-10-01T15:45:00Z">
        <w:r w:rsidR="00121CA4">
          <w:t>modified</w:t>
        </w:r>
      </w:ins>
      <w:ins w:id="3" w:author="Goldenholz, Daniel M (HMFP - Neurology )" w:date="2026-10-01T11:43:00Z" w16du:dateUtc="2026-10-01T15:43:00Z">
        <w:r w:rsidR="00121CA4">
          <w:t xml:space="preserve"> </w:t>
        </w:r>
      </w:ins>
      <w:ins w:id="4" w:author="Goldenholz, Daniel M (HMFP - Neurology )" w:date="2026-10-01T11:45:00Z" w16du:dateUtc="2026-10-01T15:45:00Z">
        <w:r w:rsidR="00121CA4">
          <w:t>cycle patterns consistent with literature values</w:t>
        </w:r>
      </w:ins>
      <w:ins w:id="5" w:author="Goldenholz, Daniel M (HMFP - Neurology )" w:date="2026-10-01T11:43:00Z" w16du:dateUtc="2026-10-01T15:43:00Z">
        <w:r w:rsidR="00121CA4">
          <w:t xml:space="preserve">. </w:t>
        </w:r>
      </w:ins>
      <w:ins w:id="6" w:author="Goldenholz, Daniel M (HMFP - Neurology )" w:date="2026-10-01T11:44:00Z" w16du:dateUtc="2026-10-01T15:44:00Z">
        <w:r w:rsidR="00121CA4">
          <w:t xml:space="preserve">Therefore, no patients were pre-pubertal or post-menopausal for our study. </w:t>
        </w:r>
      </w:ins>
      <w:r>
        <w:t xml:space="preserve">Full hormone trajectories were retained for validation and the prespecified 1% daily audit sample. Both hormone and seizure simulators were designed in a data-driven manner to recapitulate statistical features observed within and across real patient populations, including randomized start times. The exact targets, sampling levels, realized distributions, and assumption-by-assumption rationale are reported in the Appendix. </w:t>
      </w:r>
      <w:r w:rsidR="00D62C09">
        <w:fldChar w:fldCharType="begin"/>
      </w:r>
      <w:r w:rsidR="007118BA">
        <w:instrText xml:space="preserve"> ADDIN ZOTERO_ITEM CSL_CITATION {"citationID":"syjPk4OX","properties":{"unsorted":false,"formattedCitation":"\\super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7118BA" w:rsidRPr="007118BA">
        <w:rPr>
          <w:rFonts w:eastAsiaTheme="minorEastAsia" w:cs="Times New Roman"/>
          <w:szCs w:val="24"/>
          <w:vertAlign w:val="superscript"/>
        </w:rPr>
        <w:t>8–10</w:t>
      </w:r>
      <w:r w:rsidR="00D62C09">
        <w:fldChar w:fldCharType="end"/>
      </w:r>
      <w:r>
        <w:t xml:space="preserve"> </w:t>
      </w:r>
      <w:r w:rsidR="00CA5AF3">
        <w:fldChar w:fldCharType="begin"/>
      </w:r>
      <w:r w:rsidR="007118BA">
        <w:instrText xml:space="preserve"> ADDIN ZOTERO_ITEM CSL_CITATION {"citationID":"iQSrCXXC","properties":{"unsorted":false,"formattedCitation":"\\super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7118BA" w:rsidRPr="007118BA">
        <w:rPr>
          <w:rFonts w:eastAsiaTheme="minorEastAsia" w:cs="Times New Roman"/>
          <w:szCs w:val="24"/>
          <w:vertAlign w:val="superscript"/>
        </w:rPr>
        <w:t>11</w:t>
      </w:r>
      <w:r w:rsidR="00CA5AF3">
        <w:fldChar w:fldCharType="end"/>
      </w:r>
    </w:p>
    <w:p w14:paraId="5DA45CC6" w14:textId="77777777" w:rsidR="004B250B" w:rsidRDefault="00000000">
      <w:r>
        <w:t xml:space="preserve">As a separate aggregate cross-check, simulated 12-month age-stratified cycle means and participant-specific standard deviations were compared with a global period-tracking cohort. </w:t>
      </w:r>
      <w:r>
        <w:fldChar w:fldCharType="begin"/>
      </w:r>
      <w:r w:rsidR="007118BA">
        <w:instrText xml:space="preserve"> ADDIN ZOTERO_ITEM CSL_CITATION {"citationID":"idca2d4bbb","properties":{"unsorted":false,"formattedCitation":"\\super 12\\nosupersub{}","plainCitation":"12","noteIndex":0},"citationItems":[{"id":936,"uris":["http://zotero.org/users/1538114/items/H25WKPM3"],"itemData":{"id":936,"type":"article-journal","archive_location":"38702411","container-title":"Scientific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7118BA" w:rsidRPr="007118BA">
        <w:rPr>
          <w:rFonts w:eastAsiaTheme="minorEastAsia" w:cs="Times New Roman"/>
          <w:szCs w:val="24"/>
          <w:vertAlign w:val="superscript"/>
        </w:rPr>
        <w:t>12</w:t>
      </w:r>
      <w:r>
        <w:fldChar w:fldCharType="end"/>
      </w:r>
      <w:r>
        <w:t xml:space="preserve"> The comparison was prespecified as an external summary-level check rather than individual-level validation</w:t>
      </w:r>
      <w:r w:rsidR="00877A78">
        <w:t xml:space="preserve"> (see </w:t>
      </w:r>
      <w:r>
        <w:t>Appendix S1</w:t>
      </w:r>
      <w:r w:rsidR="00877A78">
        <w:t>).</w:t>
      </w:r>
    </w:p>
    <w:p w14:paraId="0587EF3A" w14:textId="77777777" w:rsidR="000D76B7" w:rsidRPr="000D76B7" w:rsidRDefault="00000000">
      <w:pPr>
        <w:rPr>
          <w:u w:val="single"/>
        </w:rPr>
      </w:pPr>
      <w:r w:rsidRPr="000D76B7">
        <w:rPr>
          <w:u w:val="single"/>
        </w:rPr>
        <w:t>Phase labeling and Herzog criteria</w:t>
      </w:r>
    </w:p>
    <w:p w14:paraId="4AF128A3" w14:textId="77777777"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7118BA">
        <w:instrText xml:space="preserve"> ADDIN ZOTERO_ITEM CSL_CITATION {"citationID":"KZCTFQ4q","properties":{"unsorted":false,"formattedCitation":"\\super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7118BA" w:rsidRPr="007118BA">
        <w:rPr>
          <w:rFonts w:eastAsiaTheme="minorEastAsia" w:cs="Times New Roman"/>
          <w:szCs w:val="24"/>
          <w:vertAlign w:val="superscript"/>
        </w:rPr>
        <w:t>16</w:t>
      </w:r>
      <w:r w:rsidR="001661A1">
        <w:fldChar w:fldCharType="end"/>
      </w:r>
    </w:p>
    <w:p w14:paraId="20B0C145" w14:textId="77777777"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7118BA">
        <w:instrText xml:space="preserve"> ADDIN ZOTERO_ITEM CSL_CITATION {"citationID":"mgTkcd27","properties":{"unsorted":false,"formattedCitation":"\\super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7118BA" w:rsidRPr="007118BA">
        <w:rPr>
          <w:rFonts w:eastAsiaTheme="minorEastAsia" w:cs="Times New Roman"/>
          <w:szCs w:val="24"/>
          <w:vertAlign w:val="superscript"/>
        </w:rPr>
        <w:t>16</w:t>
      </w:r>
      <w:r w:rsidR="000C7F3A">
        <w:fldChar w:fldCharType="end"/>
      </w:r>
      <w:r>
        <w:t xml:space="preserve"> A ratio was undefined when its numerator or comparator phase was absent or when both phase rates were zero; a positive numerator with zero comparator was treated as positive infinity.</w:t>
      </w:r>
    </w:p>
    <w:p w14:paraId="37F3358E" w14:textId="77777777" w:rsidR="00AC6858" w:rsidRPr="00AC6858" w:rsidRDefault="00000000">
      <w:pPr>
        <w:rPr>
          <w:u w:val="single"/>
        </w:rPr>
      </w:pPr>
      <w:r w:rsidRPr="00AC6858">
        <w:rPr>
          <w:u w:val="single"/>
        </w:rPr>
        <w:t>C3 applicabilit</w:t>
      </w:r>
      <w:r w:rsidR="00AC6858" w:rsidRPr="00AC6858">
        <w:rPr>
          <w:u w:val="single"/>
        </w:rPr>
        <w:t>y</w:t>
      </w:r>
    </w:p>
    <w:p w14:paraId="085A58FD" w14:textId="77777777" w:rsidR="004B250B" w:rsidRDefault="00000000">
      <w:r>
        <w:lastRenderedPageBreak/>
        <w:t xml:space="preserve">In the heterogeneous cohort, the </w:t>
      </w:r>
      <w:r w:rsidR="00877A78">
        <w:t xml:space="preserve">software </w:t>
      </w:r>
      <w:r>
        <w:t xml:space="preserve">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w:t>
      </w:r>
      <w:r w:rsidR="00CC32E7">
        <w:t xml:space="preserve"> (see Appendix S1).</w:t>
      </w:r>
      <w:r w:rsidR="00B9378A">
        <w:fldChar w:fldCharType="begin"/>
      </w:r>
      <w:r w:rsidR="007118BA">
        <w:instrText xml:space="preserve"> ADDIN ZOTERO_ITEM CSL_CITATION {"citationID":"QEeNVymh","properties":{"unsorted":false,"formattedCitation":"\\super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7118BA" w:rsidRPr="007118BA">
        <w:rPr>
          <w:rFonts w:eastAsiaTheme="minorEastAsia" w:cs="Times New Roman"/>
          <w:szCs w:val="24"/>
          <w:vertAlign w:val="superscript"/>
        </w:rPr>
        <w:t>16</w:t>
      </w:r>
      <w:r w:rsidR="00B9378A">
        <w:fldChar w:fldCharType="end"/>
      </w:r>
    </w:p>
    <w:p w14:paraId="0D149191" w14:textId="77777777" w:rsidR="00AC6858" w:rsidRPr="00AC6858" w:rsidRDefault="0074441A">
      <w:pPr>
        <w:rPr>
          <w:u w:val="single"/>
        </w:rPr>
      </w:pPr>
      <w:r>
        <w:rPr>
          <w:u w:val="single"/>
        </w:rPr>
        <w:t xml:space="preserve">CE </w:t>
      </w:r>
      <w:r w:rsidRPr="00AC6858">
        <w:rPr>
          <w:u w:val="single"/>
        </w:rPr>
        <w:t>Classification definitions</w:t>
      </w:r>
    </w:p>
    <w:p w14:paraId="69212F3B" w14:textId="77777777" w:rsidR="004B250B" w:rsidRDefault="00470D9D" w:rsidP="00470D9D">
      <w:r>
        <w:t>The exact Herzog 2004 cycle definition required exactly three complete 23–35-day cycles and the same positive pattern in at least two cycles.</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r>
        <w:t xml:space="preserve"> In contrast, our windowed Herzog cycle definition pooled the phase-specific seizure-frequency ratios within each calendar, complete-cycle, or full-diary window.</w:t>
      </w:r>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391DD62E" w14:textId="77777777" w:rsidR="00AC6858" w:rsidRPr="00AC6858" w:rsidRDefault="00000000">
      <w:pPr>
        <w:rPr>
          <w:u w:val="single"/>
        </w:rPr>
      </w:pPr>
      <w:r w:rsidRPr="00AC6858">
        <w:rPr>
          <w:u w:val="single"/>
        </w:rPr>
        <w:t>Model-concordant statistical calibration checks</w:t>
      </w:r>
    </w:p>
    <w:p w14:paraId="48AE8431" w14:textId="77777777"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r w:rsidR="00001E29">
        <w:fldChar w:fldCharType="begin"/>
      </w:r>
      <w:r w:rsidR="007118BA">
        <w:instrText xml:space="preserve"> ADDIN ZOTERO_ITEM CSL_CITATION {"citationID":"bmB8Cjh7","properties":{"unsorted":false,"formattedCitation":"\\super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7118BA" w:rsidRPr="007118BA">
        <w:rPr>
          <w:rFonts w:eastAsiaTheme="minorEastAsia" w:cs="Times New Roman"/>
          <w:szCs w:val="24"/>
          <w:vertAlign w:val="superscript"/>
        </w:rPr>
        <w:t>6</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w:t>
      </w:r>
      <w:r w:rsidR="00AA1798">
        <w:t xml:space="preserve">was </w:t>
      </w:r>
      <w:r>
        <w:t>a model-concordant statistical calibration check.</w:t>
      </w:r>
    </w:p>
    <w:p w14:paraId="6A1231B3"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5709A16D" w14:textId="77777777" w:rsidR="00AC6858" w:rsidRPr="00AC6858" w:rsidRDefault="00000000">
      <w:pPr>
        <w:rPr>
          <w:u w:val="single"/>
        </w:rPr>
      </w:pPr>
      <w:r w:rsidRPr="00AC6858">
        <w:rPr>
          <w:u w:val="single"/>
        </w:rPr>
        <w:t>Outcomes and statistics</w:t>
      </w:r>
    </w:p>
    <w:p w14:paraId="2782C70A" w14:textId="77777777"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 xml:space="preserve">applicability was kept separate. Definition-by-window-by-cohort estimates with fewer than 1,000 classifiable participant-windows were flagged as unstable. Wilson intervals quantify Monte Carlo uncertainty in a simulated proportion and do not include model-form uncertainty. </w:t>
      </w:r>
      <w:r w:rsidR="00AA1798">
        <w:t>As a demonstration of how small studies may look, t</w:t>
      </w:r>
      <w:r>
        <w:t>en thousand simulated studies of 30, 50, or 100 participants sampled one random valid 3-month window per participant.</w:t>
      </w:r>
    </w:p>
    <w:p w14:paraId="5F1A8872" w14:textId="77777777" w:rsidR="00F747FA" w:rsidRPr="00327CC6" w:rsidRDefault="00000000">
      <w:pPr>
        <w:rPr>
          <w:u w:val="single"/>
        </w:rPr>
      </w:pPr>
      <w:r w:rsidRPr="00327CC6">
        <w:rPr>
          <w:u w:val="single"/>
        </w:rPr>
        <w:t xml:space="preserve">Ethics </w:t>
      </w:r>
    </w:p>
    <w:p w14:paraId="17F17800" w14:textId="77777777" w:rsidR="004B250B" w:rsidRDefault="0096784E">
      <w:r>
        <w:t xml:space="preserve">This study used only synthetic data. Institutional review board approval, patient consent, and clinical-trial registration were not applicable. </w:t>
      </w:r>
    </w:p>
    <w:p w14:paraId="259551C6" w14:textId="77777777" w:rsidR="004B250B" w:rsidRDefault="00000000">
      <w:pPr>
        <w:pStyle w:val="Heading1"/>
      </w:pPr>
      <w:r>
        <w:t>Results</w:t>
      </w:r>
    </w:p>
    <w:p w14:paraId="6C6ECE20" w14:textId="77777777" w:rsidR="00AC6858" w:rsidRPr="00AC6858" w:rsidRDefault="00000000">
      <w:pPr>
        <w:rPr>
          <w:u w:val="single"/>
        </w:rPr>
      </w:pPr>
      <w:r w:rsidRPr="00AC6858">
        <w:rPr>
          <w:u w:val="single"/>
        </w:rPr>
        <w:t>Simulation cohort</w:t>
      </w:r>
    </w:p>
    <w:p w14:paraId="71E6A07A" w14:textId="77777777" w:rsidR="004B250B" w:rsidRDefault="00000000">
      <w:r>
        <w:t>The completed run included 100,000 synthetic participants. The healthy ovulatory cohort had 100.0% ovulatory cycles by design; the heterogeneous cohort had 78.9% ovulatory cycles, greater within-participant cycle-length variability, and similar seizure burden (Table 1). Every diary began at a randomly selected menstrual-cycle phase.</w:t>
      </w:r>
    </w:p>
    <w:p w14:paraId="37A75617" w14:textId="77777777"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57018FF4" w14:textId="77777777" w:rsidR="006C33F3" w:rsidRDefault="00470D9D" w:rsidP="001F3F91">
      <w:pPr>
        <w:rPr>
          <w:ins w:id="7" w:author="Goldenholz, Daniel M (HMFP - Neurology )" w:date="2026-10-01T17:39:00Z" w16du:dateUtc="2026-10-01T21:39:00Z"/>
        </w:rPr>
      </w:pPr>
      <w:r>
        <w:lastRenderedPageBreak/>
        <w:t xml:space="preserve">We used strict Herzog phase labeling and the prespecified windowed Herzog pattern-specific ratio thresholds across each participant’s full 36-month diary. </w:t>
      </w:r>
    </w:p>
    <w:p w14:paraId="33557845" w14:textId="48A0F172" w:rsidR="00E86096" w:rsidRDefault="00E86096" w:rsidP="00E86096">
      <w:pPr>
        <w:rPr>
          <w:ins w:id="8" w:author="Goldenholz, Daniel M (HMFP - Neurology )" w:date="2026-10-01T17:39:00Z" w16du:dateUtc="2026-10-01T21:39:00Z"/>
        </w:rPr>
      </w:pPr>
      <w:ins w:id="9" w:author="Goldenholz, Daniel M (HMFP - Neurology )" w:date="2026-10-01T17:39:00Z" w16du:dateUtc="2026-10-01T21:39:00Z">
        <w:r>
          <w:t xml:space="preserve">In the full 36-month diaries, C1/C2 classification rates under independence were similar between cohorts: 11.4% of classifiable healthy-ovulatory participant-windows and 11.6% of classifiable heterogeneous-cohort participant-windows met at least one of these criteria (Table 2). Both C1 and C2 criteria were </w:t>
        </w:r>
      </w:ins>
      <w:ins w:id="10" w:author="Goldenholz, Daniel M (HMFP - Neurology )" w:date="2026-10-01T17:40:00Z" w16du:dateUtc="2026-10-01T21:40:00Z">
        <w:r>
          <w:t xml:space="preserve">simultaneously </w:t>
        </w:r>
      </w:ins>
      <w:ins w:id="11" w:author="Goldenholz, Daniel M (HMFP - Neurology )" w:date="2026-10-01T17:39:00Z" w16du:dateUtc="2026-10-01T21:39:00Z">
        <w:r>
          <w:t xml:space="preserve">met by </w:t>
        </w:r>
      </w:ins>
      <w:ins w:id="12" w:author="Goldenholz, Daniel M (HMFP - Neurology )" w:date="2026-10-01T18:06:00Z" w16du:dateUtc="2026-10-01T22:06:00Z">
        <w:r w:rsidR="00094410">
          <w:t xml:space="preserve">2.2% of </w:t>
        </w:r>
      </w:ins>
      <w:ins w:id="13" w:author="Goldenholz, Daniel M (HMFP - Neurology )" w:date="2026-10-01T17:39:00Z" w16du:dateUtc="2026-10-01T21:39:00Z">
        <w:r>
          <w:t xml:space="preserve">healthy-cohort participants and </w:t>
        </w:r>
      </w:ins>
      <w:ins w:id="14" w:author="Goldenholz, Daniel M (HMFP - Neurology )" w:date="2026-10-01T18:06:00Z" w16du:dateUtc="2026-10-01T22:06:00Z">
        <w:r w:rsidR="00094410">
          <w:t>2.1% of</w:t>
        </w:r>
      </w:ins>
      <w:ins w:id="15" w:author="Goldenholz, Daniel M (HMFP - Neurology )" w:date="2026-10-01T17:39:00Z" w16du:dateUtc="2026-10-01T21:39:00Z">
        <w:r>
          <w:t xml:space="preserve"> heterogeneous-cohort participants.</w:t>
        </w:r>
      </w:ins>
    </w:p>
    <w:p w14:paraId="299E8E3E" w14:textId="5BA00057" w:rsidR="00470D9D" w:rsidRDefault="00E86096" w:rsidP="00094410">
      <w:pPr>
        <w:rPr>
          <w:u w:val="single"/>
        </w:rPr>
      </w:pPr>
      <w:ins w:id="16" w:author="Goldenholz, Daniel M (HMFP - Neurology )" w:date="2026-10-01T17:39:00Z" w16du:dateUtc="2026-10-01T21:39:00Z">
        <w:r>
          <w:t>C3 was evaluated separately in the heterogeneous cohort</w:t>
        </w:r>
      </w:ins>
      <w:ins w:id="17" w:author="Goldenholz, Daniel M (HMFP - Neurology )" w:date="2026-10-01T18:36:00Z" w16du:dateUtc="2026-10-01T22:36:00Z">
        <w:r w:rsidR="002E7FDD">
          <w:t xml:space="preserve"> </w:t>
        </w:r>
      </w:ins>
      <w:ins w:id="18" w:author="Goldenholz, Daniel M (HMFP - Neurology )" w:date="2026-10-01T18:37:00Z" w16du:dateUtc="2026-10-01T22:37:00Z">
        <w:r w:rsidR="002E7FDD">
          <w:t>by design</w:t>
        </w:r>
      </w:ins>
      <w:ins w:id="19" w:author="Goldenholz, Daniel M (HMFP - Neurology )" w:date="2026-10-01T17:39:00Z" w16du:dateUtc="2026-10-01T21:39:00Z">
        <w:r>
          <w:t xml:space="preserve">, with eligibility determined by the simulator-generated inadequate-luteal-phase designation. C3 was positive in 37.0% of applicable, classifiable windows. Including C3 increased the heterogeneous cohort’s composite classification rate to 35.8% of classifiable participant-windows. Among the 1,068 heterogeneous-cohort participants meeting both C1 and C2 criteria, 564 did not meet C3 </w:t>
        </w:r>
      </w:ins>
      <w:ins w:id="20" w:author="Goldenholz, Daniel M (HMFP - Neurology )" w:date="2026-10-01T18:08:00Z" w16du:dateUtc="2026-10-01T22:08:00Z">
        <w:r w:rsidR="00094410">
          <w:t>while</w:t>
        </w:r>
      </w:ins>
      <w:ins w:id="21" w:author="Goldenholz, Daniel M (HMFP - Neurology )" w:date="2026-10-01T17:39:00Z" w16du:dateUtc="2026-10-01T21:39:00Z">
        <w:r>
          <w:t xml:space="preserve"> 504 also met C3, representing 1.1% and 1.0% of 50,000 participants, respectively. </w:t>
        </w:r>
      </w:ins>
      <w:del w:id="22" w:author="Goldenholz, Daniel M (HMFP - Neurology )" w:date="2026-10-01T18:11:00Z" w16du:dateUtc="2026-10-01T22:11:00Z">
        <w:r w:rsidR="00470D9D" w:rsidDel="00094410">
          <w:delText xml:space="preserve">CE was classified in 11.4% of classifiable healthy-ovulatory participant-windows and in 35.8% of classifiable heterogeneous-cohort participant-windows under independence (Table 2). In the heterogeneous cohort, the C1/C2 union was 11.6%, whereas C3 was positive in 37.0% of C3-applicable windows. Thus, the between-cohort difference in the composite endpoint was primarily driven by the simulator-generated inadequate-luteal-phase designation. </w:delText>
        </w:r>
      </w:del>
      <w:r w:rsidR="00470D9D">
        <w:t>In the retained 1% audit sample, the heterogeneous cohort’s mean inadequate-luteal-phase cycle fraction was 22.9%.</w:t>
      </w:r>
    </w:p>
    <w:p w14:paraId="42C3AADA" w14:textId="77777777" w:rsidR="00AC6858" w:rsidRPr="00AC6858" w:rsidRDefault="00000000">
      <w:pPr>
        <w:rPr>
          <w:u w:val="single"/>
        </w:rPr>
      </w:pPr>
      <w:r w:rsidRPr="00AC6858">
        <w:rPr>
          <w:u w:val="single"/>
        </w:rPr>
        <w:t>Observation windows</w:t>
      </w:r>
    </w:p>
    <w:p w14:paraId="677E4E3A" w14:textId="5E0BAFAD" w:rsidR="004B250B" w:rsidRDefault="00000000">
      <w:r>
        <w:t xml:space="preserve">Three-month false-positive rates were 41.6% and 51.0% in the healthy and heterogeneous cohorts, respectively. </w:t>
      </w:r>
      <w:del w:id="23" w:author="Codex" w:date="2026-09-30T01:04:00Z">
        <w:r>
          <w:delText>Rates declined with longer monitoring but remained definition-dependent (Figure 1).</w:delText>
        </w:r>
      </w:del>
      <w:ins w:id="24" w:author="Codex" w:date="2026-09-30T01:04:00Z">
        <w:r>
          <w:t>C1, C2, and C3 false-positive rates declined with longer monitoring (Figure 1).</w:t>
        </w:r>
      </w:ins>
      <w:r>
        <w:t xml:space="preserve"> Exact Herzog</w:t>
      </w:r>
      <w:ins w:id="25" w:author="Goldenholz, Daniel M (HMFP - Neurology )" w:date="2026-10-01T11:38:00Z" w16du:dateUtc="2026-10-01T15:38:00Z">
        <w:r w:rsidR="00121CA4">
          <w:t xml:space="preserve"> (</w:t>
        </w:r>
        <w:r w:rsidR="00121CA4" w:rsidRPr="00121CA4">
          <w:t>C1 ≥1.69, C2 ≥1.83, and C3 ≥1.62</w:t>
        </w:r>
        <w:r w:rsidR="00121CA4">
          <w:t>)</w:t>
        </w:r>
      </w:ins>
      <w:r>
        <w:t xml:space="preserve"> applied to three complete cycles yielded </w:t>
      </w:r>
      <w:del w:id="26" w:author="Codex" w:date="2026-09-30T02:38:00Z">
        <w:r>
          <w:delText>50.5%</w:delText>
        </w:r>
      </w:del>
      <w:ins w:id="27" w:author="Codex" w:date="2026-09-30T02:38:00Z">
        <w:r>
          <w:t>45.2%</w:t>
        </w:r>
      </w:ins>
      <w:r>
        <w:t xml:space="preserve"> and </w:t>
      </w:r>
      <w:del w:id="28" w:author="Codex" w:date="2026-09-30T02:38:00Z">
        <w:r>
          <w:delText>52.2%</w:delText>
        </w:r>
      </w:del>
      <w:ins w:id="29" w:author="Codex" w:date="2026-09-30T02:38:00Z">
        <w:r>
          <w:t>41.1%</w:t>
        </w:r>
      </w:ins>
      <w:r>
        <w:t xml:space="preserve"> among classifiable windows, while many attempted windows were indeterminate. Appendix S1 reports C3 across every saved calendar and complete-cycle duration, minimum-data threshold sensitivities, and cumulative simulated C1, C2, and C3 ratio distributions.</w:t>
      </w:r>
    </w:p>
    <w:p w14:paraId="738BE986" w14:textId="77777777" w:rsidR="00AC6858" w:rsidRPr="00AC6858" w:rsidRDefault="00000000">
      <w:pPr>
        <w:rPr>
          <w:u w:val="single"/>
        </w:rPr>
      </w:pPr>
      <w:r w:rsidRPr="00AC6858">
        <w:rPr>
          <w:u w:val="single"/>
        </w:rPr>
        <w:t>Calibration checks</w:t>
      </w:r>
    </w:p>
    <w:p w14:paraId="598AAD71" w14:textId="77777777" w:rsidR="004B250B" w:rsidRDefault="007F5FD7">
      <w:r>
        <w:t>The full-diary C1/C2 negative-binomial false-positive rate was 4.3% in both healthy and heterogeneous cohorts, close to the prespecified 5% Type I error rate. In the 1% daily audit sample, 428 of 500 heterogeneous participants had a C3-applicable ratio window, but only 198 met the exploratory C3 model’s four-complete-inadequate-luteal-phase-cycle and four-seizure-day requirements. 13 participants were positive (6.6%; 95% Wilson confidence interval, 3.9%–10.9%; 2.6% of all 500 attempted participants).</w:t>
      </w:r>
    </w:p>
    <w:p w14:paraId="382CBA51" w14:textId="77777777" w:rsidR="00AC6858" w:rsidRPr="00AC6858" w:rsidRDefault="00000000">
      <w:pPr>
        <w:rPr>
          <w:u w:val="single"/>
        </w:rPr>
      </w:pPr>
      <w:r w:rsidRPr="00AC6858">
        <w:rPr>
          <w:u w:val="single"/>
        </w:rPr>
        <w:t>Study-level and feature summaries</w:t>
      </w:r>
    </w:p>
    <w:p w14:paraId="26F48F57" w14:textId="77777777"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w:t>
      </w:r>
      <w:r w:rsidR="00AA1798">
        <w:t>.</w:t>
      </w:r>
    </w:p>
    <w:p w14:paraId="0F2BD540" w14:textId="77777777" w:rsidR="004B250B" w:rsidRDefault="00000000">
      <w:pPr>
        <w:pStyle w:val="Heading1"/>
      </w:pPr>
      <w:r>
        <w:t>Discussion</w:t>
      </w:r>
    </w:p>
    <w:p w14:paraId="1FA0A728" w14:textId="77777777" w:rsidR="00D85222" w:rsidRDefault="00470D9D" w:rsidP="008215F2">
      <w:r>
        <w:t xml:space="preserve">This study </w:t>
      </w:r>
      <w:r w:rsidR="008215F2">
        <w:t>quantified</w:t>
      </w:r>
      <w:r>
        <w:t xml:space="preserve"> the false positive classification of several CE definitions using simulations that could not possibly </w:t>
      </w:r>
      <w:r w:rsidR="008215F2">
        <w:t>include</w:t>
      </w:r>
      <w:r>
        <w:t xml:space="preserve"> CE.</w:t>
      </w:r>
      <w:r w:rsidR="008215F2">
        <w:t xml:space="preserve"> </w:t>
      </w:r>
      <w:r>
        <w:t>Using pooled ratio criteria in random three-calendar-month windows, false-positive classification occurred in 41.6% of healthy-ovulatory and 51.0% of heterogeneous-cohort participant-windows. These results demonstrate the</w:t>
      </w:r>
      <w:r w:rsidR="003A2E02">
        <w:t xml:space="preserve"> potential</w:t>
      </w:r>
      <w:r>
        <w:t xml:space="preserve"> </w:t>
      </w:r>
      <w:r w:rsidR="003A2E02">
        <w:t>inaccuracy</w:t>
      </w:r>
      <w:r>
        <w:t xml:space="preserve"> of ratio-based classification </w:t>
      </w:r>
      <w:r w:rsidR="003A2E02">
        <w:t>with</w:t>
      </w:r>
      <w:r>
        <w:t xml:space="preserve"> short observation periods. They should not be compared directly with published CE prevalence estimates</w:t>
      </w:r>
      <w:r w:rsidR="008215F2">
        <w:fldChar w:fldCharType="begin"/>
      </w:r>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r>
        <w:t>of 39.1% and 44.2%, because those estimates were obtained in clinical cohorts using different cycle-eligibility, reproducibility, and denominator rules.</w:t>
      </w:r>
      <w:r w:rsidR="008215F2">
        <w:t xml:space="preserve"> </w:t>
      </w:r>
    </w:p>
    <w:p w14:paraId="71397821" w14:textId="77777777" w:rsidR="00D85222" w:rsidRDefault="00D85222" w:rsidP="008215F2">
      <w:r>
        <w:t>The analysis most closely aligned with the original Herzog 2004 procedure applied the same-pattern-in-two-of-three rule to exactly complete</w:t>
      </w:r>
      <w:r w:rsidR="003A2E02">
        <w:t xml:space="preserve"> three</w:t>
      </w:r>
      <w:r>
        <w:t xml:space="preserve"> 23–35-day cycles. Under that definition, false-positive classification occurred in </w:t>
      </w:r>
      <w:del w:id="30" w:author="Codex" w:date="2026-09-30T02:38:00Z">
        <w:r>
          <w:delText>50.5%</w:delText>
        </w:r>
      </w:del>
      <w:ins w:id="31" w:author="Codex" w:date="2026-09-30T02:38:00Z">
        <w:r>
          <w:t>45.2%</w:t>
        </w:r>
      </w:ins>
      <w:r>
        <w:t xml:space="preserve"> and </w:t>
      </w:r>
      <w:del w:id="32" w:author="Codex" w:date="2026-09-30T02:38:00Z">
        <w:r>
          <w:delText>52.2%</w:delText>
        </w:r>
      </w:del>
      <w:ins w:id="33" w:author="Codex" w:date="2026-09-30T02:38:00Z">
        <w:r>
          <w:t>41.1%</w:t>
        </w:r>
      </w:ins>
      <w:r>
        <w:t xml:space="preserve">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w:t>
      </w:r>
      <w:r w:rsidR="003A2E02">
        <w:t xml:space="preserve">true </w:t>
      </w:r>
      <w:r>
        <w:t>clinical cohorts.</w:t>
      </w:r>
    </w:p>
    <w:p w14:paraId="44C27895" w14:textId="77777777" w:rsidR="00D85222" w:rsidRDefault="00D85222" w:rsidP="008215F2">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p>
    <w:p w14:paraId="7398C9DD" w14:textId="77777777" w:rsidR="00D85222" w:rsidRDefault="00D85222" w:rsidP="008215F2"/>
    <w:p w14:paraId="4785060A" w14:textId="74DEB943" w:rsidR="004B250B" w:rsidRDefault="00C063CB" w:rsidP="008215F2">
      <w:del w:id="34" w:author="Goldenholz, Daniel M (HMFP - Neurology )" w:date="2026-10-01T18:46:00Z" w16du:dateUtc="2026-10-01T22:46:00Z">
        <w:r w:rsidDel="00212C59">
          <w:lastRenderedPageBreak/>
          <w:delText>The</w:delText>
        </w:r>
      </w:del>
      <w:del w:id="35" w:author="Goldenholz, Daniel M (HMFP - Neurology )" w:date="2026-10-01T18:45:00Z" w16du:dateUtc="2026-10-01T22:45:00Z">
        <w:r w:rsidDel="00212C59">
          <w:delText xml:space="preserve"> largest heterogeneous-cohort excess was C3-driven</w:delText>
        </w:r>
      </w:del>
      <w:del w:id="36" w:author="Goldenholz, Daniel M (HMFP - Neurology )" w:date="2026-10-02T11:23:00Z" w16du:dateUtc="2026-10-02T15:23:00Z">
        <w:r w:rsidDel="00702C72">
          <w:delText xml:space="preserve">, </w:delText>
        </w:r>
      </w:del>
      <w:del w:id="37" w:author="Goldenholz, Daniel M (HMFP - Neurology )" w:date="2026-10-01T18:45:00Z" w16du:dateUtc="2026-10-01T22:45:00Z">
        <w:r w:rsidDel="00212C59">
          <w:delText xml:space="preserve">whereas </w:delText>
        </w:r>
      </w:del>
      <w:ins w:id="38" w:author="Goldenholz, Daniel M (HMFP - Neurology )" w:date="2026-10-01T18:45:00Z" w16du:dateUtc="2026-10-01T22:45:00Z">
        <w:r w:rsidR="00212C59">
          <w:t xml:space="preserve">The </w:t>
        </w:r>
      </w:ins>
      <w:r>
        <w:t>C1/C2 behavior was similar between cohorts</w:t>
      </w:r>
      <w:ins w:id="39" w:author="Goldenholz, Daniel M (HMFP - Neurology )" w:date="2026-10-01T18:45:00Z" w16du:dateUtc="2026-10-01T22:45:00Z">
        <w:r w:rsidR="00212C59">
          <w:t>, where</w:t>
        </w:r>
      </w:ins>
      <w:ins w:id="40" w:author="Goldenholz, Daniel M (HMFP - Neurology )" w:date="2026-10-01T18:46:00Z" w16du:dateUtc="2026-10-01T22:46:00Z">
        <w:r w:rsidR="00212C59">
          <w:t>as the largest heterogeneous-cohort excess was C3-driven</w:t>
        </w:r>
      </w:ins>
      <w:r>
        <w:t>.</w:t>
      </w:r>
      <w:ins w:id="41" w:author="Goldenholz, Daniel M (HMFP - Neurology )" w:date="2026-10-01T18:41:00Z" w16du:dateUtc="2026-10-01T22:41:00Z">
        <w:r w:rsidR="002E7FDD">
          <w:t xml:space="preserve"> Th</w:t>
        </w:r>
      </w:ins>
      <w:ins w:id="42" w:author="Goldenholz, Daniel M (HMFP - Neurology )" w:date="2026-10-01T18:47:00Z" w16du:dateUtc="2026-10-01T22:47:00Z">
        <w:r w:rsidR="00212C59">
          <w:t>e excess</w:t>
        </w:r>
      </w:ins>
      <w:ins w:id="43" w:author="Goldenholz, Daniel M (HMFP - Neurology )" w:date="2026-10-01T18:48:00Z" w16du:dateUtc="2026-10-01T22:48:00Z">
        <w:r w:rsidR="00212C59">
          <w:t xml:space="preserve"> C3 classification</w:t>
        </w:r>
      </w:ins>
      <w:ins w:id="44" w:author="Goldenholz, Daniel M (HMFP - Neurology )" w:date="2026-10-01T18:41:00Z" w16du:dateUtc="2026-10-01T22:41:00Z">
        <w:r w:rsidR="002E7FDD">
          <w:t xml:space="preserve"> </w:t>
        </w:r>
      </w:ins>
      <w:ins w:id="45" w:author="Goldenholz, Daniel M (HMFP - Neurology )" w:date="2026-10-01T18:45:00Z" w16du:dateUtc="2026-10-01T22:45:00Z">
        <w:r w:rsidR="002E7FDD">
          <w:t>l</w:t>
        </w:r>
      </w:ins>
      <w:ins w:id="46" w:author="Goldenholz, Daniel M (HMFP - Neurology )" w:date="2026-10-01T18:41:00Z" w16du:dateUtc="2026-10-01T22:41:00Z">
        <w:r w:rsidR="002E7FDD">
          <w:t xml:space="preserve">argely reflected the inadequate-luteal-phase rule. C3 eligibility depended on simulated ovulatory status and progesterone profiles, followed by a custom timing and aggregation procedure. </w:t>
        </w:r>
      </w:ins>
      <w:ins w:id="47" w:author="Goldenholz, Daniel M (HMFP - Neurology )" w:date="2026-10-01T18:48:00Z" w16du:dateUtc="2026-10-01T22:48:00Z">
        <w:r w:rsidR="00212C59">
          <w:t>The</w:t>
        </w:r>
      </w:ins>
      <w:ins w:id="48" w:author="Goldenholz, Daniel M (HMFP - Neurology )" w:date="2026-10-01T18:41:00Z" w16du:dateUtc="2026-10-01T22:41:00Z">
        <w:r w:rsidR="002E7FDD">
          <w:t xml:space="preserve"> estimated false-positive rate is therefore conditional on these modeling choices and </w:t>
        </w:r>
      </w:ins>
      <w:ins w:id="49" w:author="Goldenholz, Daniel M (HMFP - Neurology )" w:date="2026-10-01T18:49:00Z" w16du:dateUtc="2026-10-01T22:49:00Z">
        <w:r w:rsidR="00212C59">
          <w:t>may</w:t>
        </w:r>
      </w:ins>
      <w:ins w:id="50" w:author="Goldenholz, Daniel M (HMFP - Neurology )" w:date="2026-10-01T18:41:00Z" w16du:dateUtc="2026-10-01T22:41:00Z">
        <w:r w:rsidR="002E7FDD">
          <w:t xml:space="preserve"> not generalize to other methods of identifying inadequate luteal phase. The C1/C2 findings demonstrate that false-positive classification also occurs without the additional assumptions governing C3 eligibility.</w:t>
        </w:r>
      </w:ins>
    </w:p>
    <w:p w14:paraId="554596E8" w14:textId="05F1F850" w:rsidR="00886E0F" w:rsidRDefault="003A2E02">
      <w:pPr>
        <w:rPr>
          <w:ins w:id="51" w:author="Goldenholz, Daniel M (HMFP - Neurology )" w:date="2026-10-01T17:08:00Z" w16du:dateUtc="2026-10-01T21:08:00Z"/>
        </w:rPr>
      </w:pPr>
      <w:r>
        <w:t xml:space="preserve">Our results </w:t>
      </w:r>
      <w:ins w:id="52" w:author="Goldenholz, Daniel M (HMFP - Neurology )" w:date="2026-10-01T17:06:00Z" w16du:dateUtc="2026-10-01T21:06:00Z">
        <w:r w:rsidR="00BE70D2">
          <w:t xml:space="preserve">which find </w:t>
        </w:r>
      </w:ins>
      <w:ins w:id="53" w:author="Goldenholz, Daniel M (HMFP - Neurology )" w:date="2026-10-01T17:07:00Z" w16du:dateUtc="2026-10-01T21:07:00Z">
        <w:r w:rsidR="00BE70D2">
          <w:t xml:space="preserve">CE patterns in places they cannot exist </w:t>
        </w:r>
      </w:ins>
      <w:r>
        <w:t xml:space="preserve">raise </w:t>
      </w:r>
      <w:r w:rsidR="0098580A">
        <w:t xml:space="preserve">the question </w:t>
      </w:r>
      <w:r w:rsidR="00ED1221">
        <w:t>of</w:t>
      </w:r>
      <w:r w:rsidR="0098580A">
        <w:t xml:space="preserve"> whether</w:t>
      </w:r>
      <w:ins w:id="54" w:author="Goldenholz, Daniel M (HMFP - Neurology )" w:date="2026-10-01T17:04:00Z" w16du:dateUtc="2026-10-01T21:04:00Z">
        <w:r w:rsidR="00BE70D2">
          <w:t xml:space="preserve"> the</w:t>
        </w:r>
      </w:ins>
      <w:r w:rsidR="0098580A">
        <w:t xml:space="preserve"> C1/C2/C3 </w:t>
      </w:r>
      <w:ins w:id="55" w:author="Goldenholz, Daniel M (HMFP - Neurology )" w:date="2026-10-01T17:04:00Z" w16du:dateUtc="2026-10-01T21:04:00Z">
        <w:r w:rsidR="00BE70D2">
          <w:t xml:space="preserve">patterns </w:t>
        </w:r>
      </w:ins>
      <w:del w:id="56" w:author="Goldenholz, Daniel M (HMFP - Neurology )" w:date="2026-10-01T17:07:00Z" w16du:dateUtc="2026-10-01T21:07:00Z">
        <w:r w:rsidR="0098580A" w:rsidDel="00BE70D2">
          <w:delText xml:space="preserve">as </w:delText>
        </w:r>
      </w:del>
      <w:r w:rsidR="0098580A">
        <w:t xml:space="preserve">reported in the literature </w:t>
      </w:r>
      <w:ins w:id="57" w:author="Goldenholz, Daniel M (HMFP - Neurology )" w:date="2026-10-01T17:05:00Z" w16du:dateUtc="2026-10-01T21:05:00Z">
        <w:r w:rsidR="00BE70D2">
          <w:t xml:space="preserve">may be </w:t>
        </w:r>
      </w:ins>
      <w:ins w:id="58" w:author="Goldenholz, Daniel M (HMFP - Neurology )" w:date="2026-10-01T17:08:00Z" w16du:dateUtc="2026-10-01T21:08:00Z">
        <w:r w:rsidR="00BE70D2" w:rsidRPr="00BE70D2">
          <w:t xml:space="preserve">at least partially </w:t>
        </w:r>
      </w:ins>
      <w:ins w:id="59" w:author="Goldenholz, Daniel M (HMFP - Neurology )" w:date="2026-10-01T17:05:00Z" w16du:dateUtc="2026-10-01T21:05:00Z">
        <w:r w:rsidR="00BE70D2">
          <w:t>contaminated by</w:t>
        </w:r>
      </w:ins>
      <w:del w:id="60" w:author="Goldenholz, Daniel M (HMFP - Neurology )" w:date="2026-10-01T17:05:00Z" w16du:dateUtc="2026-10-01T21:05:00Z">
        <w:r w:rsidR="00C063CB" w:rsidDel="00BE70D2">
          <w:delText>are anything other than</w:delText>
        </w:r>
      </w:del>
      <w:r w:rsidR="00C063CB">
        <w:t xml:space="preserve"> statistical artefact</w:t>
      </w:r>
      <w:r w:rsidR="0098580A">
        <w:t xml:space="preserve">. </w:t>
      </w:r>
      <w:r w:rsidR="00C063CB">
        <w:t xml:space="preserve">In support of the Herzog classification and definition of CE, the simulations </w:t>
      </w:r>
      <w:r w:rsidR="00A73594">
        <w:t>do not perfectly over</w:t>
      </w:r>
      <w:r w:rsidR="0056505E">
        <w:t xml:space="preserve">lay onto empirical and </w:t>
      </w:r>
      <w:r w:rsidR="008510E8">
        <w:t>real-world</w:t>
      </w:r>
      <w:r w:rsidR="00A73594">
        <w:t xml:space="preserve"> relationship</w:t>
      </w:r>
      <w:r w:rsidR="0056505E">
        <w:t>s</w:t>
      </w:r>
      <w:r w:rsidR="00A73594">
        <w:t xml:space="preserve"> between the menstrual cycle and seizures</w:t>
      </w:r>
      <w:r w:rsidR="00311E34">
        <w:t>. For example, when degree of C1 exacerbation is account</w:t>
      </w:r>
      <w:r w:rsidR="005D6D01">
        <w:t>ed for</w:t>
      </w:r>
      <w:r w:rsidR="00311E34">
        <w:t xml:space="preserve"> (</w:t>
      </w:r>
      <w:r w:rsidR="00C063CB">
        <w:t>Supplementary</w:t>
      </w:r>
      <w:r w:rsidR="00311E34">
        <w:t xml:space="preserve"> </w:t>
      </w:r>
      <w:r w:rsidR="00C063CB">
        <w:t>Table S4</w:t>
      </w:r>
      <w:r w:rsidR="00311E34">
        <w:t xml:space="preserve">) the false-positive rate underestimates prevalence. </w:t>
      </w:r>
      <w:r w:rsidR="00C178F6">
        <w:t>Across cumulative C1 ratio thresholds from 1.69 to 10, the proportions reported by Herzog (2015)</w:t>
      </w:r>
      <w:r w:rsidR="00C178F6">
        <w:fldChar w:fldCharType="begin"/>
      </w:r>
      <w:r w:rsidR="00C178F6">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178F6">
        <w:fldChar w:fldCharType="separate"/>
      </w:r>
      <w:r w:rsidR="00C178F6" w:rsidRPr="00F503D2">
        <w:rPr>
          <w:rFonts w:eastAsiaTheme="minorEastAsia" w:cs="Times New Roman"/>
          <w:szCs w:val="24"/>
          <w:vertAlign w:val="superscript"/>
        </w:rPr>
        <w:t>2</w:t>
      </w:r>
      <w:r w:rsidR="00C178F6">
        <w:fldChar w:fldCharType="end"/>
      </w:r>
      <w:r w:rsidR="00C178F6">
        <w:t xml:space="preserve"> exceeded the corresponding simulated heterogeneous-cohort proportions by 1.07–10.82 percentage points, equivalent to relative differences of 20%–88% (Appendix Table S4).</w:t>
      </w:r>
    </w:p>
    <w:p w14:paraId="16B0F52E" w14:textId="472710C9" w:rsidR="00BE70D2" w:rsidRDefault="00BE70D2">
      <w:ins w:id="61" w:author="Goldenholz, Daniel M (HMFP - Neurology )" w:date="2026-10-01T17:08:00Z" w16du:dateUtc="2026-10-01T21:08:00Z">
        <w:r>
          <w:t xml:space="preserve">More broadly, </w:t>
        </w:r>
      </w:ins>
      <w:ins w:id="62" w:author="Goldenholz, Daniel M (HMFP - Neurology )" w:date="2026-10-01T17:09:00Z" w16du:dateUtc="2026-10-01T21:09:00Z">
        <w:r>
          <w:t>the present study cannot directly address the nature of what CE is. Instead, we focused exclusively on the case where the typical CE definitions risk significant misclassi</w:t>
        </w:r>
      </w:ins>
      <w:ins w:id="63" w:author="Goldenholz, Daniel M (HMFP - Neurology )" w:date="2026-10-01T17:10:00Z" w16du:dateUtc="2026-10-01T21:10:00Z">
        <w:r>
          <w:t xml:space="preserve">fication of patients that </w:t>
        </w:r>
        <w:proofErr w:type="gramStart"/>
        <w:r>
          <w:t>definitely don’t</w:t>
        </w:r>
        <w:proofErr w:type="gramEnd"/>
        <w:r>
          <w:t xml:space="preserve"> have CE.</w:t>
        </w:r>
      </w:ins>
    </w:p>
    <w:p w14:paraId="69BB23FC" w14:textId="77777777" w:rsidR="0056505E" w:rsidRDefault="00ED1221">
      <w:r>
        <w:t>There is a considerable body of literature on how menstrual cycle steroidal fluctuations can physiologically exacerbate seizures</w:t>
      </w:r>
      <w:r w:rsidR="00C22BE3">
        <w:t xml:space="preserve"> </w:t>
      </w:r>
      <w:r w:rsidR="00C22BE3">
        <w:fldChar w:fldCharType="begin"/>
      </w:r>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22BE3">
        <w:fldChar w:fldCharType="separate"/>
      </w:r>
      <w:r w:rsidR="00C22BE3" w:rsidRPr="00F503D2">
        <w:rPr>
          <w:rFonts w:eastAsiaTheme="minorEastAsia" w:cs="Times New Roman"/>
          <w:szCs w:val="24"/>
          <w:vertAlign w:val="superscript"/>
        </w:rPr>
        <w:t>2</w:t>
      </w:r>
      <w:r w:rsidR="00C22BE3">
        <w:fldChar w:fldCharType="end"/>
      </w:r>
      <w:r>
        <w:t xml:space="preserve">. Further, there are </w:t>
      </w:r>
      <w:r w:rsidR="003A2E02">
        <w:t xml:space="preserve">some limited conflicting </w:t>
      </w:r>
      <w:r>
        <w:t>studies</w:t>
      </w:r>
      <w:r w:rsidR="003A2E02">
        <w:t>, some of which</w:t>
      </w:r>
      <w:r>
        <w:t xml:space="preserve"> report that treatments that stop the fluctuations of hormones may be effective in reducing seizure burden in women reporting CE</w:t>
      </w:r>
      <w:r w:rsidR="003A2E02">
        <w:t>.</w:t>
      </w:r>
      <w:r>
        <w:fldChar w:fldCharType="begin"/>
      </w:r>
      <w:r w:rsidR="007118BA">
        <w:instrText xml:space="preserve"> ADDIN ZOTERO_ITEM CSL_CITATION {"citationID":"0MZvkEqL","properties":{"unsorted":false,"formattedCitation":"\\super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118BA" w:rsidRPr="007118BA">
        <w:rPr>
          <w:rFonts w:eastAsiaTheme="minorEastAsia" w:cs="Times New Roman"/>
          <w:szCs w:val="24"/>
          <w:vertAlign w:val="superscript"/>
        </w:rPr>
        <w:t>16</w:t>
      </w:r>
      <w:r>
        <w:fldChar w:fldCharType="end"/>
      </w:r>
      <w:r>
        <w:t xml:space="preserve"> </w:t>
      </w:r>
      <w:r>
        <w:fldChar w:fldCharType="begin"/>
      </w:r>
      <w:r w:rsidR="007118BA">
        <w:instrText xml:space="preserve"> ADDIN ZOTERO_ITEM CSL_CITATION {"citationID":"eTSd3Eut","properties":{"unsorted":false,"formattedCitation":"\\super 17,18\\nosupersub{}","plainCitation":"17,18","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007118BA" w:rsidRPr="007118BA">
        <w:rPr>
          <w:rFonts w:eastAsiaTheme="minorEastAsia" w:cs="Times New Roman"/>
          <w:szCs w:val="24"/>
          <w:vertAlign w:val="superscript"/>
        </w:rPr>
        <w:t>17,18</w:t>
      </w:r>
      <w:r>
        <w:fldChar w:fldCharType="end"/>
      </w:r>
      <w:r w:rsidR="00C063CB">
        <w:t xml:space="preserve"> </w:t>
      </w:r>
    </w:p>
    <w:p w14:paraId="4B60755B" w14:textId="21A22C20" w:rsidR="00CA5711" w:rsidRDefault="00CA5711">
      <w:r>
        <w:t>T</w:t>
      </w:r>
      <w:r w:rsidR="0056505E">
        <w:t xml:space="preserve">his simulation study suggests </w:t>
      </w:r>
      <w:r w:rsidR="003A2E02">
        <w:t>true</w:t>
      </w:r>
      <w:r w:rsidR="0056505E">
        <w:t xml:space="preserve"> rates of CE </w:t>
      </w:r>
      <w:r w:rsidR="003A2E02">
        <w:t>may be considerably lower than those</w:t>
      </w:r>
      <w:r w:rsidR="0056505E">
        <w:t xml:space="preserve"> diagnosed using the Herzog criteria</w:t>
      </w:r>
      <w:r w:rsidR="0056505E">
        <w:fldChar w:fldCharType="begin"/>
      </w:r>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56505E">
        <w:fldChar w:fldCharType="separate"/>
      </w:r>
      <w:r w:rsidR="0056505E" w:rsidRPr="00F503D2">
        <w:rPr>
          <w:rFonts w:eastAsiaTheme="minorEastAsia" w:cs="Times New Roman"/>
          <w:szCs w:val="24"/>
          <w:vertAlign w:val="superscript"/>
        </w:rPr>
        <w:t>2</w:t>
      </w:r>
      <w:r w:rsidR="0056505E">
        <w:fldChar w:fldCharType="end"/>
      </w:r>
      <w:r w:rsidR="0056505E">
        <w:t>. Furthermore, that the current commonly used definitions are</w:t>
      </w:r>
      <w:r w:rsidR="00345356">
        <w:t xml:space="preserve"> very</w:t>
      </w:r>
      <w:r w:rsidR="0056505E">
        <w:t xml:space="preserve"> vulnerable to </w:t>
      </w:r>
      <w:r>
        <w:t>statistical artefact</w:t>
      </w:r>
      <w:r w:rsidR="0056505E">
        <w:t>. As such, t</w:t>
      </w:r>
      <w:r w:rsidR="00886E0F">
        <w:t>his study points to s</w:t>
      </w:r>
      <w:r>
        <w:t>everal design implications fo</w:t>
      </w:r>
      <w:r w:rsidR="00886E0F">
        <w:t>r future research into CE</w:t>
      </w:r>
      <w:r>
        <w:t>. First, short-window ratio classifications require caution when seizure counts are sparse. Second, C1, C2, and C3 should be reported separately. Third, classifiable and all-attempted denominators should be shown together</w:t>
      </w:r>
      <w:r w:rsidR="00E658C1">
        <w:t xml:space="preserve">. Fourth, it may be time to reconsider CE definitions </w:t>
      </w:r>
      <w:del w:id="64" w:author="Goldenholz, Daniel M (HMFP - Neurology )" w:date="2026-10-01T17:03:00Z" w16du:dateUtc="2026-10-01T21:03:00Z">
        <w:r w:rsidR="00E658C1" w:rsidDel="00BE70D2">
          <w:delText>in order to</w:delText>
        </w:r>
      </w:del>
      <w:ins w:id="65" w:author="Goldenholz, Daniel M (HMFP - Neurology )" w:date="2026-10-01T17:03:00Z" w16du:dateUtc="2026-10-01T21:03:00Z">
        <w:r w:rsidR="00BE70D2">
          <w:t>to</w:t>
        </w:r>
      </w:ins>
      <w:r w:rsidR="00E658C1">
        <w:t xml:space="preserve"> increase specificity.</w:t>
      </w:r>
    </w:p>
    <w:p w14:paraId="4E82F2BC" w14:textId="77777777" w:rsidR="00CA5711" w:rsidRDefault="00CA5711">
      <w:r>
        <w:t xml:space="preserve">Future empirical studies into CE and treatments ought to </w:t>
      </w:r>
      <w:r w:rsidR="005D6D01">
        <w:t>consider</w:t>
      </w:r>
      <w:r>
        <w:t xml:space="preserve"> the risk of false-positive in considering power calculations and group assignment.  </w:t>
      </w:r>
      <w:r w:rsidRPr="00CA5711">
        <w:t xml:space="preserve">Future </w:t>
      </w:r>
      <w:r w:rsidR="003A77D4">
        <w:t>directions for the simulation work</w:t>
      </w:r>
      <w:r w:rsidR="003A77D4" w:rsidRPr="00CA5711">
        <w:t xml:space="preserve"> </w:t>
      </w:r>
      <w:r w:rsidR="003A77D4">
        <w:t>includes</w:t>
      </w:r>
      <w:r w:rsidR="003A77D4" w:rsidRPr="00CA5711">
        <w:t xml:space="preserve"> </w:t>
      </w:r>
      <w:r w:rsidRPr="00CA5711">
        <w:t>compar</w:t>
      </w:r>
      <w:r w:rsidR="003A77D4">
        <w:t>ing</w:t>
      </w:r>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r w:rsidR="003A77D4">
        <w:t xml:space="preserve"> Such work requires long-term real-world seizure and menstrual cycle diaries. </w:t>
      </w:r>
    </w:p>
    <w:p w14:paraId="10A6E580" w14:textId="77777777" w:rsidR="00C063CB" w:rsidRPr="00327CC6" w:rsidRDefault="00C063CB">
      <w:pPr>
        <w:rPr>
          <w:u w:val="single"/>
        </w:rPr>
      </w:pPr>
      <w:r w:rsidRPr="00327CC6">
        <w:rPr>
          <w:u w:val="single"/>
        </w:rPr>
        <w:t>Strengths and limitations</w:t>
      </w:r>
    </w:p>
    <w:p w14:paraId="6DBF12C0"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7118BA">
        <w:instrText xml:space="preserve"> ADDIN ZOTERO_ITEM CSL_CITATION {"citationID":"DW9Ll3k3","properties":{"unsorted":false,"formattedCitation":"\\super 19\\nosupersub{}","plainCitation":"19","noteIndex":0},"citationItems":[{"id":849,"uris":["http://zotero.org/users/1538114/items/MT3JJG7G"],"itemData":{"id":849,"type":"article-journal","abstract":"Catamenial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7118BA" w:rsidRPr="007118BA">
        <w:rPr>
          <w:rFonts w:eastAsiaTheme="minorEastAsia" w:cs="Times New Roman"/>
          <w:szCs w:val="24"/>
          <w:vertAlign w:val="superscript"/>
        </w:rPr>
        <w:t>19</w:t>
      </w:r>
      <w:r w:rsidR="00122398">
        <w:fldChar w:fldCharType="end"/>
      </w:r>
    </w:p>
    <w:p w14:paraId="563F32E1" w14:textId="77777777" w:rsidR="004B250B" w:rsidRDefault="00000000">
      <w:pPr>
        <w:rPr>
          <w:ins w:id="66" w:author="Goldenholz, Daniel M (HMFP - Neurology )" w:date="2026-10-01T16:47:00Z" w16du:dateUtc="2026-10-01T20:47:00Z"/>
        </w:rPr>
      </w:pPr>
      <w:r>
        <w:t>The study is limited by simulator assumptions. CHOCOLATES and HORMONE-CYCLE were calibrated to published features, but summary-level calibration and the held-out aggregate cycle cross-check do not substitute for external validation using paired real diaries. Agreement with published cycle data was strongest at ages 18–45 and remained qualified after age 50 because large app cohorts reported different variability magnitudes. HORMONE-CYCLE version 0.4.0 produces latent daily endocrine envelopes rather than literal serial serum measurements: it now uses every in-cycle daily Stricker value, includes modest timing and relative-shape dispersion, and retains the terminal progesterone tail, but remains deliberately smooth and template-dominant and omits intraday pulsatility and assay error. Only two of five published long-follicular estrogen patterns are implemented; the 25% failed-wave share is an investigator-selected sensitivity setting. Perimenopausal long intervals are now enriched for anovulation, but the simulated long-versus-ordinary association is weaker than in the source cohort. The configured modifiers are stress-test assumptions, the 5.0-ng/mL C3 rule operationalizes one historical definition, and no diary missingness was simulated. Treatment changes and long-term seizure-rate trends were outside scope and could invalidate stationarity assumptions. The study does not evaluate false negatives or adjudicated seizure types.</w:t>
      </w:r>
    </w:p>
    <w:p w14:paraId="0F95A5A7" w14:textId="345FFAE6" w:rsidR="00144F31" w:rsidRDefault="00144F31">
      <w:ins w:id="67" w:author="Goldenholz, Daniel M (HMFP - Neurology )" w:date="2026-10-01T16:51:00Z" w16du:dateUtc="2026-10-01T20:51:00Z">
        <w:r>
          <w:lastRenderedPageBreak/>
          <w:t>The</w:t>
        </w:r>
      </w:ins>
      <w:ins w:id="68" w:author="Goldenholz, Daniel M (HMFP - Neurology )" w:date="2026-10-01T16:48:00Z" w16du:dateUtc="2026-10-01T20:48:00Z">
        <w:r>
          <w:t xml:space="preserve"> present simulations are </w:t>
        </w:r>
      </w:ins>
      <w:ins w:id="69" w:author="Goldenholz, Daniel M (HMFP - Neurology )" w:date="2026-10-01T16:50:00Z" w16du:dateUtc="2026-10-01T20:50:00Z">
        <w:r>
          <w:t xml:space="preserve">not </w:t>
        </w:r>
      </w:ins>
      <w:ins w:id="70" w:author="Goldenholz, Daniel M (HMFP - Neurology )" w:date="2026-10-01T16:48:00Z" w16du:dateUtc="2026-10-01T20:48:00Z">
        <w:r>
          <w:t>equipped to develop a tool for reliable diagnosis of CE, because the i</w:t>
        </w:r>
      </w:ins>
      <w:ins w:id="71" w:author="Goldenholz, Daniel M (HMFP - Neurology )" w:date="2026-10-01T16:49:00Z" w16du:dateUtc="2026-10-01T20:49:00Z">
        <w:r>
          <w:t xml:space="preserve">nter-relationship between hormone cycles and seizure diaries were not modelled. If this physiology were to be well characterized in a large cohort of CE patients, then it would be possible to update the simulations presented here to test hypotheses about </w:t>
        </w:r>
      </w:ins>
      <w:ins w:id="72" w:author="Goldenholz, Daniel M (HMFP - Neurology )" w:date="2026-10-01T16:50:00Z" w16du:dateUtc="2026-10-01T20:50:00Z">
        <w:r>
          <w:t>clinical criteria for distinguishing true CE from false-positive diagnosis caused by chance alone.</w:t>
        </w:r>
      </w:ins>
      <w:ins w:id="73" w:author="Goldenholz, Daniel M (HMFP - Neurology )" w:date="2026-10-01T16:52:00Z" w16du:dateUtc="2026-10-01T20:52:00Z">
        <w:r>
          <w:t xml:space="preserve"> Conversely, our goal here was to show that in the non-CE patient, there is a </w:t>
        </w:r>
      </w:ins>
      <w:ins w:id="74" w:author="Goldenholz, Daniel M (HMFP - Neurology )" w:date="2026-10-01T16:53:00Z" w16du:dateUtc="2026-10-01T20:53:00Z">
        <w:r>
          <w:t>significance risk of misdiagnosis.</w:t>
        </w:r>
      </w:ins>
    </w:p>
    <w:p w14:paraId="518FC791" w14:textId="77777777" w:rsidR="007118BA" w:rsidRDefault="007118BA" w:rsidP="007118BA">
      <w:r>
        <w:t>Retrospective self-report of CE may be less reliable compared with prospective seizure diaries</w:t>
      </w:r>
      <w:r>
        <w:fldChar w:fldCharType="begin"/>
      </w:r>
      <w:r>
        <w:instrText xml:space="preserve"> ADDIN ZOTERO_ITEM CSL_CITATION {"citationID":"sg4AwVM3","properties":{"unsorted":false,"formattedCitation":"\\super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r>
        <w:t>. This may reflect unrecognized diary-defined patterns, incomplete reporting of seizures, perceived patterns that are in fact spurious correlation, or instability of the pattern across limited observation windows. Both methods may be valid under the right conditions.</w:t>
      </w:r>
      <w:r>
        <w:fldChar w:fldCharType="begin"/>
      </w:r>
      <w:r>
        <w:instrText xml:space="preserve"> ADDIN ZOTERO_ITEM CSL_CITATION {"citationID":"YxHC9Ydh","properties":{"unsorted":false,"formattedCitation":"\\super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p>
    <w:p w14:paraId="13E7D9C0" w14:textId="77777777" w:rsidR="00D34224" w:rsidRDefault="00D34224">
      <w:r>
        <w:t>The model-concordant negative-binomial findings address implementation-level calibration under related model assumptions</w:t>
      </w:r>
      <w:r w:rsidR="003A77D4">
        <w:t xml:space="preserve">. These tests don’t consider </w:t>
      </w:r>
      <w:r>
        <w:t xml:space="preserve">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w:t>
      </w:r>
      <w:r w:rsidR="006F2A08">
        <w:t>the</w:t>
      </w:r>
      <w:r>
        <w:t xml:space="preserve"> audit sample, </w:t>
      </w:r>
      <w:r w:rsidR="006F2A08">
        <w:t>therefore</w:t>
      </w:r>
      <w:r>
        <w:t xml:space="preserve"> it should not be read as a direct replacement for the ratio-based C3 result. </w:t>
      </w:r>
      <w:r w:rsidR="006F2A08">
        <w:t>The</w:t>
      </w:r>
      <w:r>
        <w:t xml:space="preserve"> purpose </w:t>
      </w:r>
      <w:r w:rsidR="006F2A08">
        <w:t>was</w:t>
      </w:r>
      <w:r>
        <w:t xml:space="preserve"> to show that </w:t>
      </w:r>
      <w:r w:rsidR="006F2A08">
        <w:t>the</w:t>
      </w:r>
      <w:r>
        <w:t xml:space="preserve"> C3 contrast can be calibrated</w:t>
      </w:r>
      <w:r w:rsidR="006F2A08">
        <w:t>.</w:t>
      </w:r>
    </w:p>
    <w:p w14:paraId="40994695" w14:textId="77777777" w:rsidR="004B250B" w:rsidRDefault="00000000">
      <w:r>
        <w:t xml:space="preserve">In conclusion, </w:t>
      </w:r>
      <w:r w:rsidR="006F2A08">
        <w:t>CE</w:t>
      </w:r>
      <w:r>
        <w:t xml:space="preserve"> </w:t>
      </w:r>
      <w:r w:rsidR="009076FA">
        <w:t>mis</w:t>
      </w:r>
      <w:r>
        <w:t xml:space="preserve">classification </w:t>
      </w:r>
      <w:r w:rsidR="00C31E67">
        <w:t xml:space="preserve">may </w:t>
      </w:r>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335A5EF" w14:textId="77777777" w:rsidR="004B250B" w:rsidRDefault="00000000">
      <w:pPr>
        <w:pStyle w:val="Heading1"/>
      </w:pPr>
      <w:r>
        <w:t>Acknowledgments</w:t>
      </w:r>
    </w:p>
    <w:p w14:paraId="4C2B9991" w14:textId="77777777" w:rsidR="004B250B" w:rsidRDefault="00000000">
      <w:r>
        <w:t xml:space="preserve">The authors thank the people </w:t>
      </w:r>
      <w:proofErr w:type="gramStart"/>
      <w:r w:rsidR="00303E3A">
        <w:t>whose</w:t>
      </w:r>
      <w:proofErr w:type="gramEnd"/>
      <w:r>
        <w:t xml:space="preserve"> menstrual and seizure diaries contributed to the published statistical targets used by the two simulators.</w:t>
      </w:r>
    </w:p>
    <w:p w14:paraId="3FAF1E0D" w14:textId="77777777" w:rsidR="004B250B" w:rsidRDefault="00000000">
      <w:r>
        <w:t>Artificial Intelligence Use Disclosure</w:t>
      </w:r>
    </w:p>
    <w:p w14:paraId="3C20B26A"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4D69503E" w14:textId="77777777" w:rsidR="004B250B" w:rsidRDefault="00000000">
      <w:pPr>
        <w:pStyle w:val="Heading1"/>
      </w:pPr>
      <w:r>
        <w:t>Study Funding</w:t>
      </w:r>
    </w:p>
    <w:p w14:paraId="5C383C2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74689801" w14:textId="77777777" w:rsidR="004B250B" w:rsidRDefault="00000000">
      <w:pPr>
        <w:pStyle w:val="Heading1"/>
      </w:pPr>
      <w:r>
        <w:t>Conflict of Interest</w:t>
      </w:r>
    </w:p>
    <w:p w14:paraId="6B9C5785" w14:textId="77777777" w:rsidR="006B2C12" w:rsidRDefault="006B2C12" w:rsidP="006B2C12">
      <w:r>
        <w:t xml:space="preserve">DMG has been provided speaker fees from Harvard Medical School, AAN, AES, ACNS, NNS, AI in Epilepsy and Neurology, Florida Epilepsy Alliance, and UT-Austin. He also previously has been a paid consultant for Neuro Event Labs, IDR, </w:t>
      </w:r>
      <w:proofErr w:type="spellStart"/>
      <w:r>
        <w:t>LivaNova</w:t>
      </w:r>
      <w:proofErr w:type="spellEnd"/>
      <w:r>
        <w:t xml:space="preserve">, Health Advances, Duke University, Bloom Insights and Wiley. He is consulting for Optum, Xenon and Praxis. He has received grants from NIH K23NS124656, NIH R21NS142800, and the American Board of Psychiatry and Neurology. BIDMC and the Lions Club. MBW is a co-founder of, serves as a scientific advisor and consultant to, and has a personal equity interest in Beacon </w:t>
      </w:r>
      <w:proofErr w:type="spellStart"/>
      <w:r>
        <w:t>Biosignals</w:t>
      </w:r>
      <w:proofErr w:type="spellEnd"/>
      <w:r>
        <w:t>. The remaining authors have no conflicts of interest to disclose.</w:t>
      </w:r>
    </w:p>
    <w:p w14:paraId="67D67E94" w14:textId="77777777" w:rsidR="004B250B" w:rsidRDefault="00000000" w:rsidP="00327CC6">
      <w:pPr>
        <w:pStyle w:val="Heading1"/>
      </w:pPr>
      <w:r>
        <w:t>Author Contributions</w:t>
      </w:r>
    </w:p>
    <w:p w14:paraId="2AC2D7F2"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0FE33323" w14:textId="77777777" w:rsidR="004B250B" w:rsidRDefault="00000000">
      <w:pPr>
        <w:pStyle w:val="Heading1"/>
      </w:pPr>
      <w:r>
        <w:lastRenderedPageBreak/>
        <w:t>Data and Code Availability</w:t>
      </w:r>
    </w:p>
    <w:p w14:paraId="1A2D7F7D"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5E80939C" w14:textId="77777777" w:rsidR="004B250B" w:rsidRDefault="00000000">
      <w:pPr>
        <w:pStyle w:val="Heading1"/>
      </w:pPr>
      <w:r>
        <w:t>Ethical Publication Statement</w:t>
      </w:r>
    </w:p>
    <w:p w14:paraId="05ABA02B" w14:textId="77777777" w:rsidR="004B250B" w:rsidRDefault="00000000">
      <w:r>
        <w:t>We confirm that we have read the Journal’s position on issues involved in ethical publication and affirm that this report is consistent with those guidelines.</w:t>
      </w:r>
    </w:p>
    <w:p w14:paraId="242C3297" w14:textId="77777777" w:rsidR="004B250B" w:rsidRDefault="00000000">
      <w:pPr>
        <w:pStyle w:val="Heading1"/>
      </w:pPr>
      <w:r>
        <w:t>Supporting Information</w:t>
      </w:r>
    </w:p>
    <w:p w14:paraId="4E9DA1B2" w14:textId="77777777" w:rsidR="004B250B" w:rsidRDefault="00000000">
      <w:r>
        <w:t>Appendix S1 contains the simulator source-to-parameter map, healthy-cycle calibration and held-out aggregate validation, hormone-waveform construction and nuanced checks, representative complete-cycle hormone envelopes with explicit bleeding days, assumption review, C3 algorithm, cumulative simulated Herzog-ratio panels, window and minimum-data sensitivities, exploratory C3 negative-binomial calibration check, pattern decomposition, feature associations, Appendix Tables A1–A8, Appendix Figures A1–A5, Tables S1–S8, and Figures S1–S5.</w:t>
      </w:r>
    </w:p>
    <w:p w14:paraId="10511783" w14:textId="77777777" w:rsidR="004B250B" w:rsidRDefault="00000000">
      <w:pPr>
        <w:pStyle w:val="Heading1"/>
      </w:pPr>
      <w:r>
        <w:t>References</w:t>
      </w:r>
    </w:p>
    <w:p w14:paraId="11FFBB02" w14:textId="77777777" w:rsidR="007118BA" w:rsidRPr="007118BA" w:rsidRDefault="00000000" w:rsidP="007118BA">
      <w:pPr>
        <w:pStyle w:val="Bibliography"/>
        <w:rPr>
          <w:rFonts w:eastAsiaTheme="minorEastAsia" w:cs="Times New Roman"/>
        </w:rPr>
      </w:pPr>
      <w:r>
        <w:fldChar w:fldCharType="begin"/>
      </w:r>
      <w:r w:rsidR="007118BA">
        <w:instrText xml:space="preserve"> ADDIN ZOTERO_BIBL {"uncited":[],"omitted":[],"custom":[]} CSL_BIBLIOGRAPHY </w:instrText>
      </w:r>
      <w:r>
        <w:fldChar w:fldCharType="separate"/>
      </w:r>
      <w:r w:rsidR="007118BA" w:rsidRPr="007118BA">
        <w:rPr>
          <w:rFonts w:eastAsiaTheme="minorEastAsia" w:cs="Times New Roman"/>
        </w:rPr>
        <w:t xml:space="preserve">1. </w:t>
      </w:r>
      <w:r w:rsidR="007118BA" w:rsidRPr="007118BA">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1AB5FAF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 </w:t>
      </w:r>
      <w:r w:rsidRPr="007118BA">
        <w:rPr>
          <w:rFonts w:eastAsiaTheme="minorEastAsia" w:cs="Times New Roman"/>
        </w:rPr>
        <w:tab/>
        <w:t xml:space="preserve">Herzog AG. Catamenial epilepsy: Update on prevalence, pathophysiology and treatment from the findings of the NIH Progesterone Treatment Trial. Seizure. 2015; 28:18–25. </w:t>
      </w:r>
    </w:p>
    <w:p w14:paraId="5269BB4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3. </w:t>
      </w:r>
      <w:r w:rsidRPr="007118BA">
        <w:rPr>
          <w:rFonts w:eastAsiaTheme="minorEastAsia" w:cs="Times New Roman"/>
        </w:rPr>
        <w:tab/>
        <w:t xml:space="preserve">Karoly PJ, Cook MJ, Maturana M, Nurse ES, Payne D, Brinkmann BH, et al. Forecasting cycles of seizure likelihood. Epilepsia. 2020; 61(4):776–86. </w:t>
      </w:r>
    </w:p>
    <w:p w14:paraId="3D41B18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4. </w:t>
      </w:r>
      <w:r w:rsidRPr="007118BA">
        <w:rPr>
          <w:rFonts w:eastAsiaTheme="minorEastAsia" w:cs="Times New Roman"/>
        </w:rPr>
        <w:tab/>
        <w:t xml:space="preserve">Karoly PJ, Rao VR, Gregg NM, Worrell GA, Bernard C, Cook MJ, et al. Cycles in epilepsy. Nat Rev Neurol. 2021; 17(5):267–84. </w:t>
      </w:r>
    </w:p>
    <w:p w14:paraId="1C44B7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5. </w:t>
      </w:r>
      <w:r w:rsidRPr="007118BA">
        <w:rPr>
          <w:rFonts w:eastAsiaTheme="minorEastAsia" w:cs="Times New Roman"/>
        </w:rPr>
        <w:tab/>
        <w:t xml:space="preserve">Baud MO, Kleen JK, Mirro EA, Andrechak JC, King-Stephens D, Chang EF, et al. Multi-day rhythms modulate seizure risk in epilepsy. Nat Commun. 2018; 9(1):88. </w:t>
      </w:r>
    </w:p>
    <w:p w14:paraId="133E9916"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6. </w:t>
      </w:r>
      <w:r w:rsidRPr="007118BA">
        <w:rPr>
          <w:rFonts w:eastAsiaTheme="minorEastAsia" w:cs="Times New Roman"/>
        </w:rPr>
        <w:tab/>
        <w:t xml:space="preserve">Goldenholz DM, Westover MB. Flexible realistic simulation of seizure occurrence recapitulating statistical properties of seizure diaries. Epilepsia. 2023; 64(2):396–405. </w:t>
      </w:r>
    </w:p>
    <w:p w14:paraId="6383A0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7. </w:t>
      </w:r>
      <w:r w:rsidRPr="007118BA">
        <w:rPr>
          <w:rFonts w:eastAsiaTheme="minorEastAsia" w:cs="Times New Roman"/>
        </w:rPr>
        <w:tab/>
        <w:t>Daniel Goldenholz. HORMONE-CYCLE [Internet]. GoldenholzLab; 2026. Available from: https://github.com/GoldenholzLab/catamenial-epilepsy-sim.git</w:t>
      </w:r>
    </w:p>
    <w:p w14:paraId="4BAF7C9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8. </w:t>
      </w:r>
      <w:r w:rsidRPr="007118BA">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64AE59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9. </w:t>
      </w:r>
      <w:r w:rsidRPr="007118BA">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257026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10. </w:t>
      </w:r>
      <w:r w:rsidRPr="007118B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7F0367B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11. </w:t>
      </w:r>
      <w:r w:rsidRPr="007118BA">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40AE5921"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12. </w:t>
      </w:r>
      <w:r w:rsidRPr="007118BA">
        <w:rPr>
          <w:rFonts w:eastAsiaTheme="minorEastAsia" w:cs="Times New Roman"/>
        </w:rPr>
        <w:tab/>
        <w:t xml:space="preserve">Cunningham AC, Pal L, Wickham AP, Prentice C, Goddard FGB, Klepchukova A, et al. Chronicling menstrual cycle patterns across the reproductive lifespan with real-world data. Scientific Reports. 2024; 14(1):10172. </w:t>
      </w:r>
    </w:p>
    <w:p w14:paraId="7B9E20A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13. </w:t>
      </w:r>
      <w:r w:rsidRPr="007118BA">
        <w:rPr>
          <w:rFonts w:eastAsiaTheme="minorEastAsia" w:cs="Times New Roman"/>
        </w:rPr>
        <w:tab/>
        <w:t xml:space="preserve">Harlow SD, Baird DD, Weinberg CR, Wilcox AJ. Urinary oestrogen patterns in long follicular phases. Hum Reprod. 2000; 15(1):11–6. </w:t>
      </w:r>
    </w:p>
    <w:p w14:paraId="7C5876F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14. </w:t>
      </w:r>
      <w:r w:rsidRPr="007118BA">
        <w:rPr>
          <w:rFonts w:eastAsiaTheme="minorEastAsia" w:cs="Times New Roman"/>
        </w:rPr>
        <w:tab/>
        <w:t xml:space="preserve">Mumford SL, Steiner AZ, Pollack AZ, Perkins NJ, Filiberto AC, Albert PS, et al. The utility of menstrual cycle length as an indicator of cumulative hormonal exposure. J Clin Endocrinol Metab. 2012; 97(10):E1871-1879. </w:t>
      </w:r>
    </w:p>
    <w:p w14:paraId="68D8038B"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15. </w:t>
      </w:r>
      <w:r w:rsidRPr="007118BA">
        <w:rPr>
          <w:rFonts w:eastAsiaTheme="minorEastAsia" w:cs="Times New Roman"/>
        </w:rPr>
        <w:tab/>
        <w:t xml:space="preserve">Anckaert E, Jank A, Petzold J, Rohsmann F, Paris R, Renggli M, et al. Extensive monitoring of the natural menstrual cycle using the serum biomarkers estradiol, luteinizing hormone and progesterone. Pract Lab Med. 2021; 25:e00211. </w:t>
      </w:r>
    </w:p>
    <w:p w14:paraId="420CDF6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16. </w:t>
      </w:r>
      <w:r w:rsidRPr="007118BA">
        <w:rPr>
          <w:rFonts w:eastAsiaTheme="minorEastAsia" w:cs="Times New Roman"/>
        </w:rPr>
        <w:tab/>
        <w:t xml:space="preserve">Herzog AG, Klein P, Ransil BJ. Three patterns of catamenial epilepsy. Epilepsia. 1997; 38(10):1082–8. </w:t>
      </w:r>
    </w:p>
    <w:p w14:paraId="02E398E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17. </w:t>
      </w:r>
      <w:r w:rsidRPr="007118B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706DED5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18. </w:t>
      </w:r>
      <w:r w:rsidRPr="007118BA">
        <w:rPr>
          <w:rFonts w:eastAsiaTheme="minorEastAsia" w:cs="Times New Roman"/>
        </w:rPr>
        <w:tab/>
        <w:t xml:space="preserve">Maguire MJ, Nevitt SJ. Treatments for seizures in catamenial (menstrual-related) epilepsy. Cochrane Database Syst Rev. 2021; 9(9):CD013225. </w:t>
      </w:r>
    </w:p>
    <w:p w14:paraId="44374CD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19. </w:t>
      </w:r>
      <w:r w:rsidRPr="007118BA">
        <w:rPr>
          <w:rFonts w:eastAsiaTheme="minorEastAsia" w:cs="Times New Roman"/>
        </w:rPr>
        <w:tab/>
        <w:t xml:space="preserve">Alshakhouri M, Sharpe C, Bergin P, Sumner RL. Female sex steroids and epilepsy: Part 2. A practical and human focus on catamenial epilepsy. Epilepsia. 2024; 65(3):569–82. </w:t>
      </w:r>
    </w:p>
    <w:p w14:paraId="188BDF40"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20. </w:t>
      </w:r>
      <w:r w:rsidRPr="007118BA">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4900597D" w14:textId="77777777" w:rsidR="00434999" w:rsidRDefault="00000000" w:rsidP="007118BA">
      <w:pPr>
        <w:pStyle w:val="Bibliography"/>
      </w:pPr>
      <w:r>
        <w:fldChar w:fldCharType="end"/>
      </w:r>
    </w:p>
    <w:p w14:paraId="2D75F5F0" w14:textId="77777777" w:rsidR="004B250B" w:rsidRDefault="00000000">
      <w:r>
        <w:br w:type="page"/>
      </w:r>
    </w:p>
    <w:p w14:paraId="2168D6C0" w14:textId="77777777" w:rsidR="004B250B" w:rsidRDefault="00000000">
      <w:pPr>
        <w:pStyle w:val="Heading1"/>
      </w:pPr>
      <w:r>
        <w:lastRenderedPageBreak/>
        <w:t>Tables</w:t>
      </w:r>
    </w:p>
    <w:p w14:paraId="4E034011"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068BB35A" w14:textId="77777777">
        <w:trPr>
          <w:tblHeader/>
          <w:jc w:val="center"/>
        </w:trPr>
        <w:tc>
          <w:tcPr>
            <w:tcW w:w="1088" w:type="dxa"/>
            <w:shd w:val="clear" w:color="auto" w:fill="D9EAF7"/>
            <w:vAlign w:val="center"/>
          </w:tcPr>
          <w:p w14:paraId="6DBDAE7B" w14:textId="77777777" w:rsidR="004B250B" w:rsidRDefault="00000000">
            <w:pPr>
              <w:jc w:val="center"/>
            </w:pPr>
            <w:r>
              <w:rPr>
                <w:rFonts w:ascii="Arial" w:hAnsi="Arial"/>
                <w:b/>
                <w:sz w:val="16"/>
              </w:rPr>
              <w:t>Cohort</w:t>
            </w:r>
          </w:p>
        </w:tc>
        <w:tc>
          <w:tcPr>
            <w:tcW w:w="1088" w:type="dxa"/>
            <w:shd w:val="clear" w:color="auto" w:fill="D9EAF7"/>
            <w:vAlign w:val="center"/>
          </w:tcPr>
          <w:p w14:paraId="20DB8A83" w14:textId="77777777" w:rsidR="004B250B" w:rsidRDefault="00000000">
            <w:pPr>
              <w:jc w:val="center"/>
            </w:pPr>
            <w:r>
              <w:rPr>
                <w:rFonts w:ascii="Arial" w:hAnsi="Arial"/>
                <w:b/>
                <w:sz w:val="16"/>
              </w:rPr>
              <w:t>N</w:t>
            </w:r>
          </w:p>
        </w:tc>
        <w:tc>
          <w:tcPr>
            <w:tcW w:w="1088" w:type="dxa"/>
            <w:shd w:val="clear" w:color="auto" w:fill="D9EAF7"/>
            <w:vAlign w:val="center"/>
          </w:tcPr>
          <w:p w14:paraId="215D97BD"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1E92E077"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03B9EE8E"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0F016F57"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5192775" w14:textId="77777777" w:rsidR="004B250B" w:rsidRDefault="00000000">
            <w:pPr>
              <w:jc w:val="center"/>
            </w:pPr>
            <w:r>
              <w:rPr>
                <w:rFonts w:ascii="Arial" w:hAnsi="Arial"/>
                <w:b/>
                <w:sz w:val="16"/>
              </w:rPr>
              <w:t>Ovulatory cycles</w:t>
            </w:r>
          </w:p>
        </w:tc>
        <w:tc>
          <w:tcPr>
            <w:tcW w:w="1088" w:type="dxa"/>
            <w:shd w:val="clear" w:color="auto" w:fill="D9EAF7"/>
            <w:vAlign w:val="center"/>
          </w:tcPr>
          <w:p w14:paraId="710B9EF3" w14:textId="77777777" w:rsidR="004B250B" w:rsidRDefault="00000000">
            <w:pPr>
              <w:jc w:val="center"/>
            </w:pPr>
            <w:r>
              <w:rPr>
                <w:rFonts w:ascii="Arial" w:hAnsi="Arial"/>
                <w:b/>
                <w:sz w:val="16"/>
              </w:rPr>
              <w:t>Seizure days/month</w:t>
            </w:r>
          </w:p>
        </w:tc>
        <w:tc>
          <w:tcPr>
            <w:tcW w:w="1088" w:type="dxa"/>
            <w:shd w:val="clear" w:color="auto" w:fill="D9EAF7"/>
            <w:vAlign w:val="center"/>
          </w:tcPr>
          <w:p w14:paraId="65DDBC3F" w14:textId="77777777" w:rsidR="004B250B" w:rsidRDefault="00000000">
            <w:pPr>
              <w:jc w:val="center"/>
            </w:pPr>
            <w:r>
              <w:rPr>
                <w:rFonts w:ascii="Arial" w:hAnsi="Arial"/>
                <w:b/>
                <w:sz w:val="16"/>
              </w:rPr>
              <w:t>Seizures/month</w:t>
            </w:r>
          </w:p>
        </w:tc>
      </w:tr>
      <w:tr w:rsidR="004B250B" w14:paraId="7F057B78" w14:textId="77777777">
        <w:trPr>
          <w:jc w:val="center"/>
        </w:trPr>
        <w:tc>
          <w:tcPr>
            <w:tcW w:w="1088" w:type="dxa"/>
            <w:vAlign w:val="center"/>
          </w:tcPr>
          <w:p w14:paraId="386C3DD7" w14:textId="77777777" w:rsidR="004B250B" w:rsidRDefault="00000000">
            <w:pPr>
              <w:keepLines/>
              <w:spacing w:after="0"/>
            </w:pPr>
            <w:r>
              <w:t>Healthy ovulatory</w:t>
            </w:r>
          </w:p>
        </w:tc>
        <w:tc>
          <w:tcPr>
            <w:tcW w:w="1088" w:type="dxa"/>
            <w:vAlign w:val="center"/>
          </w:tcPr>
          <w:p w14:paraId="2B8D3926" w14:textId="77777777" w:rsidR="004B250B" w:rsidRDefault="00000000">
            <w:pPr>
              <w:keepLines/>
              <w:spacing w:after="0"/>
            </w:pPr>
            <w:r>
              <w:t>50,000</w:t>
            </w:r>
          </w:p>
        </w:tc>
        <w:tc>
          <w:tcPr>
            <w:tcW w:w="1088" w:type="dxa"/>
            <w:vAlign w:val="center"/>
          </w:tcPr>
          <w:p w14:paraId="63D62AB0" w14:textId="77777777" w:rsidR="004B250B" w:rsidRDefault="00000000">
            <w:pPr>
              <w:keepLines/>
              <w:spacing w:after="0"/>
            </w:pPr>
            <w:r>
              <w:t>31.5</w:t>
            </w:r>
          </w:p>
        </w:tc>
        <w:tc>
          <w:tcPr>
            <w:tcW w:w="1088" w:type="dxa"/>
            <w:vAlign w:val="center"/>
          </w:tcPr>
          <w:p w14:paraId="2A309182" w14:textId="77777777" w:rsidR="004B250B" w:rsidRDefault="00000000">
            <w:pPr>
              <w:keepLines/>
              <w:spacing w:after="0"/>
            </w:pPr>
            <w:r>
              <w:t>7.8</w:t>
            </w:r>
          </w:p>
        </w:tc>
        <w:tc>
          <w:tcPr>
            <w:tcW w:w="1088" w:type="dxa"/>
            <w:vAlign w:val="center"/>
          </w:tcPr>
          <w:p w14:paraId="244AED76" w14:textId="77777777" w:rsidR="004B250B" w:rsidRDefault="00000000">
            <w:pPr>
              <w:keepLines/>
              <w:spacing w:after="0"/>
            </w:pPr>
            <w:r>
              <w:t>28.75</w:t>
            </w:r>
          </w:p>
        </w:tc>
        <w:tc>
          <w:tcPr>
            <w:tcW w:w="1088" w:type="dxa"/>
            <w:vAlign w:val="center"/>
          </w:tcPr>
          <w:p w14:paraId="69849B69" w14:textId="77777777" w:rsidR="004B250B" w:rsidRDefault="00000000">
            <w:pPr>
              <w:keepLines/>
              <w:spacing w:after="0"/>
            </w:pPr>
            <w:r>
              <w:t>3.93</w:t>
            </w:r>
          </w:p>
        </w:tc>
        <w:tc>
          <w:tcPr>
            <w:tcW w:w="1088" w:type="dxa"/>
            <w:vAlign w:val="center"/>
          </w:tcPr>
          <w:p w14:paraId="1F4AF94B" w14:textId="77777777" w:rsidR="004B250B" w:rsidRDefault="00000000">
            <w:pPr>
              <w:keepLines/>
              <w:spacing w:after="0"/>
            </w:pPr>
            <w:r>
              <w:t>100.0%</w:t>
            </w:r>
          </w:p>
        </w:tc>
        <w:tc>
          <w:tcPr>
            <w:tcW w:w="1088" w:type="dxa"/>
            <w:vAlign w:val="center"/>
          </w:tcPr>
          <w:p w14:paraId="1A4A662D" w14:textId="77777777" w:rsidR="004B250B" w:rsidRDefault="00000000">
            <w:pPr>
              <w:keepLines/>
              <w:spacing w:after="0"/>
            </w:pPr>
            <w:r>
              <w:t>2.46</w:t>
            </w:r>
          </w:p>
        </w:tc>
        <w:tc>
          <w:tcPr>
            <w:tcW w:w="1088" w:type="dxa"/>
            <w:vAlign w:val="center"/>
          </w:tcPr>
          <w:p w14:paraId="333E7B1B" w14:textId="77777777" w:rsidR="004B250B" w:rsidRDefault="00000000">
            <w:pPr>
              <w:keepLines/>
              <w:spacing w:after="0"/>
            </w:pPr>
            <w:r>
              <w:t>6.83</w:t>
            </w:r>
          </w:p>
        </w:tc>
      </w:tr>
      <w:tr w:rsidR="004B250B" w14:paraId="3B3202DC" w14:textId="77777777">
        <w:trPr>
          <w:jc w:val="center"/>
        </w:trPr>
        <w:tc>
          <w:tcPr>
            <w:tcW w:w="1088" w:type="dxa"/>
            <w:vAlign w:val="center"/>
          </w:tcPr>
          <w:p w14:paraId="105EA16F" w14:textId="77777777" w:rsidR="004B250B" w:rsidRDefault="00000000">
            <w:pPr>
              <w:keepLines/>
              <w:spacing w:after="0"/>
            </w:pPr>
            <w:r>
              <w:t>Heterogeneous menstruating-age</w:t>
            </w:r>
          </w:p>
        </w:tc>
        <w:tc>
          <w:tcPr>
            <w:tcW w:w="1088" w:type="dxa"/>
            <w:vAlign w:val="center"/>
          </w:tcPr>
          <w:p w14:paraId="1963D5F3" w14:textId="77777777" w:rsidR="004B250B" w:rsidRDefault="00000000">
            <w:pPr>
              <w:keepLines/>
              <w:spacing w:after="0"/>
            </w:pPr>
            <w:r>
              <w:t>50,000</w:t>
            </w:r>
          </w:p>
        </w:tc>
        <w:tc>
          <w:tcPr>
            <w:tcW w:w="1088" w:type="dxa"/>
            <w:vAlign w:val="center"/>
          </w:tcPr>
          <w:p w14:paraId="26138EB7" w14:textId="77777777" w:rsidR="004B250B" w:rsidRDefault="00000000">
            <w:pPr>
              <w:keepLines/>
              <w:spacing w:after="0"/>
            </w:pPr>
            <w:r>
              <w:t>34.0</w:t>
            </w:r>
          </w:p>
        </w:tc>
        <w:tc>
          <w:tcPr>
            <w:tcW w:w="1088" w:type="dxa"/>
            <w:vAlign w:val="center"/>
          </w:tcPr>
          <w:p w14:paraId="5756C83D" w14:textId="77777777" w:rsidR="004B250B" w:rsidRDefault="00000000">
            <w:pPr>
              <w:keepLines/>
              <w:spacing w:after="0"/>
            </w:pPr>
            <w:r>
              <w:t>12.1</w:t>
            </w:r>
          </w:p>
        </w:tc>
        <w:tc>
          <w:tcPr>
            <w:tcW w:w="1088" w:type="dxa"/>
            <w:vAlign w:val="center"/>
          </w:tcPr>
          <w:p w14:paraId="374CAA1F" w14:textId="77777777" w:rsidR="004B250B" w:rsidRDefault="00000000">
            <w:pPr>
              <w:keepLines/>
              <w:spacing w:after="0"/>
            </w:pPr>
            <w:r>
              <w:t>30.09</w:t>
            </w:r>
          </w:p>
        </w:tc>
        <w:tc>
          <w:tcPr>
            <w:tcW w:w="1088" w:type="dxa"/>
            <w:vAlign w:val="center"/>
          </w:tcPr>
          <w:p w14:paraId="13273890" w14:textId="77777777" w:rsidR="004B250B" w:rsidRDefault="00000000">
            <w:pPr>
              <w:keepLines/>
              <w:spacing w:after="0"/>
            </w:pPr>
            <w:r>
              <w:t>5.61</w:t>
            </w:r>
          </w:p>
        </w:tc>
        <w:tc>
          <w:tcPr>
            <w:tcW w:w="1088" w:type="dxa"/>
            <w:vAlign w:val="center"/>
          </w:tcPr>
          <w:p w14:paraId="62B1A2DC" w14:textId="77777777" w:rsidR="004B250B" w:rsidRDefault="00000000">
            <w:pPr>
              <w:keepLines/>
              <w:spacing w:after="0"/>
            </w:pPr>
            <w:r>
              <w:t>78.9%</w:t>
            </w:r>
          </w:p>
        </w:tc>
        <w:tc>
          <w:tcPr>
            <w:tcW w:w="1088" w:type="dxa"/>
            <w:vAlign w:val="center"/>
          </w:tcPr>
          <w:p w14:paraId="53C1B4C0" w14:textId="77777777" w:rsidR="004B250B" w:rsidRDefault="00000000">
            <w:pPr>
              <w:keepLines/>
              <w:spacing w:after="0"/>
            </w:pPr>
            <w:r>
              <w:t>2.45</w:t>
            </w:r>
          </w:p>
        </w:tc>
        <w:tc>
          <w:tcPr>
            <w:tcW w:w="1088" w:type="dxa"/>
            <w:vAlign w:val="center"/>
          </w:tcPr>
          <w:p w14:paraId="494019FE" w14:textId="77777777" w:rsidR="004B250B" w:rsidRDefault="00000000">
            <w:pPr>
              <w:keepLines/>
              <w:spacing w:after="0"/>
            </w:pPr>
            <w:r>
              <w:t>6.80</w:t>
            </w:r>
          </w:p>
        </w:tc>
      </w:tr>
    </w:tbl>
    <w:p w14:paraId="08A486BF" w14:textId="77777777" w:rsidR="004B250B" w:rsidRDefault="004B250B">
      <w:pPr>
        <w:spacing w:after="0"/>
      </w:pPr>
    </w:p>
    <w:p w14:paraId="2AD1F22E"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344894E" w14:textId="77777777" w:rsidR="004B250B" w:rsidRDefault="00000000">
      <w:r>
        <w:br w:type="page"/>
      </w:r>
    </w:p>
    <w:p w14:paraId="075450D4"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Change w:id="75" w:author="Codex" w:date="2026-09-30T01:13:00Z">
          <w:tblPr>
            <w:tblStyle w:val="TableGrid"/>
            <w:tblW w:w="0" w:type="auto"/>
            <w:jc w:val="center"/>
            <w:tblLook w:val="04A0" w:firstRow="1" w:lastRow="0" w:firstColumn="1" w:lastColumn="0" w:noHBand="0" w:noVBand="1"/>
          </w:tblPr>
        </w:tblPrChange>
      </w:tblPr>
      <w:tblGrid>
        <w:gridCol w:w="1476"/>
        <w:gridCol w:w="1340"/>
        <w:gridCol w:w="2131"/>
        <w:gridCol w:w="1371"/>
        <w:gridCol w:w="1298"/>
        <w:gridCol w:w="993"/>
        <w:gridCol w:w="1173"/>
        <w:tblGridChange w:id="76">
          <w:tblGrid>
            <w:gridCol w:w="1476"/>
            <w:gridCol w:w="1340"/>
            <w:gridCol w:w="42"/>
            <w:gridCol w:w="1388"/>
            <w:gridCol w:w="701"/>
            <w:gridCol w:w="681"/>
            <w:gridCol w:w="690"/>
            <w:gridCol w:w="694"/>
            <w:gridCol w:w="604"/>
            <w:gridCol w:w="776"/>
            <w:gridCol w:w="217"/>
            <w:gridCol w:w="1173"/>
          </w:tblGrid>
        </w:tblGridChange>
      </w:tblGrid>
      <w:tr w:rsidR="004B250B" w14:paraId="41CB978E" w14:textId="77777777">
        <w:trPr>
          <w:tblHeader/>
          <w:jc w:val="center"/>
          <w:trPrChange w:id="77" w:author="Codex" w:date="2026-09-30T01:13:00Z">
            <w:trPr>
              <w:jc w:val="center"/>
            </w:trPr>
          </w:trPrChange>
        </w:trPr>
        <w:tc>
          <w:tcPr>
            <w:tcW w:w="1400" w:type="dxa"/>
            <w:shd w:val="clear" w:color="auto" w:fill="D9EAF7"/>
            <w:vAlign w:val="center"/>
            <w:tcPrChange w:id="78" w:author="Codex" w:date="2026-09-30T01:13:00Z">
              <w:tcPr>
                <w:tcW w:w="1399" w:type="dxa"/>
                <w:shd w:val="clear" w:color="auto" w:fill="D9EAF7"/>
                <w:vAlign w:val="center"/>
              </w:tcPr>
            </w:tcPrChange>
          </w:tcPr>
          <w:p w14:paraId="48AD802D" w14:textId="77777777" w:rsidR="004B250B" w:rsidRDefault="00000000">
            <w:pPr>
              <w:jc w:val="center"/>
            </w:pPr>
            <w:r>
              <w:rPr>
                <w:rFonts w:ascii="Arial" w:hAnsi="Arial"/>
                <w:b/>
                <w:sz w:val="14"/>
              </w:rPr>
              <w:t>Cohort</w:t>
            </w:r>
          </w:p>
        </w:tc>
        <w:tc>
          <w:tcPr>
            <w:tcW w:w="1400" w:type="dxa"/>
            <w:shd w:val="clear" w:color="auto" w:fill="D9EAF7"/>
            <w:vAlign w:val="center"/>
            <w:tcPrChange w:id="79" w:author="Codex" w:date="2026-09-30T01:13:00Z">
              <w:tcPr>
                <w:tcW w:w="1399" w:type="dxa"/>
                <w:gridSpan w:val="2"/>
                <w:shd w:val="clear" w:color="auto" w:fill="D9EAF7"/>
                <w:vAlign w:val="center"/>
              </w:tcPr>
            </w:tcPrChange>
          </w:tcPr>
          <w:p w14:paraId="431B09CD" w14:textId="77777777" w:rsidR="004B250B" w:rsidRDefault="00000000">
            <w:pPr>
              <w:jc w:val="center"/>
            </w:pPr>
            <w:r>
              <w:rPr>
                <w:rFonts w:ascii="Arial" w:hAnsi="Arial"/>
                <w:b/>
                <w:sz w:val="14"/>
              </w:rPr>
              <w:t>Analysis window</w:t>
            </w:r>
          </w:p>
        </w:tc>
        <w:tc>
          <w:tcPr>
            <w:tcW w:w="2300" w:type="dxa"/>
            <w:shd w:val="clear" w:color="auto" w:fill="D9EAF7"/>
            <w:vAlign w:val="center"/>
            <w:tcPrChange w:id="80" w:author="Codex" w:date="2026-09-30T01:13:00Z">
              <w:tcPr>
                <w:tcW w:w="1399" w:type="dxa"/>
                <w:shd w:val="clear" w:color="auto" w:fill="D9EAF7"/>
                <w:vAlign w:val="center"/>
              </w:tcPr>
            </w:tcPrChange>
          </w:tcPr>
          <w:p w14:paraId="7F53D3F0" w14:textId="77777777" w:rsidR="004B250B" w:rsidRDefault="00000000">
            <w:pPr>
              <w:jc w:val="center"/>
            </w:pPr>
            <w:r>
              <w:rPr>
                <w:rFonts w:ascii="Arial" w:hAnsi="Arial"/>
                <w:b/>
                <w:sz w:val="14"/>
              </w:rPr>
              <w:t>Definition</w:t>
            </w:r>
          </w:p>
        </w:tc>
        <w:tc>
          <w:tcPr>
            <w:tcW w:w="1350" w:type="dxa"/>
            <w:shd w:val="clear" w:color="auto" w:fill="D9EAF7"/>
            <w:vAlign w:val="center"/>
            <w:tcPrChange w:id="81" w:author="Codex" w:date="2026-09-30T01:13:00Z">
              <w:tcPr>
                <w:tcW w:w="1399" w:type="dxa"/>
                <w:gridSpan w:val="2"/>
                <w:shd w:val="clear" w:color="auto" w:fill="D9EAF7"/>
                <w:vAlign w:val="center"/>
              </w:tcPr>
            </w:tcPrChange>
          </w:tcPr>
          <w:p w14:paraId="4DF68F8E" w14:textId="77777777" w:rsidR="004B250B" w:rsidRDefault="00000000">
            <w:pPr>
              <w:jc w:val="center"/>
            </w:pPr>
            <w:r>
              <w:rPr>
                <w:rFonts w:ascii="Arial" w:hAnsi="Arial"/>
                <w:b/>
                <w:sz w:val="14"/>
              </w:rPr>
              <w:t>Classifiable / attempted</w:t>
            </w:r>
          </w:p>
        </w:tc>
        <w:tc>
          <w:tcPr>
            <w:tcW w:w="1343" w:type="dxa"/>
            <w:shd w:val="clear" w:color="auto" w:fill="D9EAF7"/>
            <w:vAlign w:val="center"/>
            <w:tcPrChange w:id="82" w:author="Codex" w:date="2026-09-30T01:13:00Z">
              <w:tcPr>
                <w:tcW w:w="1399" w:type="dxa"/>
                <w:gridSpan w:val="2"/>
                <w:shd w:val="clear" w:color="auto" w:fill="D9EAF7"/>
                <w:vAlign w:val="center"/>
              </w:tcPr>
            </w:tcPrChange>
          </w:tcPr>
          <w:p w14:paraId="06EE0DAF" w14:textId="77777777" w:rsidR="004B250B" w:rsidRDefault="00000000">
            <w:pPr>
              <w:jc w:val="center"/>
            </w:pPr>
            <w:r>
              <w:rPr>
                <w:rFonts w:ascii="Arial" w:hAnsi="Arial"/>
                <w:b/>
                <w:sz w:val="14"/>
              </w:rPr>
              <w:t>Classifiable, % (95% Wilson CI)</w:t>
            </w:r>
          </w:p>
        </w:tc>
        <w:tc>
          <w:tcPr>
            <w:tcW w:w="1000" w:type="dxa"/>
            <w:shd w:val="clear" w:color="auto" w:fill="D9EAF7"/>
            <w:vAlign w:val="center"/>
            <w:tcPrChange w:id="83" w:author="Codex" w:date="2026-09-30T01:13:00Z">
              <w:tcPr>
                <w:tcW w:w="1399" w:type="dxa"/>
                <w:gridSpan w:val="2"/>
                <w:shd w:val="clear" w:color="auto" w:fill="D9EAF7"/>
                <w:vAlign w:val="center"/>
              </w:tcPr>
            </w:tcPrChange>
          </w:tcPr>
          <w:p w14:paraId="758FB6E8" w14:textId="77777777" w:rsidR="004B250B" w:rsidRDefault="00000000">
            <w:pPr>
              <w:jc w:val="center"/>
            </w:pPr>
            <w:r>
              <w:rPr>
                <w:rFonts w:ascii="Arial" w:hAnsi="Arial"/>
                <w:b/>
                <w:sz w:val="14"/>
              </w:rPr>
              <w:t>All attempted, %</w:t>
            </w:r>
          </w:p>
        </w:tc>
        <w:tc>
          <w:tcPr>
            <w:tcW w:w="989" w:type="dxa"/>
            <w:shd w:val="clear" w:color="auto" w:fill="D9EAF7"/>
            <w:vAlign w:val="center"/>
            <w:tcPrChange w:id="84" w:author="Codex" w:date="2026-09-30T01:13:00Z">
              <w:tcPr>
                <w:tcW w:w="1399" w:type="dxa"/>
                <w:gridSpan w:val="2"/>
                <w:shd w:val="clear" w:color="auto" w:fill="D9EAF7"/>
                <w:vAlign w:val="center"/>
              </w:tcPr>
            </w:tcPrChange>
          </w:tcPr>
          <w:p w14:paraId="2568D54C" w14:textId="77777777" w:rsidR="004B250B" w:rsidRDefault="00000000">
            <w:pPr>
              <w:jc w:val="center"/>
            </w:pPr>
            <w:r>
              <w:rPr>
                <w:rFonts w:ascii="Arial" w:hAnsi="Arial"/>
                <w:b/>
                <w:sz w:val="14"/>
              </w:rPr>
              <w:t>Indeterminate, %</w:t>
            </w:r>
          </w:p>
        </w:tc>
      </w:tr>
      <w:tr w:rsidR="004B250B" w14:paraId="1332485C" w14:textId="77777777">
        <w:trPr>
          <w:jc w:val="center"/>
          <w:trPrChange w:id="85" w:author="Codex" w:date="2026-09-30T01:13:00Z">
            <w:trPr>
              <w:jc w:val="center"/>
            </w:trPr>
          </w:trPrChange>
        </w:trPr>
        <w:tc>
          <w:tcPr>
            <w:tcW w:w="1400" w:type="dxa"/>
            <w:vAlign w:val="center"/>
            <w:tcPrChange w:id="86" w:author="Codex" w:date="2026-09-30T01:13:00Z">
              <w:tcPr>
                <w:tcW w:w="1399" w:type="dxa"/>
                <w:vAlign w:val="center"/>
              </w:tcPr>
            </w:tcPrChange>
          </w:tcPr>
          <w:p w14:paraId="3A81FF59" w14:textId="77777777" w:rsidR="004B250B" w:rsidRDefault="00000000">
            <w:pPr>
              <w:keepLines/>
              <w:spacing w:after="0"/>
            </w:pPr>
            <w:r>
              <w:t>Healthy ovulatory</w:t>
            </w:r>
          </w:p>
        </w:tc>
        <w:tc>
          <w:tcPr>
            <w:tcW w:w="1400" w:type="dxa"/>
            <w:vAlign w:val="center"/>
            <w:tcPrChange w:id="87" w:author="Codex" w:date="2026-09-30T01:13:00Z">
              <w:tcPr>
                <w:tcW w:w="1399" w:type="dxa"/>
                <w:gridSpan w:val="2"/>
                <w:vAlign w:val="center"/>
              </w:tcPr>
            </w:tcPrChange>
          </w:tcPr>
          <w:p w14:paraId="282DCE3A" w14:textId="77777777" w:rsidR="004B250B" w:rsidRDefault="00000000">
            <w:pPr>
              <w:keepLines/>
              <w:spacing w:after="0"/>
            </w:pPr>
            <w:r>
              <w:t>36-month full diary</w:t>
            </w:r>
          </w:p>
        </w:tc>
        <w:tc>
          <w:tcPr>
            <w:tcW w:w="2300" w:type="dxa"/>
            <w:vAlign w:val="center"/>
            <w:tcPrChange w:id="88" w:author="Codex" w:date="2026-09-30T01:13:00Z">
              <w:tcPr>
                <w:tcW w:w="1399" w:type="dxa"/>
                <w:vAlign w:val="center"/>
              </w:tcPr>
            </w:tcPrChange>
          </w:tcPr>
          <w:p w14:paraId="004D5932" w14:textId="77777777" w:rsidR="004B250B" w:rsidRDefault="00000000">
            <w:pPr>
              <w:keepLines/>
              <w:spacing w:after="0"/>
            </w:pPr>
            <w:r>
              <w:t>Windowed Herzog thresholds</w:t>
            </w:r>
          </w:p>
        </w:tc>
        <w:tc>
          <w:tcPr>
            <w:tcW w:w="1350" w:type="dxa"/>
            <w:vAlign w:val="center"/>
            <w:tcPrChange w:id="89" w:author="Codex" w:date="2026-09-30T01:13:00Z">
              <w:tcPr>
                <w:tcW w:w="1399" w:type="dxa"/>
                <w:gridSpan w:val="2"/>
                <w:vAlign w:val="center"/>
              </w:tcPr>
            </w:tcPrChange>
          </w:tcPr>
          <w:p w14:paraId="326389A3" w14:textId="77777777" w:rsidR="004B250B" w:rsidRDefault="00000000">
            <w:pPr>
              <w:keepLines/>
              <w:spacing w:after="0"/>
            </w:pPr>
            <w:r>
              <w:t>49,605 / 50,000</w:t>
            </w:r>
          </w:p>
        </w:tc>
        <w:tc>
          <w:tcPr>
            <w:tcW w:w="1343" w:type="dxa"/>
            <w:vAlign w:val="center"/>
            <w:tcPrChange w:id="90" w:author="Codex" w:date="2026-09-30T01:13:00Z">
              <w:tcPr>
                <w:tcW w:w="1399" w:type="dxa"/>
                <w:gridSpan w:val="2"/>
                <w:vAlign w:val="center"/>
              </w:tcPr>
            </w:tcPrChange>
          </w:tcPr>
          <w:p w14:paraId="2FA40E14" w14:textId="77777777" w:rsidR="004B250B" w:rsidRDefault="00000000">
            <w:pPr>
              <w:keepLines/>
              <w:spacing w:after="0"/>
            </w:pPr>
            <w:r>
              <w:t>11.4 (11.1–11.6)</w:t>
            </w:r>
          </w:p>
        </w:tc>
        <w:tc>
          <w:tcPr>
            <w:tcW w:w="1000" w:type="dxa"/>
            <w:vAlign w:val="center"/>
            <w:tcPrChange w:id="91" w:author="Codex" w:date="2026-09-30T01:13:00Z">
              <w:tcPr>
                <w:tcW w:w="1399" w:type="dxa"/>
                <w:gridSpan w:val="2"/>
                <w:vAlign w:val="center"/>
              </w:tcPr>
            </w:tcPrChange>
          </w:tcPr>
          <w:p w14:paraId="43BCF1A7" w14:textId="77777777" w:rsidR="004B250B" w:rsidRDefault="00000000">
            <w:pPr>
              <w:keepLines/>
              <w:spacing w:after="0"/>
            </w:pPr>
            <w:r>
              <w:t>11.3</w:t>
            </w:r>
          </w:p>
        </w:tc>
        <w:tc>
          <w:tcPr>
            <w:tcW w:w="989" w:type="dxa"/>
            <w:vAlign w:val="center"/>
            <w:tcPrChange w:id="92" w:author="Codex" w:date="2026-09-30T01:13:00Z">
              <w:tcPr>
                <w:tcW w:w="1399" w:type="dxa"/>
                <w:gridSpan w:val="2"/>
                <w:vAlign w:val="center"/>
              </w:tcPr>
            </w:tcPrChange>
          </w:tcPr>
          <w:p w14:paraId="428F6C15" w14:textId="77777777" w:rsidR="004B250B" w:rsidRDefault="00000000">
            <w:pPr>
              <w:keepLines/>
              <w:spacing w:after="0"/>
            </w:pPr>
            <w:r>
              <w:t>0.8</w:t>
            </w:r>
          </w:p>
        </w:tc>
      </w:tr>
      <w:tr w:rsidR="004B250B" w14:paraId="75F1D01E" w14:textId="77777777">
        <w:trPr>
          <w:jc w:val="center"/>
          <w:trPrChange w:id="93" w:author="Codex" w:date="2026-09-30T01:13:00Z">
            <w:trPr>
              <w:jc w:val="center"/>
            </w:trPr>
          </w:trPrChange>
        </w:trPr>
        <w:tc>
          <w:tcPr>
            <w:tcW w:w="1400" w:type="dxa"/>
            <w:vAlign w:val="center"/>
            <w:tcPrChange w:id="94" w:author="Codex" w:date="2026-09-30T01:13:00Z">
              <w:tcPr>
                <w:tcW w:w="1399" w:type="dxa"/>
                <w:vAlign w:val="center"/>
              </w:tcPr>
            </w:tcPrChange>
          </w:tcPr>
          <w:p w14:paraId="0B0EA606" w14:textId="77777777" w:rsidR="004B250B" w:rsidRDefault="004B250B">
            <w:pPr>
              <w:keepLines/>
              <w:spacing w:after="0"/>
            </w:pPr>
          </w:p>
        </w:tc>
        <w:tc>
          <w:tcPr>
            <w:tcW w:w="1400" w:type="dxa"/>
            <w:vAlign w:val="center"/>
            <w:tcPrChange w:id="95" w:author="Codex" w:date="2026-09-30T01:13:00Z">
              <w:tcPr>
                <w:tcW w:w="1399" w:type="dxa"/>
                <w:gridSpan w:val="2"/>
                <w:vAlign w:val="center"/>
              </w:tcPr>
            </w:tcPrChange>
          </w:tcPr>
          <w:p w14:paraId="4C03FB49" w14:textId="77777777" w:rsidR="004B250B" w:rsidRDefault="004B250B">
            <w:pPr>
              <w:keepLines/>
              <w:spacing w:after="0"/>
            </w:pPr>
          </w:p>
        </w:tc>
        <w:tc>
          <w:tcPr>
            <w:tcW w:w="2300" w:type="dxa"/>
            <w:vAlign w:val="center"/>
            <w:tcPrChange w:id="96" w:author="Codex" w:date="2026-09-30T01:13:00Z">
              <w:tcPr>
                <w:tcW w:w="1399" w:type="dxa"/>
                <w:vAlign w:val="center"/>
              </w:tcPr>
            </w:tcPrChange>
          </w:tcPr>
          <w:p w14:paraId="4FCC07D2" w14:textId="77777777" w:rsidR="004B250B" w:rsidRDefault="00000000">
            <w:pPr>
              <w:keepLines/>
              <w:spacing w:after="0"/>
            </w:pPr>
            <w:r>
              <w:t>Windowed Herzog C1/C2 union</w:t>
            </w:r>
          </w:p>
        </w:tc>
        <w:tc>
          <w:tcPr>
            <w:tcW w:w="1350" w:type="dxa"/>
            <w:vAlign w:val="center"/>
            <w:tcPrChange w:id="97" w:author="Codex" w:date="2026-09-30T01:13:00Z">
              <w:tcPr>
                <w:tcW w:w="1399" w:type="dxa"/>
                <w:gridSpan w:val="2"/>
                <w:vAlign w:val="center"/>
              </w:tcPr>
            </w:tcPrChange>
          </w:tcPr>
          <w:p w14:paraId="6154D722" w14:textId="77777777" w:rsidR="004B250B" w:rsidRDefault="00000000">
            <w:pPr>
              <w:keepLines/>
              <w:spacing w:after="0"/>
            </w:pPr>
            <w:r>
              <w:t>49,605 / 50,000</w:t>
            </w:r>
          </w:p>
        </w:tc>
        <w:tc>
          <w:tcPr>
            <w:tcW w:w="1343" w:type="dxa"/>
            <w:vAlign w:val="center"/>
            <w:tcPrChange w:id="98" w:author="Codex" w:date="2026-09-30T01:13:00Z">
              <w:tcPr>
                <w:tcW w:w="1399" w:type="dxa"/>
                <w:gridSpan w:val="2"/>
                <w:vAlign w:val="center"/>
              </w:tcPr>
            </w:tcPrChange>
          </w:tcPr>
          <w:p w14:paraId="0ECE1702" w14:textId="77777777" w:rsidR="004B250B" w:rsidRDefault="00000000">
            <w:pPr>
              <w:keepLines/>
              <w:spacing w:after="0"/>
            </w:pPr>
            <w:r>
              <w:t>11.4 (11.1–11.6)</w:t>
            </w:r>
          </w:p>
        </w:tc>
        <w:tc>
          <w:tcPr>
            <w:tcW w:w="1000" w:type="dxa"/>
            <w:vAlign w:val="center"/>
            <w:tcPrChange w:id="99" w:author="Codex" w:date="2026-09-30T01:13:00Z">
              <w:tcPr>
                <w:tcW w:w="1399" w:type="dxa"/>
                <w:gridSpan w:val="2"/>
                <w:vAlign w:val="center"/>
              </w:tcPr>
            </w:tcPrChange>
          </w:tcPr>
          <w:p w14:paraId="13557189" w14:textId="77777777" w:rsidR="004B250B" w:rsidRDefault="00000000">
            <w:pPr>
              <w:keepLines/>
              <w:spacing w:after="0"/>
            </w:pPr>
            <w:r>
              <w:t>11.3</w:t>
            </w:r>
          </w:p>
        </w:tc>
        <w:tc>
          <w:tcPr>
            <w:tcW w:w="989" w:type="dxa"/>
            <w:vAlign w:val="center"/>
            <w:tcPrChange w:id="100" w:author="Codex" w:date="2026-09-30T01:13:00Z">
              <w:tcPr>
                <w:tcW w:w="1399" w:type="dxa"/>
                <w:gridSpan w:val="2"/>
                <w:vAlign w:val="center"/>
              </w:tcPr>
            </w:tcPrChange>
          </w:tcPr>
          <w:p w14:paraId="4FF14506" w14:textId="77777777" w:rsidR="004B250B" w:rsidRDefault="00000000">
            <w:pPr>
              <w:keepLines/>
              <w:spacing w:after="0"/>
            </w:pPr>
            <w:r>
              <w:t>0.8</w:t>
            </w:r>
          </w:p>
        </w:tc>
      </w:tr>
      <w:tr w:rsidR="004B250B" w14:paraId="4696E72E" w14:textId="77777777">
        <w:trPr>
          <w:jc w:val="center"/>
          <w:ins w:id="101" w:author="Codex" w:date="2026-09-30T01:04:00Z"/>
        </w:trPr>
        <w:tc>
          <w:tcPr>
            <w:tcW w:w="1400" w:type="dxa"/>
            <w:vAlign w:val="center"/>
          </w:tcPr>
          <w:p w14:paraId="58CA000A" w14:textId="77777777" w:rsidR="0072161E" w:rsidRDefault="0072161E">
            <w:pPr>
              <w:keepLines/>
              <w:spacing w:after="0"/>
            </w:pPr>
          </w:p>
        </w:tc>
        <w:tc>
          <w:tcPr>
            <w:tcW w:w="1400" w:type="dxa"/>
            <w:vAlign w:val="center"/>
          </w:tcPr>
          <w:p w14:paraId="5870641C" w14:textId="77777777" w:rsidR="0072161E" w:rsidRDefault="0072161E">
            <w:pPr>
              <w:keepLines/>
              <w:spacing w:after="0"/>
            </w:pPr>
          </w:p>
        </w:tc>
        <w:tc>
          <w:tcPr>
            <w:tcW w:w="2300" w:type="dxa"/>
            <w:vAlign w:val="center"/>
          </w:tcPr>
          <w:p w14:paraId="6ABD7643" w14:textId="77777777" w:rsidR="0072161E" w:rsidRDefault="00000000">
            <w:pPr>
              <w:keepLines/>
              <w:spacing w:after="0"/>
            </w:pPr>
            <w:ins w:id="102" w:author="Codex" w:date="2026-09-30T01:04:00Z">
              <w:r>
                <w:t>Windowed Herzog C1</w:t>
              </w:r>
            </w:ins>
          </w:p>
        </w:tc>
        <w:tc>
          <w:tcPr>
            <w:tcW w:w="1350" w:type="dxa"/>
            <w:vAlign w:val="center"/>
          </w:tcPr>
          <w:p w14:paraId="016EDE5B" w14:textId="77777777" w:rsidR="0072161E" w:rsidRDefault="00000000">
            <w:pPr>
              <w:keepLines/>
              <w:spacing w:after="0"/>
            </w:pPr>
            <w:ins w:id="103" w:author="Codex" w:date="2026-09-30T01:04:00Z">
              <w:r>
                <w:t>49,455 / 50,000</w:t>
              </w:r>
            </w:ins>
          </w:p>
        </w:tc>
        <w:tc>
          <w:tcPr>
            <w:tcW w:w="1343" w:type="dxa"/>
            <w:vAlign w:val="center"/>
          </w:tcPr>
          <w:p w14:paraId="1554FFC2" w14:textId="77777777" w:rsidR="0072161E" w:rsidRDefault="00000000">
            <w:pPr>
              <w:keepLines/>
              <w:spacing w:after="0"/>
            </w:pPr>
            <w:ins w:id="104" w:author="Codex" w:date="2026-09-30T01:04:00Z">
              <w:r>
                <w:t>7.9 (7.7–8.1)</w:t>
              </w:r>
            </w:ins>
          </w:p>
        </w:tc>
        <w:tc>
          <w:tcPr>
            <w:tcW w:w="1000" w:type="dxa"/>
            <w:vAlign w:val="center"/>
          </w:tcPr>
          <w:p w14:paraId="78E47FE1" w14:textId="77777777" w:rsidR="0072161E" w:rsidRDefault="00000000">
            <w:pPr>
              <w:keepLines/>
              <w:spacing w:after="0"/>
            </w:pPr>
            <w:ins w:id="105" w:author="Codex" w:date="2026-09-30T01:04:00Z">
              <w:r>
                <w:t>7.8</w:t>
              </w:r>
            </w:ins>
          </w:p>
        </w:tc>
        <w:tc>
          <w:tcPr>
            <w:tcW w:w="989" w:type="dxa"/>
            <w:vAlign w:val="center"/>
          </w:tcPr>
          <w:p w14:paraId="710ACE3D" w14:textId="77777777" w:rsidR="0072161E" w:rsidRDefault="00000000">
            <w:pPr>
              <w:keepLines/>
              <w:spacing w:after="0"/>
            </w:pPr>
            <w:ins w:id="106" w:author="Codex" w:date="2026-09-30T01:04:00Z">
              <w:r>
                <w:t>1.1</w:t>
              </w:r>
            </w:ins>
          </w:p>
        </w:tc>
      </w:tr>
      <w:tr w:rsidR="004B250B" w14:paraId="71BB9197" w14:textId="77777777">
        <w:trPr>
          <w:jc w:val="center"/>
          <w:ins w:id="107" w:author="Codex" w:date="2026-09-30T01:04:00Z"/>
        </w:trPr>
        <w:tc>
          <w:tcPr>
            <w:tcW w:w="1400" w:type="dxa"/>
            <w:vAlign w:val="center"/>
          </w:tcPr>
          <w:p w14:paraId="262FB4A4" w14:textId="77777777" w:rsidR="0072161E" w:rsidRDefault="0072161E">
            <w:pPr>
              <w:keepLines/>
              <w:spacing w:after="0"/>
            </w:pPr>
          </w:p>
        </w:tc>
        <w:tc>
          <w:tcPr>
            <w:tcW w:w="1400" w:type="dxa"/>
            <w:vAlign w:val="center"/>
          </w:tcPr>
          <w:p w14:paraId="0F31C4C2" w14:textId="77777777" w:rsidR="0072161E" w:rsidRDefault="0072161E">
            <w:pPr>
              <w:keepLines/>
              <w:spacing w:after="0"/>
            </w:pPr>
          </w:p>
        </w:tc>
        <w:tc>
          <w:tcPr>
            <w:tcW w:w="2300" w:type="dxa"/>
            <w:vAlign w:val="center"/>
          </w:tcPr>
          <w:p w14:paraId="0355FD67" w14:textId="77777777" w:rsidR="0072161E" w:rsidRDefault="00000000">
            <w:pPr>
              <w:keepLines/>
              <w:spacing w:after="0"/>
            </w:pPr>
            <w:ins w:id="108" w:author="Codex" w:date="2026-09-30T01:04:00Z">
              <w:r>
                <w:t>Windowed Herzog C2</w:t>
              </w:r>
            </w:ins>
          </w:p>
        </w:tc>
        <w:tc>
          <w:tcPr>
            <w:tcW w:w="1350" w:type="dxa"/>
            <w:vAlign w:val="center"/>
          </w:tcPr>
          <w:p w14:paraId="14E7115E" w14:textId="77777777" w:rsidR="0072161E" w:rsidRDefault="00000000">
            <w:pPr>
              <w:keepLines/>
              <w:spacing w:after="0"/>
            </w:pPr>
            <w:ins w:id="109" w:author="Codex" w:date="2026-09-30T01:04:00Z">
              <w:r>
                <w:t>49,513 / 50,000</w:t>
              </w:r>
            </w:ins>
          </w:p>
        </w:tc>
        <w:tc>
          <w:tcPr>
            <w:tcW w:w="1343" w:type="dxa"/>
            <w:vAlign w:val="center"/>
          </w:tcPr>
          <w:p w14:paraId="7F91F86B" w14:textId="77777777" w:rsidR="0072161E" w:rsidRDefault="00000000">
            <w:pPr>
              <w:keepLines/>
              <w:spacing w:after="0"/>
            </w:pPr>
            <w:ins w:id="110" w:author="Codex" w:date="2026-09-30T01:04:00Z">
              <w:r>
                <w:t>5.7 (5.5–5.9)</w:t>
              </w:r>
            </w:ins>
          </w:p>
        </w:tc>
        <w:tc>
          <w:tcPr>
            <w:tcW w:w="1000" w:type="dxa"/>
            <w:vAlign w:val="center"/>
          </w:tcPr>
          <w:p w14:paraId="1DF426B2" w14:textId="77777777" w:rsidR="0072161E" w:rsidRDefault="00000000">
            <w:pPr>
              <w:keepLines/>
              <w:spacing w:after="0"/>
            </w:pPr>
            <w:ins w:id="111" w:author="Codex" w:date="2026-09-30T01:04:00Z">
              <w:r>
                <w:t>5.7</w:t>
              </w:r>
            </w:ins>
          </w:p>
        </w:tc>
        <w:tc>
          <w:tcPr>
            <w:tcW w:w="989" w:type="dxa"/>
            <w:vAlign w:val="center"/>
          </w:tcPr>
          <w:p w14:paraId="3A7D3DE0" w14:textId="77777777" w:rsidR="0072161E" w:rsidRDefault="00000000">
            <w:pPr>
              <w:keepLines/>
              <w:spacing w:after="0"/>
            </w:pPr>
            <w:ins w:id="112" w:author="Codex" w:date="2026-09-30T01:04:00Z">
              <w:r>
                <w:t>1.0</w:t>
              </w:r>
            </w:ins>
          </w:p>
        </w:tc>
      </w:tr>
      <w:tr w:rsidR="004B250B" w14:paraId="1091B83F" w14:textId="77777777">
        <w:trPr>
          <w:jc w:val="center"/>
          <w:trPrChange w:id="113" w:author="Codex" w:date="2026-09-30T01:13:00Z">
            <w:trPr>
              <w:jc w:val="center"/>
            </w:trPr>
          </w:trPrChange>
        </w:trPr>
        <w:tc>
          <w:tcPr>
            <w:tcW w:w="1400" w:type="dxa"/>
            <w:vAlign w:val="center"/>
            <w:tcPrChange w:id="114" w:author="Codex" w:date="2026-09-30T01:13:00Z">
              <w:tcPr>
                <w:tcW w:w="1399" w:type="dxa"/>
                <w:vAlign w:val="center"/>
              </w:tcPr>
            </w:tcPrChange>
          </w:tcPr>
          <w:p w14:paraId="43CD382E" w14:textId="77777777" w:rsidR="004B250B" w:rsidRDefault="004B250B">
            <w:pPr>
              <w:keepLines/>
              <w:spacing w:after="0"/>
            </w:pPr>
          </w:p>
        </w:tc>
        <w:tc>
          <w:tcPr>
            <w:tcW w:w="1400" w:type="dxa"/>
            <w:vAlign w:val="center"/>
            <w:tcPrChange w:id="115" w:author="Codex" w:date="2026-09-30T01:13:00Z">
              <w:tcPr>
                <w:tcW w:w="1399" w:type="dxa"/>
                <w:gridSpan w:val="2"/>
                <w:vAlign w:val="center"/>
              </w:tcPr>
            </w:tcPrChange>
          </w:tcPr>
          <w:p w14:paraId="32F10CF6" w14:textId="77777777" w:rsidR="004B250B" w:rsidRDefault="004B250B">
            <w:pPr>
              <w:keepLines/>
              <w:spacing w:after="0"/>
            </w:pPr>
          </w:p>
        </w:tc>
        <w:tc>
          <w:tcPr>
            <w:tcW w:w="2300" w:type="dxa"/>
            <w:vAlign w:val="center"/>
            <w:tcPrChange w:id="116" w:author="Codex" w:date="2026-09-30T01:13:00Z">
              <w:tcPr>
                <w:tcW w:w="1399" w:type="dxa"/>
                <w:vAlign w:val="center"/>
              </w:tcPr>
            </w:tcPrChange>
          </w:tcPr>
          <w:p w14:paraId="648B0172" w14:textId="77777777" w:rsidR="004B250B" w:rsidRDefault="00000000">
            <w:pPr>
              <w:keepLines/>
              <w:spacing w:after="0"/>
            </w:pPr>
            <w:r>
              <w:t>Herzog C1/C2 + ≥4 seizure-day minimum</w:t>
            </w:r>
          </w:p>
        </w:tc>
        <w:tc>
          <w:tcPr>
            <w:tcW w:w="1350" w:type="dxa"/>
            <w:vAlign w:val="center"/>
            <w:tcPrChange w:id="117" w:author="Codex" w:date="2026-09-30T01:13:00Z">
              <w:tcPr>
                <w:tcW w:w="1399" w:type="dxa"/>
                <w:gridSpan w:val="2"/>
                <w:vAlign w:val="center"/>
              </w:tcPr>
            </w:tcPrChange>
          </w:tcPr>
          <w:p w14:paraId="43C36893" w14:textId="77777777" w:rsidR="004B250B" w:rsidRDefault="00000000">
            <w:pPr>
              <w:keepLines/>
              <w:spacing w:after="0"/>
            </w:pPr>
            <w:r>
              <w:t>48,359 / 50,000</w:t>
            </w:r>
          </w:p>
        </w:tc>
        <w:tc>
          <w:tcPr>
            <w:tcW w:w="1343" w:type="dxa"/>
            <w:vAlign w:val="center"/>
            <w:tcPrChange w:id="118" w:author="Codex" w:date="2026-09-30T01:13:00Z">
              <w:tcPr>
                <w:tcW w:w="1399" w:type="dxa"/>
                <w:gridSpan w:val="2"/>
                <w:vAlign w:val="center"/>
              </w:tcPr>
            </w:tcPrChange>
          </w:tcPr>
          <w:p w14:paraId="3A8FBA67" w14:textId="77777777" w:rsidR="004B250B" w:rsidRDefault="00000000">
            <w:pPr>
              <w:keepLines/>
              <w:spacing w:after="0"/>
            </w:pPr>
            <w:r>
              <w:t>10.3 (10.1–10.6)</w:t>
            </w:r>
          </w:p>
        </w:tc>
        <w:tc>
          <w:tcPr>
            <w:tcW w:w="1000" w:type="dxa"/>
            <w:vAlign w:val="center"/>
            <w:tcPrChange w:id="119" w:author="Codex" w:date="2026-09-30T01:13:00Z">
              <w:tcPr>
                <w:tcW w:w="1399" w:type="dxa"/>
                <w:gridSpan w:val="2"/>
                <w:vAlign w:val="center"/>
              </w:tcPr>
            </w:tcPrChange>
          </w:tcPr>
          <w:p w14:paraId="36EEC395" w14:textId="77777777" w:rsidR="004B250B" w:rsidRDefault="00000000">
            <w:pPr>
              <w:keepLines/>
              <w:spacing w:after="0"/>
            </w:pPr>
            <w:r>
              <w:t>10.0</w:t>
            </w:r>
          </w:p>
        </w:tc>
        <w:tc>
          <w:tcPr>
            <w:tcW w:w="989" w:type="dxa"/>
            <w:vAlign w:val="center"/>
            <w:tcPrChange w:id="120" w:author="Codex" w:date="2026-09-30T01:13:00Z">
              <w:tcPr>
                <w:tcW w:w="1399" w:type="dxa"/>
                <w:gridSpan w:val="2"/>
                <w:vAlign w:val="center"/>
              </w:tcPr>
            </w:tcPrChange>
          </w:tcPr>
          <w:p w14:paraId="00D1ED85" w14:textId="77777777" w:rsidR="004B250B" w:rsidRDefault="00000000">
            <w:pPr>
              <w:keepLines/>
              <w:spacing w:after="0"/>
            </w:pPr>
            <w:r>
              <w:t>3.3</w:t>
            </w:r>
          </w:p>
        </w:tc>
      </w:tr>
      <w:tr w:rsidR="004B250B" w14:paraId="09AD5A22" w14:textId="77777777">
        <w:trPr>
          <w:jc w:val="center"/>
          <w:trPrChange w:id="121" w:author="Codex" w:date="2026-09-30T01:13:00Z">
            <w:trPr>
              <w:jc w:val="center"/>
            </w:trPr>
          </w:trPrChange>
        </w:trPr>
        <w:tc>
          <w:tcPr>
            <w:tcW w:w="1400" w:type="dxa"/>
            <w:vAlign w:val="center"/>
            <w:tcPrChange w:id="122" w:author="Codex" w:date="2026-09-30T01:13:00Z">
              <w:tcPr>
                <w:tcW w:w="1399" w:type="dxa"/>
                <w:vAlign w:val="center"/>
              </w:tcPr>
            </w:tcPrChange>
          </w:tcPr>
          <w:p w14:paraId="415613D1" w14:textId="77777777" w:rsidR="004B250B" w:rsidRDefault="004B250B">
            <w:pPr>
              <w:keepLines/>
              <w:spacing w:after="0"/>
            </w:pPr>
          </w:p>
        </w:tc>
        <w:tc>
          <w:tcPr>
            <w:tcW w:w="1400" w:type="dxa"/>
            <w:vAlign w:val="center"/>
            <w:tcPrChange w:id="123" w:author="Codex" w:date="2026-09-30T01:13:00Z">
              <w:tcPr>
                <w:tcW w:w="1399" w:type="dxa"/>
                <w:gridSpan w:val="2"/>
                <w:vAlign w:val="center"/>
              </w:tcPr>
            </w:tcPrChange>
          </w:tcPr>
          <w:p w14:paraId="1E43107B" w14:textId="77777777" w:rsidR="004B250B" w:rsidRDefault="004B250B">
            <w:pPr>
              <w:keepLines/>
              <w:spacing w:after="0"/>
            </w:pPr>
          </w:p>
        </w:tc>
        <w:tc>
          <w:tcPr>
            <w:tcW w:w="2300" w:type="dxa"/>
            <w:vAlign w:val="center"/>
            <w:tcPrChange w:id="124" w:author="Codex" w:date="2026-09-30T01:13:00Z">
              <w:tcPr>
                <w:tcW w:w="1399" w:type="dxa"/>
                <w:vAlign w:val="center"/>
              </w:tcPr>
            </w:tcPrChange>
          </w:tcPr>
          <w:p w14:paraId="0DDC0EDC" w14:textId="77777777" w:rsidR="004B250B" w:rsidRDefault="00000000">
            <w:pPr>
              <w:keepLines/>
              <w:spacing w:after="0"/>
            </w:pPr>
            <w:r>
              <w:t>Negative-binomial C1/C2 calibration</w:t>
            </w:r>
          </w:p>
        </w:tc>
        <w:tc>
          <w:tcPr>
            <w:tcW w:w="1350" w:type="dxa"/>
            <w:vAlign w:val="center"/>
            <w:tcPrChange w:id="125" w:author="Codex" w:date="2026-09-30T01:13:00Z">
              <w:tcPr>
                <w:tcW w:w="1399" w:type="dxa"/>
                <w:gridSpan w:val="2"/>
                <w:vAlign w:val="center"/>
              </w:tcPr>
            </w:tcPrChange>
          </w:tcPr>
          <w:p w14:paraId="4E32CF09" w14:textId="77777777" w:rsidR="004B250B" w:rsidRDefault="00000000">
            <w:pPr>
              <w:keepLines/>
              <w:spacing w:after="0"/>
            </w:pPr>
            <w:r>
              <w:t>48,359 / 50,000</w:t>
            </w:r>
          </w:p>
        </w:tc>
        <w:tc>
          <w:tcPr>
            <w:tcW w:w="1343" w:type="dxa"/>
            <w:vAlign w:val="center"/>
            <w:tcPrChange w:id="126" w:author="Codex" w:date="2026-09-30T01:13:00Z">
              <w:tcPr>
                <w:tcW w:w="1399" w:type="dxa"/>
                <w:gridSpan w:val="2"/>
                <w:vAlign w:val="center"/>
              </w:tcPr>
            </w:tcPrChange>
          </w:tcPr>
          <w:p w14:paraId="0E3D6031" w14:textId="77777777" w:rsidR="004B250B" w:rsidRDefault="00000000">
            <w:pPr>
              <w:keepLines/>
              <w:spacing w:after="0"/>
            </w:pPr>
            <w:r>
              <w:t>4.3 (4.1–4.5)</w:t>
            </w:r>
          </w:p>
        </w:tc>
        <w:tc>
          <w:tcPr>
            <w:tcW w:w="1000" w:type="dxa"/>
            <w:vAlign w:val="center"/>
            <w:tcPrChange w:id="127" w:author="Codex" w:date="2026-09-30T01:13:00Z">
              <w:tcPr>
                <w:tcW w:w="1399" w:type="dxa"/>
                <w:gridSpan w:val="2"/>
                <w:vAlign w:val="center"/>
              </w:tcPr>
            </w:tcPrChange>
          </w:tcPr>
          <w:p w14:paraId="639FFC0F" w14:textId="77777777" w:rsidR="004B250B" w:rsidRDefault="00000000">
            <w:pPr>
              <w:keepLines/>
              <w:spacing w:after="0"/>
            </w:pPr>
            <w:r>
              <w:t>4.2</w:t>
            </w:r>
          </w:p>
        </w:tc>
        <w:tc>
          <w:tcPr>
            <w:tcW w:w="989" w:type="dxa"/>
            <w:vAlign w:val="center"/>
            <w:tcPrChange w:id="128" w:author="Codex" w:date="2026-09-30T01:13:00Z">
              <w:tcPr>
                <w:tcW w:w="1399" w:type="dxa"/>
                <w:gridSpan w:val="2"/>
                <w:vAlign w:val="center"/>
              </w:tcPr>
            </w:tcPrChange>
          </w:tcPr>
          <w:p w14:paraId="0B95B780" w14:textId="77777777" w:rsidR="004B250B" w:rsidRDefault="00000000">
            <w:pPr>
              <w:keepLines/>
              <w:spacing w:after="0"/>
            </w:pPr>
            <w:r>
              <w:t>3.3</w:t>
            </w:r>
          </w:p>
        </w:tc>
      </w:tr>
      <w:tr w:rsidR="004B250B" w14:paraId="45A51155" w14:textId="77777777">
        <w:trPr>
          <w:jc w:val="center"/>
          <w:trPrChange w:id="129" w:author="Codex" w:date="2026-09-30T01:13:00Z">
            <w:trPr>
              <w:jc w:val="center"/>
            </w:trPr>
          </w:trPrChange>
        </w:trPr>
        <w:tc>
          <w:tcPr>
            <w:tcW w:w="1400" w:type="dxa"/>
            <w:vAlign w:val="center"/>
            <w:tcPrChange w:id="130" w:author="Codex" w:date="2026-09-30T01:13:00Z">
              <w:tcPr>
                <w:tcW w:w="1399" w:type="dxa"/>
                <w:vAlign w:val="center"/>
              </w:tcPr>
            </w:tcPrChange>
          </w:tcPr>
          <w:p w14:paraId="5A677968" w14:textId="77777777" w:rsidR="004B250B" w:rsidRDefault="004B250B">
            <w:pPr>
              <w:keepLines/>
              <w:spacing w:after="0"/>
            </w:pPr>
          </w:p>
        </w:tc>
        <w:tc>
          <w:tcPr>
            <w:tcW w:w="1400" w:type="dxa"/>
            <w:vAlign w:val="center"/>
            <w:tcPrChange w:id="131" w:author="Codex" w:date="2026-09-30T01:13:00Z">
              <w:tcPr>
                <w:tcW w:w="1399" w:type="dxa"/>
                <w:gridSpan w:val="2"/>
                <w:vAlign w:val="center"/>
              </w:tcPr>
            </w:tcPrChange>
          </w:tcPr>
          <w:p w14:paraId="4EA96751" w14:textId="77777777" w:rsidR="004B250B" w:rsidRDefault="00000000">
            <w:pPr>
              <w:keepLines/>
              <w:spacing w:after="0"/>
            </w:pPr>
            <w:r>
              <w:t>3-month calendar</w:t>
            </w:r>
          </w:p>
        </w:tc>
        <w:tc>
          <w:tcPr>
            <w:tcW w:w="2300" w:type="dxa"/>
            <w:vAlign w:val="center"/>
            <w:tcPrChange w:id="132" w:author="Codex" w:date="2026-09-30T01:13:00Z">
              <w:tcPr>
                <w:tcW w:w="1399" w:type="dxa"/>
                <w:vAlign w:val="center"/>
              </w:tcPr>
            </w:tcPrChange>
          </w:tcPr>
          <w:p w14:paraId="53ED74C7" w14:textId="77777777" w:rsidR="004B250B" w:rsidRDefault="00000000">
            <w:pPr>
              <w:keepLines/>
              <w:spacing w:after="0"/>
            </w:pPr>
            <w:r>
              <w:t>Windowed Herzog thresholds</w:t>
            </w:r>
          </w:p>
        </w:tc>
        <w:tc>
          <w:tcPr>
            <w:tcW w:w="1350" w:type="dxa"/>
            <w:vAlign w:val="center"/>
            <w:tcPrChange w:id="133" w:author="Codex" w:date="2026-09-30T01:13:00Z">
              <w:tcPr>
                <w:tcW w:w="1399" w:type="dxa"/>
                <w:gridSpan w:val="2"/>
                <w:vAlign w:val="center"/>
              </w:tcPr>
            </w:tcPrChange>
          </w:tcPr>
          <w:p w14:paraId="57A5D4C7" w14:textId="77777777" w:rsidR="004B250B" w:rsidRDefault="00000000">
            <w:pPr>
              <w:keepLines/>
              <w:spacing w:after="0"/>
            </w:pPr>
            <w:r>
              <w:t>45,321 / 50,000</w:t>
            </w:r>
          </w:p>
        </w:tc>
        <w:tc>
          <w:tcPr>
            <w:tcW w:w="1343" w:type="dxa"/>
            <w:vAlign w:val="center"/>
            <w:tcPrChange w:id="134" w:author="Codex" w:date="2026-09-30T01:13:00Z">
              <w:tcPr>
                <w:tcW w:w="1399" w:type="dxa"/>
                <w:gridSpan w:val="2"/>
                <w:vAlign w:val="center"/>
              </w:tcPr>
            </w:tcPrChange>
          </w:tcPr>
          <w:p w14:paraId="0FE0B202" w14:textId="77777777" w:rsidR="004B250B" w:rsidRDefault="00000000">
            <w:pPr>
              <w:keepLines/>
              <w:spacing w:after="0"/>
            </w:pPr>
            <w:r>
              <w:t>41.6 (41.2–42.1)</w:t>
            </w:r>
          </w:p>
        </w:tc>
        <w:tc>
          <w:tcPr>
            <w:tcW w:w="1000" w:type="dxa"/>
            <w:vAlign w:val="center"/>
            <w:tcPrChange w:id="135" w:author="Codex" w:date="2026-09-30T01:13:00Z">
              <w:tcPr>
                <w:tcW w:w="1399" w:type="dxa"/>
                <w:gridSpan w:val="2"/>
                <w:vAlign w:val="center"/>
              </w:tcPr>
            </w:tcPrChange>
          </w:tcPr>
          <w:p w14:paraId="3A19B6CA" w14:textId="77777777" w:rsidR="004B250B" w:rsidRDefault="00000000">
            <w:pPr>
              <w:keepLines/>
              <w:spacing w:after="0"/>
            </w:pPr>
            <w:r>
              <w:t>37.7</w:t>
            </w:r>
          </w:p>
        </w:tc>
        <w:tc>
          <w:tcPr>
            <w:tcW w:w="989" w:type="dxa"/>
            <w:vAlign w:val="center"/>
            <w:tcPrChange w:id="136" w:author="Codex" w:date="2026-09-30T01:13:00Z">
              <w:tcPr>
                <w:tcW w:w="1399" w:type="dxa"/>
                <w:gridSpan w:val="2"/>
                <w:vAlign w:val="center"/>
              </w:tcPr>
            </w:tcPrChange>
          </w:tcPr>
          <w:p w14:paraId="078648D7" w14:textId="77777777" w:rsidR="004B250B" w:rsidRDefault="00000000">
            <w:pPr>
              <w:keepLines/>
              <w:spacing w:after="0"/>
            </w:pPr>
            <w:r>
              <w:t>9.4</w:t>
            </w:r>
          </w:p>
        </w:tc>
      </w:tr>
      <w:tr w:rsidR="004B250B" w14:paraId="024BDF33" w14:textId="77777777">
        <w:trPr>
          <w:jc w:val="center"/>
          <w:trPrChange w:id="137" w:author="Codex" w:date="2026-09-30T01:13:00Z">
            <w:trPr>
              <w:jc w:val="center"/>
            </w:trPr>
          </w:trPrChange>
        </w:trPr>
        <w:tc>
          <w:tcPr>
            <w:tcW w:w="1400" w:type="dxa"/>
            <w:vAlign w:val="center"/>
            <w:tcPrChange w:id="138" w:author="Codex" w:date="2026-09-30T01:13:00Z">
              <w:tcPr>
                <w:tcW w:w="1399" w:type="dxa"/>
                <w:vAlign w:val="center"/>
              </w:tcPr>
            </w:tcPrChange>
          </w:tcPr>
          <w:p w14:paraId="6896D0AE" w14:textId="77777777" w:rsidR="004B250B" w:rsidRDefault="004B250B">
            <w:pPr>
              <w:keepLines/>
              <w:spacing w:after="0"/>
            </w:pPr>
          </w:p>
        </w:tc>
        <w:tc>
          <w:tcPr>
            <w:tcW w:w="1400" w:type="dxa"/>
            <w:vAlign w:val="center"/>
            <w:tcPrChange w:id="139" w:author="Codex" w:date="2026-09-30T01:13:00Z">
              <w:tcPr>
                <w:tcW w:w="1399" w:type="dxa"/>
                <w:gridSpan w:val="2"/>
                <w:vAlign w:val="center"/>
              </w:tcPr>
            </w:tcPrChange>
          </w:tcPr>
          <w:p w14:paraId="7CD08524" w14:textId="77777777" w:rsidR="004B250B" w:rsidRDefault="00000000">
            <w:pPr>
              <w:keepLines/>
              <w:spacing w:after="0"/>
            </w:pPr>
            <w:r>
              <w:t>3 complete cycles</w:t>
            </w:r>
          </w:p>
        </w:tc>
        <w:tc>
          <w:tcPr>
            <w:tcW w:w="2300" w:type="dxa"/>
            <w:vAlign w:val="center"/>
            <w:tcPrChange w:id="140" w:author="Codex" w:date="2026-09-30T01:13:00Z">
              <w:tcPr>
                <w:tcW w:w="1399" w:type="dxa"/>
                <w:vAlign w:val="center"/>
              </w:tcPr>
            </w:tcPrChange>
          </w:tcPr>
          <w:p w14:paraId="66909F6D" w14:textId="77777777" w:rsidR="004B250B" w:rsidRDefault="00000000">
            <w:pPr>
              <w:keepLines/>
              <w:spacing w:after="0"/>
            </w:pPr>
            <w:r>
              <w:t>Exact Herzog 2004, any pattern</w:t>
            </w:r>
          </w:p>
        </w:tc>
        <w:tc>
          <w:tcPr>
            <w:tcW w:w="1350" w:type="dxa"/>
            <w:vAlign w:val="center"/>
            <w:tcPrChange w:id="141" w:author="Codex" w:date="2026-09-30T01:13:00Z">
              <w:tcPr>
                <w:tcW w:w="1399" w:type="dxa"/>
                <w:gridSpan w:val="2"/>
                <w:vAlign w:val="center"/>
              </w:tcPr>
            </w:tcPrChange>
          </w:tcPr>
          <w:p w14:paraId="55410146" w14:textId="77777777" w:rsidR="004B250B" w:rsidRDefault="00000000">
            <w:pPr>
              <w:keepLines/>
              <w:spacing w:after="0"/>
            </w:pPr>
            <w:del w:id="142" w:author="Codex" w:date="2026-09-30T02:38:00Z">
              <w:r>
                <w:delText>22,113 / 50,000</w:delText>
              </w:r>
            </w:del>
            <w:ins w:id="143" w:author="Codex" w:date="2026-09-30T02:38:00Z">
              <w:r>
                <w:t>18,803 / 50,000</w:t>
              </w:r>
            </w:ins>
          </w:p>
        </w:tc>
        <w:tc>
          <w:tcPr>
            <w:tcW w:w="1343" w:type="dxa"/>
            <w:vAlign w:val="center"/>
            <w:tcPrChange w:id="144" w:author="Codex" w:date="2026-09-30T01:13:00Z">
              <w:tcPr>
                <w:tcW w:w="1399" w:type="dxa"/>
                <w:gridSpan w:val="2"/>
                <w:vAlign w:val="center"/>
              </w:tcPr>
            </w:tcPrChange>
          </w:tcPr>
          <w:p w14:paraId="39DAAAC1" w14:textId="77777777" w:rsidR="004B250B" w:rsidRDefault="00000000">
            <w:pPr>
              <w:keepLines/>
              <w:spacing w:after="0"/>
            </w:pPr>
            <w:del w:id="145" w:author="Codex" w:date="2026-09-30T02:38:00Z">
              <w:r>
                <w:delText>50.5 (49.9–51.2)</w:delText>
              </w:r>
            </w:del>
            <w:ins w:id="146" w:author="Codex" w:date="2026-09-30T02:38:00Z">
              <w:r>
                <w:t>45.2 (44.5–45.9)</w:t>
              </w:r>
            </w:ins>
          </w:p>
        </w:tc>
        <w:tc>
          <w:tcPr>
            <w:tcW w:w="1000" w:type="dxa"/>
            <w:vAlign w:val="center"/>
            <w:tcPrChange w:id="147" w:author="Codex" w:date="2026-09-30T01:13:00Z">
              <w:tcPr>
                <w:tcW w:w="1399" w:type="dxa"/>
                <w:gridSpan w:val="2"/>
                <w:vAlign w:val="center"/>
              </w:tcPr>
            </w:tcPrChange>
          </w:tcPr>
          <w:p w14:paraId="14D57D2A" w14:textId="77777777" w:rsidR="004B250B" w:rsidRDefault="00000000">
            <w:pPr>
              <w:keepLines/>
              <w:spacing w:after="0"/>
            </w:pPr>
            <w:del w:id="148" w:author="Codex" w:date="2026-09-30T02:38:00Z">
              <w:r>
                <w:delText>22.3</w:delText>
              </w:r>
            </w:del>
            <w:ins w:id="149" w:author="Codex" w:date="2026-09-30T02:38:00Z">
              <w:r>
                <w:t>17.0</w:t>
              </w:r>
            </w:ins>
          </w:p>
        </w:tc>
        <w:tc>
          <w:tcPr>
            <w:tcW w:w="989" w:type="dxa"/>
            <w:vAlign w:val="center"/>
            <w:tcPrChange w:id="150" w:author="Codex" w:date="2026-09-30T01:13:00Z">
              <w:tcPr>
                <w:tcW w:w="1399" w:type="dxa"/>
                <w:gridSpan w:val="2"/>
                <w:vAlign w:val="center"/>
              </w:tcPr>
            </w:tcPrChange>
          </w:tcPr>
          <w:p w14:paraId="5D2F7FEF" w14:textId="77777777" w:rsidR="004B250B" w:rsidRDefault="00000000">
            <w:pPr>
              <w:keepLines/>
              <w:spacing w:after="0"/>
            </w:pPr>
            <w:del w:id="151" w:author="Codex" w:date="2026-09-30T02:38:00Z">
              <w:r>
                <w:delText>55.8</w:delText>
              </w:r>
            </w:del>
            <w:ins w:id="152" w:author="Codex" w:date="2026-09-30T02:38:00Z">
              <w:r>
                <w:t>62.4</w:t>
              </w:r>
            </w:ins>
          </w:p>
        </w:tc>
      </w:tr>
      <w:tr w:rsidR="004B250B" w14:paraId="02E4D550" w14:textId="77777777">
        <w:trPr>
          <w:jc w:val="center"/>
          <w:trPrChange w:id="153" w:author="Codex" w:date="2026-09-30T01:13:00Z">
            <w:trPr>
              <w:jc w:val="center"/>
            </w:trPr>
          </w:trPrChange>
        </w:trPr>
        <w:tc>
          <w:tcPr>
            <w:tcW w:w="1400" w:type="dxa"/>
            <w:vAlign w:val="center"/>
            <w:tcPrChange w:id="154" w:author="Codex" w:date="2026-09-30T01:13:00Z">
              <w:tcPr>
                <w:tcW w:w="1399" w:type="dxa"/>
                <w:vAlign w:val="center"/>
              </w:tcPr>
            </w:tcPrChange>
          </w:tcPr>
          <w:p w14:paraId="33BE662B" w14:textId="77777777" w:rsidR="004B250B" w:rsidRDefault="00000000">
            <w:pPr>
              <w:keepLines/>
              <w:spacing w:after="0"/>
            </w:pPr>
            <w:r>
              <w:t>Heterogeneous menstruating-age</w:t>
            </w:r>
          </w:p>
        </w:tc>
        <w:tc>
          <w:tcPr>
            <w:tcW w:w="1400" w:type="dxa"/>
            <w:vAlign w:val="center"/>
            <w:tcPrChange w:id="155" w:author="Codex" w:date="2026-09-30T01:13:00Z">
              <w:tcPr>
                <w:tcW w:w="1399" w:type="dxa"/>
                <w:gridSpan w:val="2"/>
                <w:vAlign w:val="center"/>
              </w:tcPr>
            </w:tcPrChange>
          </w:tcPr>
          <w:p w14:paraId="2A6253C5" w14:textId="77777777" w:rsidR="004B250B" w:rsidRDefault="00000000">
            <w:pPr>
              <w:keepLines/>
              <w:spacing w:after="0"/>
            </w:pPr>
            <w:r>
              <w:t>36-month full diary</w:t>
            </w:r>
          </w:p>
        </w:tc>
        <w:tc>
          <w:tcPr>
            <w:tcW w:w="2300" w:type="dxa"/>
            <w:vAlign w:val="center"/>
            <w:tcPrChange w:id="156" w:author="Codex" w:date="2026-09-30T01:13:00Z">
              <w:tcPr>
                <w:tcW w:w="1399" w:type="dxa"/>
                <w:vAlign w:val="center"/>
              </w:tcPr>
            </w:tcPrChange>
          </w:tcPr>
          <w:p w14:paraId="19347660" w14:textId="77777777" w:rsidR="004B250B" w:rsidRDefault="00000000">
            <w:pPr>
              <w:keepLines/>
              <w:spacing w:after="0"/>
            </w:pPr>
            <w:r>
              <w:t>Windowed Herzog thresholds</w:t>
            </w:r>
          </w:p>
        </w:tc>
        <w:tc>
          <w:tcPr>
            <w:tcW w:w="1350" w:type="dxa"/>
            <w:vAlign w:val="center"/>
            <w:tcPrChange w:id="157" w:author="Codex" w:date="2026-09-30T01:13:00Z">
              <w:tcPr>
                <w:tcW w:w="1399" w:type="dxa"/>
                <w:gridSpan w:val="2"/>
                <w:vAlign w:val="center"/>
              </w:tcPr>
            </w:tcPrChange>
          </w:tcPr>
          <w:p w14:paraId="0CADF122" w14:textId="77777777" w:rsidR="004B250B" w:rsidRDefault="00000000">
            <w:pPr>
              <w:keepLines/>
              <w:spacing w:after="0"/>
            </w:pPr>
            <w:r>
              <w:t>49,587 / 50,000</w:t>
            </w:r>
          </w:p>
        </w:tc>
        <w:tc>
          <w:tcPr>
            <w:tcW w:w="1343" w:type="dxa"/>
            <w:vAlign w:val="center"/>
            <w:tcPrChange w:id="158" w:author="Codex" w:date="2026-09-30T01:13:00Z">
              <w:tcPr>
                <w:tcW w:w="1399" w:type="dxa"/>
                <w:gridSpan w:val="2"/>
                <w:vAlign w:val="center"/>
              </w:tcPr>
            </w:tcPrChange>
          </w:tcPr>
          <w:p w14:paraId="080857EF" w14:textId="77777777" w:rsidR="004B250B" w:rsidRDefault="00000000">
            <w:pPr>
              <w:keepLines/>
              <w:spacing w:after="0"/>
            </w:pPr>
            <w:r>
              <w:t>35.8 (35.4–36.3)</w:t>
            </w:r>
          </w:p>
        </w:tc>
        <w:tc>
          <w:tcPr>
            <w:tcW w:w="1000" w:type="dxa"/>
            <w:vAlign w:val="center"/>
            <w:tcPrChange w:id="159" w:author="Codex" w:date="2026-09-30T01:13:00Z">
              <w:tcPr>
                <w:tcW w:w="1399" w:type="dxa"/>
                <w:gridSpan w:val="2"/>
                <w:vAlign w:val="center"/>
              </w:tcPr>
            </w:tcPrChange>
          </w:tcPr>
          <w:p w14:paraId="4322103D" w14:textId="77777777" w:rsidR="004B250B" w:rsidRDefault="00000000">
            <w:pPr>
              <w:keepLines/>
              <w:spacing w:after="0"/>
            </w:pPr>
            <w:r>
              <w:t>35.5</w:t>
            </w:r>
          </w:p>
        </w:tc>
        <w:tc>
          <w:tcPr>
            <w:tcW w:w="989" w:type="dxa"/>
            <w:vAlign w:val="center"/>
            <w:tcPrChange w:id="160" w:author="Codex" w:date="2026-09-30T01:13:00Z">
              <w:tcPr>
                <w:tcW w:w="1399" w:type="dxa"/>
                <w:gridSpan w:val="2"/>
                <w:vAlign w:val="center"/>
              </w:tcPr>
            </w:tcPrChange>
          </w:tcPr>
          <w:p w14:paraId="0CD5D8A4" w14:textId="77777777" w:rsidR="004B250B" w:rsidRDefault="00000000">
            <w:pPr>
              <w:keepLines/>
              <w:spacing w:after="0"/>
            </w:pPr>
            <w:r>
              <w:t>0.8</w:t>
            </w:r>
          </w:p>
        </w:tc>
      </w:tr>
      <w:tr w:rsidR="004B250B" w14:paraId="75619275" w14:textId="77777777">
        <w:trPr>
          <w:jc w:val="center"/>
          <w:trPrChange w:id="161" w:author="Codex" w:date="2026-09-30T01:13:00Z">
            <w:trPr>
              <w:jc w:val="center"/>
            </w:trPr>
          </w:trPrChange>
        </w:trPr>
        <w:tc>
          <w:tcPr>
            <w:tcW w:w="1400" w:type="dxa"/>
            <w:vAlign w:val="center"/>
            <w:tcPrChange w:id="162" w:author="Codex" w:date="2026-09-30T01:13:00Z">
              <w:tcPr>
                <w:tcW w:w="1399" w:type="dxa"/>
                <w:vAlign w:val="center"/>
              </w:tcPr>
            </w:tcPrChange>
          </w:tcPr>
          <w:p w14:paraId="1FD8075A" w14:textId="77777777" w:rsidR="004B250B" w:rsidRDefault="004B250B">
            <w:pPr>
              <w:keepLines/>
              <w:spacing w:after="0"/>
            </w:pPr>
          </w:p>
        </w:tc>
        <w:tc>
          <w:tcPr>
            <w:tcW w:w="1400" w:type="dxa"/>
            <w:vAlign w:val="center"/>
            <w:tcPrChange w:id="163" w:author="Codex" w:date="2026-09-30T01:13:00Z">
              <w:tcPr>
                <w:tcW w:w="1399" w:type="dxa"/>
                <w:gridSpan w:val="2"/>
                <w:vAlign w:val="center"/>
              </w:tcPr>
            </w:tcPrChange>
          </w:tcPr>
          <w:p w14:paraId="3D9EBE65" w14:textId="77777777" w:rsidR="004B250B" w:rsidRDefault="004B250B">
            <w:pPr>
              <w:keepLines/>
              <w:spacing w:after="0"/>
            </w:pPr>
          </w:p>
        </w:tc>
        <w:tc>
          <w:tcPr>
            <w:tcW w:w="2300" w:type="dxa"/>
            <w:vAlign w:val="center"/>
            <w:tcPrChange w:id="164" w:author="Codex" w:date="2026-09-30T01:13:00Z">
              <w:tcPr>
                <w:tcW w:w="1399" w:type="dxa"/>
                <w:vAlign w:val="center"/>
              </w:tcPr>
            </w:tcPrChange>
          </w:tcPr>
          <w:p w14:paraId="0DFB0A1A" w14:textId="77777777" w:rsidR="004B250B" w:rsidRDefault="00000000">
            <w:pPr>
              <w:keepLines/>
              <w:spacing w:after="0"/>
            </w:pPr>
            <w:r>
              <w:t>Windowed Herzog C1/C2 union</w:t>
            </w:r>
          </w:p>
        </w:tc>
        <w:tc>
          <w:tcPr>
            <w:tcW w:w="1350" w:type="dxa"/>
            <w:vAlign w:val="center"/>
            <w:tcPrChange w:id="165" w:author="Codex" w:date="2026-09-30T01:13:00Z">
              <w:tcPr>
                <w:tcW w:w="1399" w:type="dxa"/>
                <w:gridSpan w:val="2"/>
                <w:vAlign w:val="center"/>
              </w:tcPr>
            </w:tcPrChange>
          </w:tcPr>
          <w:p w14:paraId="72BF4003" w14:textId="77777777" w:rsidR="004B250B" w:rsidRDefault="00000000">
            <w:pPr>
              <w:keepLines/>
              <w:spacing w:after="0"/>
            </w:pPr>
            <w:r>
              <w:t>49,587 / 50,000</w:t>
            </w:r>
          </w:p>
        </w:tc>
        <w:tc>
          <w:tcPr>
            <w:tcW w:w="1343" w:type="dxa"/>
            <w:vAlign w:val="center"/>
            <w:tcPrChange w:id="166" w:author="Codex" w:date="2026-09-30T01:13:00Z">
              <w:tcPr>
                <w:tcW w:w="1399" w:type="dxa"/>
                <w:gridSpan w:val="2"/>
                <w:vAlign w:val="center"/>
              </w:tcPr>
            </w:tcPrChange>
          </w:tcPr>
          <w:p w14:paraId="2E07B89D" w14:textId="77777777" w:rsidR="004B250B" w:rsidRDefault="00000000">
            <w:pPr>
              <w:keepLines/>
              <w:spacing w:after="0"/>
            </w:pPr>
            <w:r>
              <w:t>11.6 (11.3–11.9)</w:t>
            </w:r>
          </w:p>
        </w:tc>
        <w:tc>
          <w:tcPr>
            <w:tcW w:w="1000" w:type="dxa"/>
            <w:vAlign w:val="center"/>
            <w:tcPrChange w:id="167" w:author="Codex" w:date="2026-09-30T01:13:00Z">
              <w:tcPr>
                <w:tcW w:w="1399" w:type="dxa"/>
                <w:gridSpan w:val="2"/>
                <w:vAlign w:val="center"/>
              </w:tcPr>
            </w:tcPrChange>
          </w:tcPr>
          <w:p w14:paraId="79422CBC" w14:textId="77777777" w:rsidR="004B250B" w:rsidRDefault="00000000">
            <w:pPr>
              <w:keepLines/>
              <w:spacing w:after="0"/>
            </w:pPr>
            <w:r>
              <w:t>11.5</w:t>
            </w:r>
          </w:p>
        </w:tc>
        <w:tc>
          <w:tcPr>
            <w:tcW w:w="989" w:type="dxa"/>
            <w:vAlign w:val="center"/>
            <w:tcPrChange w:id="168" w:author="Codex" w:date="2026-09-30T01:13:00Z">
              <w:tcPr>
                <w:tcW w:w="1399" w:type="dxa"/>
                <w:gridSpan w:val="2"/>
                <w:vAlign w:val="center"/>
              </w:tcPr>
            </w:tcPrChange>
          </w:tcPr>
          <w:p w14:paraId="7ABB0FFF" w14:textId="77777777" w:rsidR="004B250B" w:rsidRDefault="00000000">
            <w:pPr>
              <w:keepLines/>
              <w:spacing w:after="0"/>
            </w:pPr>
            <w:r>
              <w:t>0.8</w:t>
            </w:r>
          </w:p>
        </w:tc>
      </w:tr>
      <w:tr w:rsidR="004B250B" w14:paraId="516F58CB" w14:textId="77777777">
        <w:trPr>
          <w:jc w:val="center"/>
          <w:ins w:id="169" w:author="Codex" w:date="2026-09-30T01:04:00Z"/>
        </w:trPr>
        <w:tc>
          <w:tcPr>
            <w:tcW w:w="1400" w:type="dxa"/>
            <w:vAlign w:val="center"/>
          </w:tcPr>
          <w:p w14:paraId="3B3C9734" w14:textId="77777777" w:rsidR="0072161E" w:rsidRDefault="0072161E">
            <w:pPr>
              <w:keepLines/>
              <w:spacing w:after="0"/>
            </w:pPr>
          </w:p>
        </w:tc>
        <w:tc>
          <w:tcPr>
            <w:tcW w:w="1400" w:type="dxa"/>
            <w:vAlign w:val="center"/>
          </w:tcPr>
          <w:p w14:paraId="1E8173BE" w14:textId="77777777" w:rsidR="0072161E" w:rsidRDefault="0072161E">
            <w:pPr>
              <w:keepLines/>
              <w:spacing w:after="0"/>
            </w:pPr>
          </w:p>
        </w:tc>
        <w:tc>
          <w:tcPr>
            <w:tcW w:w="2300" w:type="dxa"/>
            <w:vAlign w:val="center"/>
          </w:tcPr>
          <w:p w14:paraId="67420F4C" w14:textId="77777777" w:rsidR="0072161E" w:rsidRDefault="00000000">
            <w:pPr>
              <w:keepLines/>
              <w:spacing w:after="0"/>
            </w:pPr>
            <w:ins w:id="170" w:author="Codex" w:date="2026-09-30T01:04:00Z">
              <w:r>
                <w:t>Windowed Herzog C1</w:t>
              </w:r>
            </w:ins>
          </w:p>
        </w:tc>
        <w:tc>
          <w:tcPr>
            <w:tcW w:w="1350" w:type="dxa"/>
            <w:vAlign w:val="center"/>
          </w:tcPr>
          <w:p w14:paraId="6C51B731" w14:textId="77777777" w:rsidR="0072161E" w:rsidRDefault="00000000">
            <w:pPr>
              <w:keepLines/>
              <w:spacing w:after="0"/>
            </w:pPr>
            <w:ins w:id="171" w:author="Codex" w:date="2026-09-30T01:04:00Z">
              <w:r>
                <w:t>49,400 / 50,000</w:t>
              </w:r>
            </w:ins>
          </w:p>
        </w:tc>
        <w:tc>
          <w:tcPr>
            <w:tcW w:w="1343" w:type="dxa"/>
            <w:vAlign w:val="center"/>
          </w:tcPr>
          <w:p w14:paraId="15EDB1D0" w14:textId="77777777" w:rsidR="0072161E" w:rsidRDefault="00000000">
            <w:pPr>
              <w:keepLines/>
              <w:spacing w:after="0"/>
            </w:pPr>
            <w:ins w:id="172" w:author="Codex" w:date="2026-09-30T01:04:00Z">
              <w:r>
                <w:t>8.1 (7.9–8.4)</w:t>
              </w:r>
            </w:ins>
          </w:p>
        </w:tc>
        <w:tc>
          <w:tcPr>
            <w:tcW w:w="1000" w:type="dxa"/>
            <w:vAlign w:val="center"/>
          </w:tcPr>
          <w:p w14:paraId="5ACB3853" w14:textId="77777777" w:rsidR="0072161E" w:rsidRDefault="00000000">
            <w:pPr>
              <w:keepLines/>
              <w:spacing w:after="0"/>
            </w:pPr>
            <w:ins w:id="173" w:author="Codex" w:date="2026-09-30T01:04:00Z">
              <w:r>
                <w:t>8.1</w:t>
              </w:r>
            </w:ins>
          </w:p>
        </w:tc>
        <w:tc>
          <w:tcPr>
            <w:tcW w:w="989" w:type="dxa"/>
            <w:vAlign w:val="center"/>
          </w:tcPr>
          <w:p w14:paraId="413CB818" w14:textId="77777777" w:rsidR="0072161E" w:rsidRDefault="00000000">
            <w:pPr>
              <w:keepLines/>
              <w:spacing w:after="0"/>
            </w:pPr>
            <w:ins w:id="174" w:author="Codex" w:date="2026-09-30T01:04:00Z">
              <w:r>
                <w:t>1.2</w:t>
              </w:r>
            </w:ins>
          </w:p>
        </w:tc>
      </w:tr>
      <w:tr w:rsidR="004B250B" w14:paraId="60E72E25" w14:textId="77777777">
        <w:trPr>
          <w:jc w:val="center"/>
          <w:ins w:id="175" w:author="Codex" w:date="2026-09-30T01:04:00Z"/>
        </w:trPr>
        <w:tc>
          <w:tcPr>
            <w:tcW w:w="1400" w:type="dxa"/>
            <w:vAlign w:val="center"/>
          </w:tcPr>
          <w:p w14:paraId="37AE490D" w14:textId="77777777" w:rsidR="0072161E" w:rsidRDefault="0072161E">
            <w:pPr>
              <w:keepLines/>
              <w:spacing w:after="0"/>
            </w:pPr>
          </w:p>
        </w:tc>
        <w:tc>
          <w:tcPr>
            <w:tcW w:w="1400" w:type="dxa"/>
            <w:vAlign w:val="center"/>
          </w:tcPr>
          <w:p w14:paraId="34354161" w14:textId="77777777" w:rsidR="0072161E" w:rsidRDefault="0072161E">
            <w:pPr>
              <w:keepLines/>
              <w:spacing w:after="0"/>
            </w:pPr>
          </w:p>
        </w:tc>
        <w:tc>
          <w:tcPr>
            <w:tcW w:w="2300" w:type="dxa"/>
            <w:vAlign w:val="center"/>
          </w:tcPr>
          <w:p w14:paraId="7A19EEEA" w14:textId="77777777" w:rsidR="0072161E" w:rsidRDefault="00000000">
            <w:pPr>
              <w:keepLines/>
              <w:spacing w:after="0"/>
            </w:pPr>
            <w:ins w:id="176" w:author="Codex" w:date="2026-09-30T01:04:00Z">
              <w:r>
                <w:t>Windowed Herzog C2</w:t>
              </w:r>
            </w:ins>
          </w:p>
        </w:tc>
        <w:tc>
          <w:tcPr>
            <w:tcW w:w="1350" w:type="dxa"/>
            <w:vAlign w:val="center"/>
          </w:tcPr>
          <w:p w14:paraId="4FEF8E8D" w14:textId="77777777" w:rsidR="0072161E" w:rsidRDefault="00000000">
            <w:pPr>
              <w:keepLines/>
              <w:spacing w:after="0"/>
            </w:pPr>
            <w:ins w:id="177" w:author="Codex" w:date="2026-09-30T01:04:00Z">
              <w:r>
                <w:t>49,482 / 50,000</w:t>
              </w:r>
            </w:ins>
          </w:p>
        </w:tc>
        <w:tc>
          <w:tcPr>
            <w:tcW w:w="1343" w:type="dxa"/>
            <w:vAlign w:val="center"/>
          </w:tcPr>
          <w:p w14:paraId="343CA7B1" w14:textId="77777777" w:rsidR="0072161E" w:rsidRDefault="00000000">
            <w:pPr>
              <w:keepLines/>
              <w:spacing w:after="0"/>
            </w:pPr>
            <w:ins w:id="178" w:author="Codex" w:date="2026-09-30T01:04:00Z">
              <w:r>
                <w:t>5.6 (5.4–5.8)</w:t>
              </w:r>
            </w:ins>
          </w:p>
        </w:tc>
        <w:tc>
          <w:tcPr>
            <w:tcW w:w="1000" w:type="dxa"/>
            <w:vAlign w:val="center"/>
          </w:tcPr>
          <w:p w14:paraId="15F9FD6E" w14:textId="77777777" w:rsidR="0072161E" w:rsidRDefault="00000000">
            <w:pPr>
              <w:keepLines/>
              <w:spacing w:after="0"/>
            </w:pPr>
            <w:ins w:id="179" w:author="Codex" w:date="2026-09-30T01:04:00Z">
              <w:r>
                <w:t>5.6</w:t>
              </w:r>
            </w:ins>
          </w:p>
        </w:tc>
        <w:tc>
          <w:tcPr>
            <w:tcW w:w="989" w:type="dxa"/>
            <w:vAlign w:val="center"/>
          </w:tcPr>
          <w:p w14:paraId="327C2D6B" w14:textId="77777777" w:rsidR="0072161E" w:rsidRDefault="00000000">
            <w:pPr>
              <w:keepLines/>
              <w:spacing w:after="0"/>
            </w:pPr>
            <w:ins w:id="180" w:author="Codex" w:date="2026-09-30T01:04:00Z">
              <w:r>
                <w:t>1.0</w:t>
              </w:r>
            </w:ins>
          </w:p>
        </w:tc>
      </w:tr>
      <w:tr w:rsidR="004B250B" w14:paraId="7AB9B23C" w14:textId="77777777">
        <w:trPr>
          <w:jc w:val="center"/>
          <w:trPrChange w:id="181" w:author="Codex" w:date="2026-09-30T01:13:00Z">
            <w:trPr>
              <w:jc w:val="center"/>
            </w:trPr>
          </w:trPrChange>
        </w:trPr>
        <w:tc>
          <w:tcPr>
            <w:tcW w:w="1400" w:type="dxa"/>
            <w:vAlign w:val="center"/>
            <w:tcPrChange w:id="182" w:author="Codex" w:date="2026-09-30T01:13:00Z">
              <w:tcPr>
                <w:tcW w:w="1399" w:type="dxa"/>
                <w:vAlign w:val="center"/>
              </w:tcPr>
            </w:tcPrChange>
          </w:tcPr>
          <w:p w14:paraId="1FE23E33" w14:textId="77777777" w:rsidR="004B250B" w:rsidRDefault="004B250B">
            <w:pPr>
              <w:keepLines/>
              <w:spacing w:after="0"/>
            </w:pPr>
          </w:p>
        </w:tc>
        <w:tc>
          <w:tcPr>
            <w:tcW w:w="1400" w:type="dxa"/>
            <w:vAlign w:val="center"/>
            <w:tcPrChange w:id="183" w:author="Codex" w:date="2026-09-30T01:13:00Z">
              <w:tcPr>
                <w:tcW w:w="1399" w:type="dxa"/>
                <w:gridSpan w:val="2"/>
                <w:vAlign w:val="center"/>
              </w:tcPr>
            </w:tcPrChange>
          </w:tcPr>
          <w:p w14:paraId="4578EE90" w14:textId="77777777" w:rsidR="004B250B" w:rsidRDefault="004B250B">
            <w:pPr>
              <w:keepLines/>
              <w:spacing w:after="0"/>
            </w:pPr>
          </w:p>
        </w:tc>
        <w:tc>
          <w:tcPr>
            <w:tcW w:w="2300" w:type="dxa"/>
            <w:vAlign w:val="center"/>
            <w:tcPrChange w:id="184" w:author="Codex" w:date="2026-09-30T01:13:00Z">
              <w:tcPr>
                <w:tcW w:w="1399" w:type="dxa"/>
                <w:vAlign w:val="center"/>
              </w:tcPr>
            </w:tcPrChange>
          </w:tcPr>
          <w:p w14:paraId="4B64E174" w14:textId="77777777" w:rsidR="004B250B" w:rsidRDefault="00000000">
            <w:pPr>
              <w:keepLines/>
              <w:spacing w:after="0"/>
            </w:pPr>
            <w:r>
              <w:t>Windowed Herzog C3</w:t>
            </w:r>
            <w:del w:id="185" w:author="Codex" w:date="2026-09-30T01:04:00Z">
              <w:r>
                <w:delText xml:space="preserve"> only</w:delText>
              </w:r>
            </w:del>
          </w:p>
        </w:tc>
        <w:tc>
          <w:tcPr>
            <w:tcW w:w="1350" w:type="dxa"/>
            <w:vAlign w:val="center"/>
            <w:tcPrChange w:id="186" w:author="Codex" w:date="2026-09-30T01:13:00Z">
              <w:tcPr>
                <w:tcW w:w="1399" w:type="dxa"/>
                <w:gridSpan w:val="2"/>
                <w:vAlign w:val="center"/>
              </w:tcPr>
            </w:tcPrChange>
          </w:tcPr>
          <w:p w14:paraId="782A027E" w14:textId="77777777" w:rsidR="004B250B" w:rsidRDefault="00000000">
            <w:pPr>
              <w:keepLines/>
              <w:spacing w:after="0"/>
            </w:pPr>
            <w:r>
              <w:t>38,583 / 50,000</w:t>
            </w:r>
          </w:p>
        </w:tc>
        <w:tc>
          <w:tcPr>
            <w:tcW w:w="1343" w:type="dxa"/>
            <w:vAlign w:val="center"/>
            <w:tcPrChange w:id="187" w:author="Codex" w:date="2026-09-30T01:13:00Z">
              <w:tcPr>
                <w:tcW w:w="1399" w:type="dxa"/>
                <w:gridSpan w:val="2"/>
                <w:vAlign w:val="center"/>
              </w:tcPr>
            </w:tcPrChange>
          </w:tcPr>
          <w:p w14:paraId="7EAE966D" w14:textId="77777777" w:rsidR="004B250B" w:rsidRDefault="00000000">
            <w:pPr>
              <w:keepLines/>
              <w:spacing w:after="0"/>
            </w:pPr>
            <w:r>
              <w:t>37.0 (36.6–37.5)</w:t>
            </w:r>
          </w:p>
        </w:tc>
        <w:tc>
          <w:tcPr>
            <w:tcW w:w="1000" w:type="dxa"/>
            <w:vAlign w:val="center"/>
            <w:tcPrChange w:id="188" w:author="Codex" w:date="2026-09-30T01:13:00Z">
              <w:tcPr>
                <w:tcW w:w="1399" w:type="dxa"/>
                <w:gridSpan w:val="2"/>
                <w:vAlign w:val="center"/>
              </w:tcPr>
            </w:tcPrChange>
          </w:tcPr>
          <w:p w14:paraId="0ACDE124" w14:textId="77777777" w:rsidR="004B250B" w:rsidRDefault="00000000">
            <w:pPr>
              <w:keepLines/>
              <w:spacing w:after="0"/>
            </w:pPr>
            <w:r>
              <w:t>28.6</w:t>
            </w:r>
          </w:p>
        </w:tc>
        <w:tc>
          <w:tcPr>
            <w:tcW w:w="989" w:type="dxa"/>
            <w:vAlign w:val="center"/>
            <w:tcPrChange w:id="189" w:author="Codex" w:date="2026-09-30T01:13:00Z">
              <w:tcPr>
                <w:tcW w:w="1399" w:type="dxa"/>
                <w:gridSpan w:val="2"/>
                <w:vAlign w:val="center"/>
              </w:tcPr>
            </w:tcPrChange>
          </w:tcPr>
          <w:p w14:paraId="1742DA34" w14:textId="77777777" w:rsidR="004B250B" w:rsidRDefault="00000000">
            <w:pPr>
              <w:keepLines/>
              <w:spacing w:after="0"/>
            </w:pPr>
            <w:r>
              <w:t>22.8</w:t>
            </w:r>
          </w:p>
        </w:tc>
      </w:tr>
      <w:tr w:rsidR="004B250B" w14:paraId="587730A4" w14:textId="77777777">
        <w:trPr>
          <w:jc w:val="center"/>
          <w:trPrChange w:id="190" w:author="Codex" w:date="2026-09-30T01:13:00Z">
            <w:trPr>
              <w:jc w:val="center"/>
            </w:trPr>
          </w:trPrChange>
        </w:trPr>
        <w:tc>
          <w:tcPr>
            <w:tcW w:w="1400" w:type="dxa"/>
            <w:vAlign w:val="center"/>
            <w:tcPrChange w:id="191" w:author="Codex" w:date="2026-09-30T01:13:00Z">
              <w:tcPr>
                <w:tcW w:w="1399" w:type="dxa"/>
                <w:vAlign w:val="center"/>
              </w:tcPr>
            </w:tcPrChange>
          </w:tcPr>
          <w:p w14:paraId="40F7B496" w14:textId="77777777" w:rsidR="004B250B" w:rsidRDefault="004B250B">
            <w:pPr>
              <w:keepLines/>
              <w:spacing w:after="0"/>
            </w:pPr>
          </w:p>
        </w:tc>
        <w:tc>
          <w:tcPr>
            <w:tcW w:w="1400" w:type="dxa"/>
            <w:vAlign w:val="center"/>
            <w:tcPrChange w:id="192" w:author="Codex" w:date="2026-09-30T01:13:00Z">
              <w:tcPr>
                <w:tcW w:w="1399" w:type="dxa"/>
                <w:gridSpan w:val="2"/>
                <w:vAlign w:val="center"/>
              </w:tcPr>
            </w:tcPrChange>
          </w:tcPr>
          <w:p w14:paraId="79D7C404" w14:textId="77777777" w:rsidR="004B250B" w:rsidRDefault="004B250B">
            <w:pPr>
              <w:keepLines/>
              <w:spacing w:after="0"/>
            </w:pPr>
          </w:p>
        </w:tc>
        <w:tc>
          <w:tcPr>
            <w:tcW w:w="2300" w:type="dxa"/>
            <w:vAlign w:val="center"/>
            <w:tcPrChange w:id="193" w:author="Codex" w:date="2026-09-30T01:13:00Z">
              <w:tcPr>
                <w:tcW w:w="1399" w:type="dxa"/>
                <w:vAlign w:val="center"/>
              </w:tcPr>
            </w:tcPrChange>
          </w:tcPr>
          <w:p w14:paraId="6587D260" w14:textId="77777777" w:rsidR="004B250B" w:rsidRDefault="00000000">
            <w:pPr>
              <w:keepLines/>
              <w:spacing w:after="0"/>
            </w:pPr>
            <w:r>
              <w:t>Herzog C1/C2 + ≥4 seizure-day minimum</w:t>
            </w:r>
          </w:p>
        </w:tc>
        <w:tc>
          <w:tcPr>
            <w:tcW w:w="1350" w:type="dxa"/>
            <w:vAlign w:val="center"/>
            <w:tcPrChange w:id="194" w:author="Codex" w:date="2026-09-30T01:13:00Z">
              <w:tcPr>
                <w:tcW w:w="1399" w:type="dxa"/>
                <w:gridSpan w:val="2"/>
                <w:vAlign w:val="center"/>
              </w:tcPr>
            </w:tcPrChange>
          </w:tcPr>
          <w:p w14:paraId="269E8F8F" w14:textId="77777777" w:rsidR="004B250B" w:rsidRDefault="00000000">
            <w:pPr>
              <w:keepLines/>
              <w:spacing w:after="0"/>
            </w:pPr>
            <w:r>
              <w:t>48,333 / 50,000</w:t>
            </w:r>
          </w:p>
        </w:tc>
        <w:tc>
          <w:tcPr>
            <w:tcW w:w="1343" w:type="dxa"/>
            <w:vAlign w:val="center"/>
            <w:tcPrChange w:id="195" w:author="Codex" w:date="2026-09-30T01:13:00Z">
              <w:tcPr>
                <w:tcW w:w="1399" w:type="dxa"/>
                <w:gridSpan w:val="2"/>
                <w:vAlign w:val="center"/>
              </w:tcPr>
            </w:tcPrChange>
          </w:tcPr>
          <w:p w14:paraId="2BF61CE5" w14:textId="77777777" w:rsidR="004B250B" w:rsidRDefault="00000000">
            <w:pPr>
              <w:keepLines/>
              <w:spacing w:after="0"/>
            </w:pPr>
            <w:r>
              <w:t>10.5 (10.2–10.8)</w:t>
            </w:r>
          </w:p>
        </w:tc>
        <w:tc>
          <w:tcPr>
            <w:tcW w:w="1000" w:type="dxa"/>
            <w:vAlign w:val="center"/>
            <w:tcPrChange w:id="196" w:author="Codex" w:date="2026-09-30T01:13:00Z">
              <w:tcPr>
                <w:tcW w:w="1399" w:type="dxa"/>
                <w:gridSpan w:val="2"/>
                <w:vAlign w:val="center"/>
              </w:tcPr>
            </w:tcPrChange>
          </w:tcPr>
          <w:p w14:paraId="1BBF3CA9" w14:textId="77777777" w:rsidR="004B250B" w:rsidRDefault="00000000">
            <w:pPr>
              <w:keepLines/>
              <w:spacing w:after="0"/>
            </w:pPr>
            <w:r>
              <w:t>10.1</w:t>
            </w:r>
          </w:p>
        </w:tc>
        <w:tc>
          <w:tcPr>
            <w:tcW w:w="989" w:type="dxa"/>
            <w:vAlign w:val="center"/>
            <w:tcPrChange w:id="197" w:author="Codex" w:date="2026-09-30T01:13:00Z">
              <w:tcPr>
                <w:tcW w:w="1399" w:type="dxa"/>
                <w:gridSpan w:val="2"/>
                <w:vAlign w:val="center"/>
              </w:tcPr>
            </w:tcPrChange>
          </w:tcPr>
          <w:p w14:paraId="1286CD1B" w14:textId="77777777" w:rsidR="004B250B" w:rsidRDefault="00000000">
            <w:pPr>
              <w:keepLines/>
              <w:spacing w:after="0"/>
            </w:pPr>
            <w:r>
              <w:t>3.3</w:t>
            </w:r>
          </w:p>
        </w:tc>
      </w:tr>
      <w:tr w:rsidR="004B250B" w14:paraId="244675DD" w14:textId="77777777">
        <w:trPr>
          <w:jc w:val="center"/>
          <w:trPrChange w:id="198" w:author="Codex" w:date="2026-09-30T01:13:00Z">
            <w:trPr>
              <w:jc w:val="center"/>
            </w:trPr>
          </w:trPrChange>
        </w:trPr>
        <w:tc>
          <w:tcPr>
            <w:tcW w:w="1400" w:type="dxa"/>
            <w:vAlign w:val="center"/>
            <w:tcPrChange w:id="199" w:author="Codex" w:date="2026-09-30T01:13:00Z">
              <w:tcPr>
                <w:tcW w:w="1399" w:type="dxa"/>
                <w:vAlign w:val="center"/>
              </w:tcPr>
            </w:tcPrChange>
          </w:tcPr>
          <w:p w14:paraId="6F91E761" w14:textId="77777777" w:rsidR="004B250B" w:rsidRDefault="004B250B">
            <w:pPr>
              <w:keepLines/>
              <w:spacing w:after="0"/>
            </w:pPr>
          </w:p>
        </w:tc>
        <w:tc>
          <w:tcPr>
            <w:tcW w:w="1400" w:type="dxa"/>
            <w:vAlign w:val="center"/>
            <w:tcPrChange w:id="200" w:author="Codex" w:date="2026-09-30T01:13:00Z">
              <w:tcPr>
                <w:tcW w:w="1399" w:type="dxa"/>
                <w:gridSpan w:val="2"/>
                <w:vAlign w:val="center"/>
              </w:tcPr>
            </w:tcPrChange>
          </w:tcPr>
          <w:p w14:paraId="4B667258" w14:textId="77777777" w:rsidR="004B250B" w:rsidRDefault="004B250B">
            <w:pPr>
              <w:keepLines/>
              <w:spacing w:after="0"/>
            </w:pPr>
          </w:p>
        </w:tc>
        <w:tc>
          <w:tcPr>
            <w:tcW w:w="2300" w:type="dxa"/>
            <w:vAlign w:val="center"/>
            <w:tcPrChange w:id="201" w:author="Codex" w:date="2026-09-30T01:13:00Z">
              <w:tcPr>
                <w:tcW w:w="1399" w:type="dxa"/>
                <w:vAlign w:val="center"/>
              </w:tcPr>
            </w:tcPrChange>
          </w:tcPr>
          <w:p w14:paraId="343D686B" w14:textId="77777777" w:rsidR="004B250B" w:rsidRDefault="00000000">
            <w:pPr>
              <w:keepLines/>
              <w:spacing w:after="0"/>
            </w:pPr>
            <w:r>
              <w:t>Negative-binomial C1/C2 calibration</w:t>
            </w:r>
          </w:p>
        </w:tc>
        <w:tc>
          <w:tcPr>
            <w:tcW w:w="1350" w:type="dxa"/>
            <w:vAlign w:val="center"/>
            <w:tcPrChange w:id="202" w:author="Codex" w:date="2026-09-30T01:13:00Z">
              <w:tcPr>
                <w:tcW w:w="1399" w:type="dxa"/>
                <w:gridSpan w:val="2"/>
                <w:vAlign w:val="center"/>
              </w:tcPr>
            </w:tcPrChange>
          </w:tcPr>
          <w:p w14:paraId="32DBB188" w14:textId="77777777" w:rsidR="004B250B" w:rsidRDefault="00000000">
            <w:pPr>
              <w:keepLines/>
              <w:spacing w:after="0"/>
            </w:pPr>
            <w:r>
              <w:t>48,333 / 50,000</w:t>
            </w:r>
          </w:p>
        </w:tc>
        <w:tc>
          <w:tcPr>
            <w:tcW w:w="1343" w:type="dxa"/>
            <w:vAlign w:val="center"/>
            <w:tcPrChange w:id="203" w:author="Codex" w:date="2026-09-30T01:13:00Z">
              <w:tcPr>
                <w:tcW w:w="1399" w:type="dxa"/>
                <w:gridSpan w:val="2"/>
                <w:vAlign w:val="center"/>
              </w:tcPr>
            </w:tcPrChange>
          </w:tcPr>
          <w:p w14:paraId="31366E06" w14:textId="77777777" w:rsidR="004B250B" w:rsidRDefault="00000000">
            <w:pPr>
              <w:keepLines/>
              <w:spacing w:after="0"/>
            </w:pPr>
            <w:r>
              <w:t>4.3 (4.1–4.5)</w:t>
            </w:r>
          </w:p>
        </w:tc>
        <w:tc>
          <w:tcPr>
            <w:tcW w:w="1000" w:type="dxa"/>
            <w:vAlign w:val="center"/>
            <w:tcPrChange w:id="204" w:author="Codex" w:date="2026-09-30T01:13:00Z">
              <w:tcPr>
                <w:tcW w:w="1399" w:type="dxa"/>
                <w:gridSpan w:val="2"/>
                <w:vAlign w:val="center"/>
              </w:tcPr>
            </w:tcPrChange>
          </w:tcPr>
          <w:p w14:paraId="102797D3" w14:textId="77777777" w:rsidR="004B250B" w:rsidRDefault="00000000">
            <w:pPr>
              <w:keepLines/>
              <w:spacing w:after="0"/>
            </w:pPr>
            <w:r>
              <w:t>4.1</w:t>
            </w:r>
          </w:p>
        </w:tc>
        <w:tc>
          <w:tcPr>
            <w:tcW w:w="989" w:type="dxa"/>
            <w:vAlign w:val="center"/>
            <w:tcPrChange w:id="205" w:author="Codex" w:date="2026-09-30T01:13:00Z">
              <w:tcPr>
                <w:tcW w:w="1399" w:type="dxa"/>
                <w:gridSpan w:val="2"/>
                <w:vAlign w:val="center"/>
              </w:tcPr>
            </w:tcPrChange>
          </w:tcPr>
          <w:p w14:paraId="59F8439B" w14:textId="77777777" w:rsidR="004B250B" w:rsidRDefault="00000000">
            <w:pPr>
              <w:keepLines/>
              <w:spacing w:after="0"/>
            </w:pPr>
            <w:r>
              <w:t>3.3</w:t>
            </w:r>
          </w:p>
        </w:tc>
      </w:tr>
      <w:tr w:rsidR="004B250B" w14:paraId="1ED6946A" w14:textId="77777777">
        <w:trPr>
          <w:jc w:val="center"/>
          <w:trPrChange w:id="206" w:author="Codex" w:date="2026-09-30T01:13:00Z">
            <w:trPr>
              <w:jc w:val="center"/>
            </w:trPr>
          </w:trPrChange>
        </w:trPr>
        <w:tc>
          <w:tcPr>
            <w:tcW w:w="1400" w:type="dxa"/>
            <w:vAlign w:val="center"/>
            <w:tcPrChange w:id="207" w:author="Codex" w:date="2026-09-30T01:13:00Z">
              <w:tcPr>
                <w:tcW w:w="1399" w:type="dxa"/>
                <w:vAlign w:val="center"/>
              </w:tcPr>
            </w:tcPrChange>
          </w:tcPr>
          <w:p w14:paraId="3E246FFC" w14:textId="77777777" w:rsidR="004B250B" w:rsidRDefault="004B250B">
            <w:pPr>
              <w:keepLines/>
              <w:spacing w:after="0"/>
            </w:pPr>
          </w:p>
        </w:tc>
        <w:tc>
          <w:tcPr>
            <w:tcW w:w="1400" w:type="dxa"/>
            <w:vAlign w:val="center"/>
            <w:tcPrChange w:id="208" w:author="Codex" w:date="2026-09-30T01:13:00Z">
              <w:tcPr>
                <w:tcW w:w="1399" w:type="dxa"/>
                <w:gridSpan w:val="2"/>
                <w:vAlign w:val="center"/>
              </w:tcPr>
            </w:tcPrChange>
          </w:tcPr>
          <w:p w14:paraId="16E8E214" w14:textId="77777777" w:rsidR="004B250B" w:rsidRDefault="00000000">
            <w:pPr>
              <w:keepLines/>
              <w:spacing w:after="0"/>
            </w:pPr>
            <w:r>
              <w:t>3-month calendar</w:t>
            </w:r>
          </w:p>
        </w:tc>
        <w:tc>
          <w:tcPr>
            <w:tcW w:w="2300" w:type="dxa"/>
            <w:vAlign w:val="center"/>
            <w:tcPrChange w:id="209" w:author="Codex" w:date="2026-09-30T01:13:00Z">
              <w:tcPr>
                <w:tcW w:w="1399" w:type="dxa"/>
                <w:vAlign w:val="center"/>
              </w:tcPr>
            </w:tcPrChange>
          </w:tcPr>
          <w:p w14:paraId="7F35D056" w14:textId="77777777" w:rsidR="004B250B" w:rsidRDefault="00000000">
            <w:pPr>
              <w:keepLines/>
              <w:spacing w:after="0"/>
            </w:pPr>
            <w:r>
              <w:t>Windowed Herzog thresholds</w:t>
            </w:r>
          </w:p>
        </w:tc>
        <w:tc>
          <w:tcPr>
            <w:tcW w:w="1350" w:type="dxa"/>
            <w:vAlign w:val="center"/>
            <w:tcPrChange w:id="210" w:author="Codex" w:date="2026-09-30T01:13:00Z">
              <w:tcPr>
                <w:tcW w:w="1399" w:type="dxa"/>
                <w:gridSpan w:val="2"/>
                <w:vAlign w:val="center"/>
              </w:tcPr>
            </w:tcPrChange>
          </w:tcPr>
          <w:p w14:paraId="4E86607D" w14:textId="77777777" w:rsidR="004B250B" w:rsidRDefault="00000000">
            <w:pPr>
              <w:keepLines/>
              <w:spacing w:after="0"/>
            </w:pPr>
            <w:r>
              <w:t>45,194 / 50,000</w:t>
            </w:r>
          </w:p>
        </w:tc>
        <w:tc>
          <w:tcPr>
            <w:tcW w:w="1343" w:type="dxa"/>
            <w:vAlign w:val="center"/>
            <w:tcPrChange w:id="211" w:author="Codex" w:date="2026-09-30T01:13:00Z">
              <w:tcPr>
                <w:tcW w:w="1399" w:type="dxa"/>
                <w:gridSpan w:val="2"/>
                <w:vAlign w:val="center"/>
              </w:tcPr>
            </w:tcPrChange>
          </w:tcPr>
          <w:p w14:paraId="14306ECF" w14:textId="77777777" w:rsidR="004B250B" w:rsidRDefault="00000000">
            <w:pPr>
              <w:keepLines/>
              <w:spacing w:after="0"/>
            </w:pPr>
            <w:r>
              <w:t>51.0 (50.5–51.4)</w:t>
            </w:r>
          </w:p>
        </w:tc>
        <w:tc>
          <w:tcPr>
            <w:tcW w:w="1000" w:type="dxa"/>
            <w:vAlign w:val="center"/>
            <w:tcPrChange w:id="212" w:author="Codex" w:date="2026-09-30T01:13:00Z">
              <w:tcPr>
                <w:tcW w:w="1399" w:type="dxa"/>
                <w:gridSpan w:val="2"/>
                <w:vAlign w:val="center"/>
              </w:tcPr>
            </w:tcPrChange>
          </w:tcPr>
          <w:p w14:paraId="2117B50C" w14:textId="77777777" w:rsidR="004B250B" w:rsidRDefault="00000000">
            <w:pPr>
              <w:keepLines/>
              <w:spacing w:after="0"/>
            </w:pPr>
            <w:r>
              <w:t>46.1</w:t>
            </w:r>
          </w:p>
        </w:tc>
        <w:tc>
          <w:tcPr>
            <w:tcW w:w="989" w:type="dxa"/>
            <w:vAlign w:val="center"/>
            <w:tcPrChange w:id="213" w:author="Codex" w:date="2026-09-30T01:13:00Z">
              <w:tcPr>
                <w:tcW w:w="1399" w:type="dxa"/>
                <w:gridSpan w:val="2"/>
                <w:vAlign w:val="center"/>
              </w:tcPr>
            </w:tcPrChange>
          </w:tcPr>
          <w:p w14:paraId="25894987" w14:textId="77777777" w:rsidR="004B250B" w:rsidRDefault="00000000">
            <w:pPr>
              <w:keepLines/>
              <w:spacing w:after="0"/>
            </w:pPr>
            <w:r>
              <w:t>9.6</w:t>
            </w:r>
          </w:p>
        </w:tc>
      </w:tr>
      <w:tr w:rsidR="004B250B" w14:paraId="4FECB464" w14:textId="77777777">
        <w:trPr>
          <w:jc w:val="center"/>
          <w:trPrChange w:id="214" w:author="Codex" w:date="2026-09-30T01:13:00Z">
            <w:trPr>
              <w:jc w:val="center"/>
            </w:trPr>
          </w:trPrChange>
        </w:trPr>
        <w:tc>
          <w:tcPr>
            <w:tcW w:w="1400" w:type="dxa"/>
            <w:vAlign w:val="center"/>
            <w:tcPrChange w:id="215" w:author="Codex" w:date="2026-09-30T01:13:00Z">
              <w:tcPr>
                <w:tcW w:w="1399" w:type="dxa"/>
                <w:vAlign w:val="center"/>
              </w:tcPr>
            </w:tcPrChange>
          </w:tcPr>
          <w:p w14:paraId="29086E37" w14:textId="77777777" w:rsidR="004B250B" w:rsidRDefault="004B250B">
            <w:pPr>
              <w:keepLines/>
              <w:spacing w:after="0"/>
            </w:pPr>
          </w:p>
        </w:tc>
        <w:tc>
          <w:tcPr>
            <w:tcW w:w="1400" w:type="dxa"/>
            <w:vAlign w:val="center"/>
            <w:tcPrChange w:id="216" w:author="Codex" w:date="2026-09-30T01:13:00Z">
              <w:tcPr>
                <w:tcW w:w="1399" w:type="dxa"/>
                <w:gridSpan w:val="2"/>
                <w:vAlign w:val="center"/>
              </w:tcPr>
            </w:tcPrChange>
          </w:tcPr>
          <w:p w14:paraId="4379074D" w14:textId="77777777" w:rsidR="004B250B" w:rsidRDefault="00000000">
            <w:pPr>
              <w:keepLines/>
              <w:spacing w:after="0"/>
            </w:pPr>
            <w:r>
              <w:t>3 complete cycles</w:t>
            </w:r>
          </w:p>
        </w:tc>
        <w:tc>
          <w:tcPr>
            <w:tcW w:w="2300" w:type="dxa"/>
            <w:vAlign w:val="center"/>
            <w:tcPrChange w:id="217" w:author="Codex" w:date="2026-09-30T01:13:00Z">
              <w:tcPr>
                <w:tcW w:w="1399" w:type="dxa"/>
                <w:vAlign w:val="center"/>
              </w:tcPr>
            </w:tcPrChange>
          </w:tcPr>
          <w:p w14:paraId="1519EE37" w14:textId="77777777" w:rsidR="004B250B" w:rsidRDefault="00000000">
            <w:pPr>
              <w:keepLines/>
              <w:spacing w:after="0"/>
            </w:pPr>
            <w:r>
              <w:t>Exact Herzog 2004, any pattern</w:t>
            </w:r>
          </w:p>
        </w:tc>
        <w:tc>
          <w:tcPr>
            <w:tcW w:w="1350" w:type="dxa"/>
            <w:vAlign w:val="center"/>
            <w:tcPrChange w:id="218" w:author="Codex" w:date="2026-09-30T01:13:00Z">
              <w:tcPr>
                <w:tcW w:w="1399" w:type="dxa"/>
                <w:gridSpan w:val="2"/>
                <w:vAlign w:val="center"/>
              </w:tcPr>
            </w:tcPrChange>
          </w:tcPr>
          <w:p w14:paraId="1ED47445" w14:textId="77777777" w:rsidR="004B250B" w:rsidRDefault="00000000">
            <w:pPr>
              <w:keepLines/>
              <w:spacing w:after="0"/>
            </w:pPr>
            <w:del w:id="219" w:author="Codex" w:date="2026-09-30T02:38:00Z">
              <w:r>
                <w:delText>18,153 / 50,000</w:delText>
              </w:r>
            </w:del>
            <w:ins w:id="220" w:author="Codex" w:date="2026-09-30T02:38:00Z">
              <w:r>
                <w:t>15,291 / 50,000</w:t>
              </w:r>
            </w:ins>
          </w:p>
        </w:tc>
        <w:tc>
          <w:tcPr>
            <w:tcW w:w="1343" w:type="dxa"/>
            <w:vAlign w:val="center"/>
            <w:tcPrChange w:id="221" w:author="Codex" w:date="2026-09-30T01:13:00Z">
              <w:tcPr>
                <w:tcW w:w="1399" w:type="dxa"/>
                <w:gridSpan w:val="2"/>
                <w:vAlign w:val="center"/>
              </w:tcPr>
            </w:tcPrChange>
          </w:tcPr>
          <w:p w14:paraId="577D4F0F" w14:textId="77777777" w:rsidR="004B250B" w:rsidRDefault="00000000">
            <w:pPr>
              <w:keepLines/>
              <w:spacing w:after="0"/>
            </w:pPr>
            <w:del w:id="222" w:author="Codex" w:date="2026-09-30T02:38:00Z">
              <w:r>
                <w:delText>52.2 (51.5–53.0)</w:delText>
              </w:r>
            </w:del>
            <w:ins w:id="223" w:author="Codex" w:date="2026-09-30T02:38:00Z">
              <w:r>
                <w:t>41.1 (40.3–41.9)</w:t>
              </w:r>
            </w:ins>
          </w:p>
        </w:tc>
        <w:tc>
          <w:tcPr>
            <w:tcW w:w="1000" w:type="dxa"/>
            <w:vAlign w:val="center"/>
            <w:tcPrChange w:id="224" w:author="Codex" w:date="2026-09-30T01:13:00Z">
              <w:tcPr>
                <w:tcW w:w="1399" w:type="dxa"/>
                <w:gridSpan w:val="2"/>
                <w:vAlign w:val="center"/>
              </w:tcPr>
            </w:tcPrChange>
          </w:tcPr>
          <w:p w14:paraId="7D4EE409" w14:textId="77777777" w:rsidR="004B250B" w:rsidRDefault="00000000">
            <w:pPr>
              <w:keepLines/>
              <w:spacing w:after="0"/>
            </w:pPr>
            <w:del w:id="225" w:author="Codex" w:date="2026-09-30T02:38:00Z">
              <w:r>
                <w:delText>19.0</w:delText>
              </w:r>
            </w:del>
            <w:ins w:id="226" w:author="Codex" w:date="2026-09-30T02:38:00Z">
              <w:r>
                <w:t>12.6</w:t>
              </w:r>
            </w:ins>
          </w:p>
        </w:tc>
        <w:tc>
          <w:tcPr>
            <w:tcW w:w="989" w:type="dxa"/>
            <w:vAlign w:val="center"/>
            <w:tcPrChange w:id="227" w:author="Codex" w:date="2026-09-30T01:13:00Z">
              <w:tcPr>
                <w:tcW w:w="1399" w:type="dxa"/>
                <w:gridSpan w:val="2"/>
                <w:vAlign w:val="center"/>
              </w:tcPr>
            </w:tcPrChange>
          </w:tcPr>
          <w:p w14:paraId="568F3B8F" w14:textId="77777777" w:rsidR="004B250B" w:rsidRDefault="00000000">
            <w:pPr>
              <w:keepLines/>
              <w:spacing w:after="0"/>
            </w:pPr>
            <w:del w:id="228" w:author="Codex" w:date="2026-09-30T02:38:00Z">
              <w:r>
                <w:delText>63.7</w:delText>
              </w:r>
            </w:del>
            <w:ins w:id="229" w:author="Codex" w:date="2026-09-30T02:38:00Z">
              <w:r>
                <w:t>69.4</w:t>
              </w:r>
            </w:ins>
          </w:p>
        </w:tc>
      </w:tr>
    </w:tbl>
    <w:p w14:paraId="46D13931" w14:textId="77777777" w:rsidR="004B250B" w:rsidRDefault="004B250B">
      <w:pPr>
        <w:spacing w:after="0"/>
      </w:pPr>
    </w:p>
    <w:p w14:paraId="638BF6F9"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ins w:id="230" w:author="Codex" w:date="2026-09-30T01:04:00Z">
        <w:r>
          <w:t xml:space="preserve"> C1, C2, and C3 rows evaluate each criterion separately and include participants who met another criterion. Classifiable denominators may differ between criteria.</w:t>
        </w:r>
      </w:ins>
    </w:p>
    <w:p w14:paraId="0B8E970F" w14:textId="77777777" w:rsidR="004B250B" w:rsidRDefault="00000000">
      <w:r>
        <w:br w:type="page"/>
      </w:r>
    </w:p>
    <w:p w14:paraId="7845E3C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0C0C5B72" w14:textId="77777777">
        <w:trPr>
          <w:tblHeader/>
          <w:jc w:val="center"/>
        </w:trPr>
        <w:tc>
          <w:tcPr>
            <w:tcW w:w="1399" w:type="dxa"/>
            <w:shd w:val="clear" w:color="auto" w:fill="D9EAF7"/>
            <w:vAlign w:val="center"/>
          </w:tcPr>
          <w:p w14:paraId="2C412902" w14:textId="77777777" w:rsidR="004B250B" w:rsidRDefault="00000000">
            <w:pPr>
              <w:jc w:val="center"/>
            </w:pPr>
            <w:r>
              <w:rPr>
                <w:rFonts w:ascii="Arial" w:hAnsi="Arial"/>
                <w:b/>
                <w:sz w:val="15"/>
              </w:rPr>
              <w:t>Cohort</w:t>
            </w:r>
          </w:p>
        </w:tc>
        <w:tc>
          <w:tcPr>
            <w:tcW w:w="1399" w:type="dxa"/>
            <w:shd w:val="clear" w:color="auto" w:fill="D9EAF7"/>
            <w:vAlign w:val="center"/>
          </w:tcPr>
          <w:p w14:paraId="5ACEFD07" w14:textId="77777777" w:rsidR="004B250B" w:rsidRDefault="00000000">
            <w:pPr>
              <w:jc w:val="center"/>
            </w:pPr>
            <w:r>
              <w:rPr>
                <w:rFonts w:ascii="Arial" w:hAnsi="Arial"/>
                <w:b/>
                <w:sz w:val="15"/>
              </w:rPr>
              <w:t>N/study</w:t>
            </w:r>
          </w:p>
        </w:tc>
        <w:tc>
          <w:tcPr>
            <w:tcW w:w="1399" w:type="dxa"/>
            <w:shd w:val="clear" w:color="auto" w:fill="D9EAF7"/>
            <w:vAlign w:val="center"/>
          </w:tcPr>
          <w:p w14:paraId="51CDE470" w14:textId="77777777" w:rsidR="004B250B" w:rsidRDefault="00000000">
            <w:pPr>
              <w:jc w:val="center"/>
            </w:pPr>
            <w:r>
              <w:rPr>
                <w:rFonts w:ascii="Arial" w:hAnsi="Arial"/>
                <w:b/>
                <w:sz w:val="15"/>
              </w:rPr>
              <w:t>Definition</w:t>
            </w:r>
          </w:p>
        </w:tc>
        <w:tc>
          <w:tcPr>
            <w:tcW w:w="1399" w:type="dxa"/>
            <w:shd w:val="clear" w:color="auto" w:fill="D9EAF7"/>
            <w:vAlign w:val="center"/>
          </w:tcPr>
          <w:p w14:paraId="62C16FEE"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31EFF619"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5DC0E17D"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B977265"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7FF005BE" w14:textId="77777777">
        <w:trPr>
          <w:jc w:val="center"/>
        </w:trPr>
        <w:tc>
          <w:tcPr>
            <w:tcW w:w="1399" w:type="dxa"/>
            <w:vAlign w:val="center"/>
          </w:tcPr>
          <w:p w14:paraId="511CD438" w14:textId="77777777" w:rsidR="004B250B" w:rsidRDefault="00000000">
            <w:pPr>
              <w:keepLines/>
              <w:spacing w:after="0"/>
            </w:pPr>
            <w:r>
              <w:t>Healthy ovulatory</w:t>
            </w:r>
          </w:p>
        </w:tc>
        <w:tc>
          <w:tcPr>
            <w:tcW w:w="1399" w:type="dxa"/>
            <w:vAlign w:val="center"/>
          </w:tcPr>
          <w:p w14:paraId="5A063DD6" w14:textId="77777777" w:rsidR="004B250B" w:rsidRDefault="00000000">
            <w:pPr>
              <w:keepLines/>
              <w:spacing w:after="0"/>
            </w:pPr>
            <w:r>
              <w:t>30</w:t>
            </w:r>
          </w:p>
        </w:tc>
        <w:tc>
          <w:tcPr>
            <w:tcW w:w="1399" w:type="dxa"/>
            <w:vAlign w:val="center"/>
          </w:tcPr>
          <w:p w14:paraId="3C7F1E3F" w14:textId="77777777" w:rsidR="004B250B" w:rsidRDefault="00000000">
            <w:pPr>
              <w:keepLines/>
              <w:spacing w:after="0"/>
            </w:pPr>
            <w:r>
              <w:t>Windowed Herzog thresholds</w:t>
            </w:r>
          </w:p>
        </w:tc>
        <w:tc>
          <w:tcPr>
            <w:tcW w:w="1399" w:type="dxa"/>
            <w:vAlign w:val="center"/>
          </w:tcPr>
          <w:p w14:paraId="73B8391D" w14:textId="77777777" w:rsidR="004B250B" w:rsidRDefault="00000000">
            <w:pPr>
              <w:keepLines/>
              <w:spacing w:after="0"/>
            </w:pPr>
            <w:r>
              <w:t>37.7%</w:t>
            </w:r>
          </w:p>
        </w:tc>
        <w:tc>
          <w:tcPr>
            <w:tcW w:w="1399" w:type="dxa"/>
            <w:vAlign w:val="center"/>
          </w:tcPr>
          <w:p w14:paraId="7D7412C1" w14:textId="77777777" w:rsidR="004B250B" w:rsidRDefault="00000000">
            <w:pPr>
              <w:keepLines/>
              <w:spacing w:after="0"/>
            </w:pPr>
            <w:r>
              <w:t>20.0%–56.7%</w:t>
            </w:r>
          </w:p>
        </w:tc>
        <w:tc>
          <w:tcPr>
            <w:tcW w:w="1399" w:type="dxa"/>
            <w:vAlign w:val="center"/>
          </w:tcPr>
          <w:p w14:paraId="690074AA" w14:textId="77777777" w:rsidR="004B250B" w:rsidRDefault="00000000">
            <w:pPr>
              <w:keepLines/>
              <w:spacing w:after="0"/>
            </w:pPr>
            <w:r>
              <w:t>46.9%</w:t>
            </w:r>
          </w:p>
        </w:tc>
        <w:tc>
          <w:tcPr>
            <w:tcW w:w="1399" w:type="dxa"/>
            <w:vAlign w:val="center"/>
          </w:tcPr>
          <w:p w14:paraId="51889604" w14:textId="77777777" w:rsidR="004B250B" w:rsidRDefault="00000000">
            <w:pPr>
              <w:keepLines/>
              <w:spacing w:after="0"/>
            </w:pPr>
            <w:r>
              <w:t>20.3%</w:t>
            </w:r>
          </w:p>
        </w:tc>
      </w:tr>
      <w:tr w:rsidR="004B250B" w14:paraId="45C19B8E" w14:textId="77777777">
        <w:trPr>
          <w:jc w:val="center"/>
        </w:trPr>
        <w:tc>
          <w:tcPr>
            <w:tcW w:w="1399" w:type="dxa"/>
            <w:vAlign w:val="center"/>
          </w:tcPr>
          <w:p w14:paraId="3619589D" w14:textId="77777777" w:rsidR="004B250B" w:rsidRDefault="004B250B">
            <w:pPr>
              <w:keepLines/>
              <w:spacing w:after="0"/>
            </w:pPr>
          </w:p>
        </w:tc>
        <w:tc>
          <w:tcPr>
            <w:tcW w:w="1399" w:type="dxa"/>
            <w:vAlign w:val="center"/>
          </w:tcPr>
          <w:p w14:paraId="05694BFE" w14:textId="77777777" w:rsidR="004B250B" w:rsidRDefault="00000000">
            <w:pPr>
              <w:keepLines/>
              <w:spacing w:after="0"/>
            </w:pPr>
            <w:r>
              <w:t>30</w:t>
            </w:r>
          </w:p>
        </w:tc>
        <w:tc>
          <w:tcPr>
            <w:tcW w:w="1399" w:type="dxa"/>
            <w:vAlign w:val="center"/>
          </w:tcPr>
          <w:p w14:paraId="3394F14B" w14:textId="77777777" w:rsidR="004B250B" w:rsidRDefault="00000000">
            <w:pPr>
              <w:keepLines/>
              <w:spacing w:after="0"/>
            </w:pPr>
            <w:r>
              <w:t>Windowed Herzog C1/C2 union</w:t>
            </w:r>
          </w:p>
        </w:tc>
        <w:tc>
          <w:tcPr>
            <w:tcW w:w="1399" w:type="dxa"/>
            <w:vAlign w:val="center"/>
          </w:tcPr>
          <w:p w14:paraId="73F98F8D" w14:textId="77777777" w:rsidR="004B250B" w:rsidRDefault="00000000">
            <w:pPr>
              <w:keepLines/>
              <w:spacing w:after="0"/>
            </w:pPr>
            <w:r>
              <w:t>37.7%</w:t>
            </w:r>
          </w:p>
        </w:tc>
        <w:tc>
          <w:tcPr>
            <w:tcW w:w="1399" w:type="dxa"/>
            <w:vAlign w:val="center"/>
          </w:tcPr>
          <w:p w14:paraId="48051519" w14:textId="77777777" w:rsidR="004B250B" w:rsidRDefault="00000000">
            <w:pPr>
              <w:keepLines/>
              <w:spacing w:after="0"/>
            </w:pPr>
            <w:r>
              <w:t>20.0%–56.7%</w:t>
            </w:r>
          </w:p>
        </w:tc>
        <w:tc>
          <w:tcPr>
            <w:tcW w:w="1399" w:type="dxa"/>
            <w:vAlign w:val="center"/>
          </w:tcPr>
          <w:p w14:paraId="06074A1C" w14:textId="77777777" w:rsidR="004B250B" w:rsidRDefault="00000000">
            <w:pPr>
              <w:keepLines/>
              <w:spacing w:after="0"/>
            </w:pPr>
            <w:r>
              <w:t>46.9%</w:t>
            </w:r>
          </w:p>
        </w:tc>
        <w:tc>
          <w:tcPr>
            <w:tcW w:w="1399" w:type="dxa"/>
            <w:vAlign w:val="center"/>
          </w:tcPr>
          <w:p w14:paraId="60B2C878" w14:textId="77777777" w:rsidR="004B250B" w:rsidRDefault="00000000">
            <w:pPr>
              <w:keepLines/>
              <w:spacing w:after="0"/>
            </w:pPr>
            <w:r>
              <w:t>20.3%</w:t>
            </w:r>
          </w:p>
        </w:tc>
      </w:tr>
      <w:tr w:rsidR="004B250B" w14:paraId="5D0829F5" w14:textId="77777777">
        <w:trPr>
          <w:jc w:val="center"/>
        </w:trPr>
        <w:tc>
          <w:tcPr>
            <w:tcW w:w="1399" w:type="dxa"/>
            <w:vAlign w:val="center"/>
          </w:tcPr>
          <w:p w14:paraId="2F796902" w14:textId="77777777" w:rsidR="004B250B" w:rsidRDefault="004B250B">
            <w:pPr>
              <w:keepLines/>
              <w:spacing w:after="0"/>
            </w:pPr>
          </w:p>
        </w:tc>
        <w:tc>
          <w:tcPr>
            <w:tcW w:w="1399" w:type="dxa"/>
            <w:vAlign w:val="center"/>
          </w:tcPr>
          <w:p w14:paraId="5FBE4412" w14:textId="77777777" w:rsidR="004B250B" w:rsidRDefault="00000000">
            <w:pPr>
              <w:keepLines/>
              <w:spacing w:after="0"/>
            </w:pPr>
            <w:r>
              <w:t>50</w:t>
            </w:r>
          </w:p>
        </w:tc>
        <w:tc>
          <w:tcPr>
            <w:tcW w:w="1399" w:type="dxa"/>
            <w:vAlign w:val="center"/>
          </w:tcPr>
          <w:p w14:paraId="21465848" w14:textId="77777777" w:rsidR="004B250B" w:rsidRDefault="00000000">
            <w:pPr>
              <w:keepLines/>
              <w:spacing w:after="0"/>
            </w:pPr>
            <w:r>
              <w:t>Windowed Herzog thresholds</w:t>
            </w:r>
          </w:p>
        </w:tc>
        <w:tc>
          <w:tcPr>
            <w:tcW w:w="1399" w:type="dxa"/>
            <w:vAlign w:val="center"/>
          </w:tcPr>
          <w:p w14:paraId="22B591A8" w14:textId="77777777" w:rsidR="004B250B" w:rsidRDefault="00000000">
            <w:pPr>
              <w:keepLines/>
              <w:spacing w:after="0"/>
            </w:pPr>
            <w:r>
              <w:t>37.8%</w:t>
            </w:r>
          </w:p>
        </w:tc>
        <w:tc>
          <w:tcPr>
            <w:tcW w:w="1399" w:type="dxa"/>
            <w:vAlign w:val="center"/>
          </w:tcPr>
          <w:p w14:paraId="2AA1A928" w14:textId="77777777" w:rsidR="004B250B" w:rsidRDefault="00000000">
            <w:pPr>
              <w:keepLines/>
              <w:spacing w:after="0"/>
            </w:pPr>
            <w:r>
              <w:t>24.0%–52.0%</w:t>
            </w:r>
          </w:p>
        </w:tc>
        <w:tc>
          <w:tcPr>
            <w:tcW w:w="1399" w:type="dxa"/>
            <w:vAlign w:val="center"/>
          </w:tcPr>
          <w:p w14:paraId="16E3362E" w14:textId="77777777" w:rsidR="004B250B" w:rsidRDefault="00000000">
            <w:pPr>
              <w:keepLines/>
              <w:spacing w:after="0"/>
            </w:pPr>
            <w:r>
              <w:t>42.3%</w:t>
            </w:r>
          </w:p>
        </w:tc>
        <w:tc>
          <w:tcPr>
            <w:tcW w:w="1399" w:type="dxa"/>
            <w:vAlign w:val="center"/>
          </w:tcPr>
          <w:p w14:paraId="25A2439A" w14:textId="77777777" w:rsidR="004B250B" w:rsidRDefault="00000000">
            <w:pPr>
              <w:keepLines/>
              <w:spacing w:after="0"/>
            </w:pPr>
            <w:r>
              <w:t>15.3%</w:t>
            </w:r>
          </w:p>
        </w:tc>
      </w:tr>
      <w:tr w:rsidR="004B250B" w14:paraId="193F4337" w14:textId="77777777">
        <w:trPr>
          <w:jc w:val="center"/>
        </w:trPr>
        <w:tc>
          <w:tcPr>
            <w:tcW w:w="1399" w:type="dxa"/>
            <w:vAlign w:val="center"/>
          </w:tcPr>
          <w:p w14:paraId="1D3E92FE" w14:textId="77777777" w:rsidR="004B250B" w:rsidRDefault="004B250B">
            <w:pPr>
              <w:keepLines/>
              <w:spacing w:after="0"/>
            </w:pPr>
          </w:p>
        </w:tc>
        <w:tc>
          <w:tcPr>
            <w:tcW w:w="1399" w:type="dxa"/>
            <w:vAlign w:val="center"/>
          </w:tcPr>
          <w:p w14:paraId="0499DED6" w14:textId="77777777" w:rsidR="004B250B" w:rsidRDefault="00000000">
            <w:pPr>
              <w:keepLines/>
              <w:spacing w:after="0"/>
            </w:pPr>
            <w:r>
              <w:t>50</w:t>
            </w:r>
          </w:p>
        </w:tc>
        <w:tc>
          <w:tcPr>
            <w:tcW w:w="1399" w:type="dxa"/>
            <w:vAlign w:val="center"/>
          </w:tcPr>
          <w:p w14:paraId="1E0672F0" w14:textId="77777777" w:rsidR="004B250B" w:rsidRDefault="00000000">
            <w:pPr>
              <w:keepLines/>
              <w:spacing w:after="0"/>
            </w:pPr>
            <w:r>
              <w:t>Windowed Herzog C1/C2 union</w:t>
            </w:r>
          </w:p>
        </w:tc>
        <w:tc>
          <w:tcPr>
            <w:tcW w:w="1399" w:type="dxa"/>
            <w:vAlign w:val="center"/>
          </w:tcPr>
          <w:p w14:paraId="787427B1" w14:textId="77777777" w:rsidR="004B250B" w:rsidRDefault="00000000">
            <w:pPr>
              <w:keepLines/>
              <w:spacing w:after="0"/>
            </w:pPr>
            <w:r>
              <w:t>37.8%</w:t>
            </w:r>
          </w:p>
        </w:tc>
        <w:tc>
          <w:tcPr>
            <w:tcW w:w="1399" w:type="dxa"/>
            <w:vAlign w:val="center"/>
          </w:tcPr>
          <w:p w14:paraId="1B23AE95" w14:textId="77777777" w:rsidR="004B250B" w:rsidRDefault="00000000">
            <w:pPr>
              <w:keepLines/>
              <w:spacing w:after="0"/>
            </w:pPr>
            <w:r>
              <w:t>24.0%–52.0%</w:t>
            </w:r>
          </w:p>
        </w:tc>
        <w:tc>
          <w:tcPr>
            <w:tcW w:w="1399" w:type="dxa"/>
            <w:vAlign w:val="center"/>
          </w:tcPr>
          <w:p w14:paraId="42ED5894" w14:textId="77777777" w:rsidR="004B250B" w:rsidRDefault="00000000">
            <w:pPr>
              <w:keepLines/>
              <w:spacing w:after="0"/>
            </w:pPr>
            <w:r>
              <w:t>42.3%</w:t>
            </w:r>
          </w:p>
        </w:tc>
        <w:tc>
          <w:tcPr>
            <w:tcW w:w="1399" w:type="dxa"/>
            <w:vAlign w:val="center"/>
          </w:tcPr>
          <w:p w14:paraId="266C066D" w14:textId="77777777" w:rsidR="004B250B" w:rsidRDefault="00000000">
            <w:pPr>
              <w:keepLines/>
              <w:spacing w:after="0"/>
            </w:pPr>
            <w:r>
              <w:t>15.3%</w:t>
            </w:r>
          </w:p>
        </w:tc>
      </w:tr>
      <w:tr w:rsidR="004B250B" w14:paraId="02A8DAA0" w14:textId="77777777">
        <w:trPr>
          <w:jc w:val="center"/>
        </w:trPr>
        <w:tc>
          <w:tcPr>
            <w:tcW w:w="1399" w:type="dxa"/>
            <w:vAlign w:val="center"/>
          </w:tcPr>
          <w:p w14:paraId="2B0250A0" w14:textId="77777777" w:rsidR="004B250B" w:rsidRDefault="004B250B">
            <w:pPr>
              <w:keepLines/>
              <w:spacing w:after="0"/>
            </w:pPr>
          </w:p>
        </w:tc>
        <w:tc>
          <w:tcPr>
            <w:tcW w:w="1399" w:type="dxa"/>
            <w:vAlign w:val="center"/>
          </w:tcPr>
          <w:p w14:paraId="12DBD415" w14:textId="77777777" w:rsidR="004B250B" w:rsidRDefault="00000000">
            <w:pPr>
              <w:keepLines/>
              <w:spacing w:after="0"/>
            </w:pPr>
            <w:r>
              <w:t>100</w:t>
            </w:r>
          </w:p>
        </w:tc>
        <w:tc>
          <w:tcPr>
            <w:tcW w:w="1399" w:type="dxa"/>
            <w:vAlign w:val="center"/>
          </w:tcPr>
          <w:p w14:paraId="1663E7D2" w14:textId="77777777" w:rsidR="004B250B" w:rsidRDefault="00000000">
            <w:pPr>
              <w:keepLines/>
              <w:spacing w:after="0"/>
            </w:pPr>
            <w:r>
              <w:t>Windowed Herzog thresholds</w:t>
            </w:r>
          </w:p>
        </w:tc>
        <w:tc>
          <w:tcPr>
            <w:tcW w:w="1399" w:type="dxa"/>
            <w:vAlign w:val="center"/>
          </w:tcPr>
          <w:p w14:paraId="11C133FD" w14:textId="77777777" w:rsidR="004B250B" w:rsidRDefault="00000000">
            <w:pPr>
              <w:keepLines/>
              <w:spacing w:after="0"/>
            </w:pPr>
            <w:r>
              <w:t>37.5%</w:t>
            </w:r>
          </w:p>
        </w:tc>
        <w:tc>
          <w:tcPr>
            <w:tcW w:w="1399" w:type="dxa"/>
            <w:vAlign w:val="center"/>
          </w:tcPr>
          <w:p w14:paraId="3BF43C70" w14:textId="77777777" w:rsidR="004B250B" w:rsidRDefault="00000000">
            <w:pPr>
              <w:keepLines/>
              <w:spacing w:after="0"/>
            </w:pPr>
            <w:r>
              <w:t>28.0%–47.0%</w:t>
            </w:r>
          </w:p>
        </w:tc>
        <w:tc>
          <w:tcPr>
            <w:tcW w:w="1399" w:type="dxa"/>
            <w:vAlign w:val="center"/>
          </w:tcPr>
          <w:p w14:paraId="23BF7220" w14:textId="77777777" w:rsidR="004B250B" w:rsidRDefault="00000000">
            <w:pPr>
              <w:keepLines/>
              <w:spacing w:after="0"/>
            </w:pPr>
            <w:r>
              <w:t>34.0%</w:t>
            </w:r>
          </w:p>
        </w:tc>
        <w:tc>
          <w:tcPr>
            <w:tcW w:w="1399" w:type="dxa"/>
            <w:vAlign w:val="center"/>
          </w:tcPr>
          <w:p w14:paraId="0289FC83" w14:textId="77777777" w:rsidR="004B250B" w:rsidRDefault="00000000">
            <w:pPr>
              <w:keepLines/>
              <w:spacing w:after="0"/>
            </w:pPr>
            <w:r>
              <w:t>7.8%</w:t>
            </w:r>
          </w:p>
        </w:tc>
      </w:tr>
      <w:tr w:rsidR="004B250B" w14:paraId="19BED642" w14:textId="77777777">
        <w:trPr>
          <w:jc w:val="center"/>
        </w:trPr>
        <w:tc>
          <w:tcPr>
            <w:tcW w:w="1399" w:type="dxa"/>
            <w:vAlign w:val="center"/>
          </w:tcPr>
          <w:p w14:paraId="22D7E5F9" w14:textId="77777777" w:rsidR="004B250B" w:rsidRDefault="004B250B">
            <w:pPr>
              <w:keepLines/>
              <w:spacing w:after="0"/>
            </w:pPr>
          </w:p>
        </w:tc>
        <w:tc>
          <w:tcPr>
            <w:tcW w:w="1399" w:type="dxa"/>
            <w:vAlign w:val="center"/>
          </w:tcPr>
          <w:p w14:paraId="4F9E549F" w14:textId="77777777" w:rsidR="004B250B" w:rsidRDefault="00000000">
            <w:pPr>
              <w:keepLines/>
              <w:spacing w:after="0"/>
            </w:pPr>
            <w:r>
              <w:t>100</w:t>
            </w:r>
          </w:p>
        </w:tc>
        <w:tc>
          <w:tcPr>
            <w:tcW w:w="1399" w:type="dxa"/>
            <w:vAlign w:val="center"/>
          </w:tcPr>
          <w:p w14:paraId="082141CA" w14:textId="77777777" w:rsidR="004B250B" w:rsidRDefault="00000000">
            <w:pPr>
              <w:keepLines/>
              <w:spacing w:after="0"/>
            </w:pPr>
            <w:r>
              <w:t>Windowed Herzog C1/C2 union</w:t>
            </w:r>
          </w:p>
        </w:tc>
        <w:tc>
          <w:tcPr>
            <w:tcW w:w="1399" w:type="dxa"/>
            <w:vAlign w:val="center"/>
          </w:tcPr>
          <w:p w14:paraId="7EE596AE" w14:textId="77777777" w:rsidR="004B250B" w:rsidRDefault="00000000">
            <w:pPr>
              <w:keepLines/>
              <w:spacing w:after="0"/>
            </w:pPr>
            <w:r>
              <w:t>37.5%</w:t>
            </w:r>
          </w:p>
        </w:tc>
        <w:tc>
          <w:tcPr>
            <w:tcW w:w="1399" w:type="dxa"/>
            <w:vAlign w:val="center"/>
          </w:tcPr>
          <w:p w14:paraId="48D2892C" w14:textId="77777777" w:rsidR="004B250B" w:rsidRDefault="00000000">
            <w:pPr>
              <w:keepLines/>
              <w:spacing w:after="0"/>
            </w:pPr>
            <w:r>
              <w:t>28.0%–47.0%</w:t>
            </w:r>
          </w:p>
        </w:tc>
        <w:tc>
          <w:tcPr>
            <w:tcW w:w="1399" w:type="dxa"/>
            <w:vAlign w:val="center"/>
          </w:tcPr>
          <w:p w14:paraId="4FE52F7B" w14:textId="77777777" w:rsidR="004B250B" w:rsidRDefault="00000000">
            <w:pPr>
              <w:keepLines/>
              <w:spacing w:after="0"/>
            </w:pPr>
            <w:r>
              <w:t>34.0%</w:t>
            </w:r>
          </w:p>
        </w:tc>
        <w:tc>
          <w:tcPr>
            <w:tcW w:w="1399" w:type="dxa"/>
            <w:vAlign w:val="center"/>
          </w:tcPr>
          <w:p w14:paraId="265B5B00" w14:textId="77777777" w:rsidR="004B250B" w:rsidRDefault="00000000">
            <w:pPr>
              <w:keepLines/>
              <w:spacing w:after="0"/>
            </w:pPr>
            <w:r>
              <w:t>7.8%</w:t>
            </w:r>
          </w:p>
        </w:tc>
      </w:tr>
      <w:tr w:rsidR="004B250B" w14:paraId="1550FDC8" w14:textId="77777777">
        <w:trPr>
          <w:jc w:val="center"/>
        </w:trPr>
        <w:tc>
          <w:tcPr>
            <w:tcW w:w="1399" w:type="dxa"/>
            <w:vAlign w:val="center"/>
          </w:tcPr>
          <w:p w14:paraId="492E71DA" w14:textId="77777777" w:rsidR="004B250B" w:rsidRDefault="00000000">
            <w:pPr>
              <w:keepLines/>
              <w:spacing w:after="0"/>
            </w:pPr>
            <w:r>
              <w:t>Heterogeneous menstruating-age</w:t>
            </w:r>
          </w:p>
        </w:tc>
        <w:tc>
          <w:tcPr>
            <w:tcW w:w="1399" w:type="dxa"/>
            <w:vAlign w:val="center"/>
          </w:tcPr>
          <w:p w14:paraId="15D283CD" w14:textId="77777777" w:rsidR="004B250B" w:rsidRDefault="00000000">
            <w:pPr>
              <w:keepLines/>
              <w:spacing w:after="0"/>
            </w:pPr>
            <w:r>
              <w:t>30</w:t>
            </w:r>
          </w:p>
        </w:tc>
        <w:tc>
          <w:tcPr>
            <w:tcW w:w="1399" w:type="dxa"/>
            <w:vAlign w:val="center"/>
          </w:tcPr>
          <w:p w14:paraId="48170D83" w14:textId="77777777" w:rsidR="004B250B" w:rsidRDefault="00000000">
            <w:pPr>
              <w:keepLines/>
              <w:spacing w:after="0"/>
            </w:pPr>
            <w:r>
              <w:t>Windowed Herzog thresholds</w:t>
            </w:r>
          </w:p>
        </w:tc>
        <w:tc>
          <w:tcPr>
            <w:tcW w:w="1399" w:type="dxa"/>
            <w:vAlign w:val="center"/>
          </w:tcPr>
          <w:p w14:paraId="376E43B7" w14:textId="77777777" w:rsidR="004B250B" w:rsidRDefault="00000000">
            <w:pPr>
              <w:keepLines/>
              <w:spacing w:after="0"/>
            </w:pPr>
            <w:r>
              <w:t>46.0%</w:t>
            </w:r>
          </w:p>
        </w:tc>
        <w:tc>
          <w:tcPr>
            <w:tcW w:w="1399" w:type="dxa"/>
            <w:vAlign w:val="center"/>
          </w:tcPr>
          <w:p w14:paraId="1C289741" w14:textId="77777777" w:rsidR="004B250B" w:rsidRDefault="00000000">
            <w:pPr>
              <w:keepLines/>
              <w:spacing w:after="0"/>
            </w:pPr>
            <w:r>
              <w:t>30.0%–63.3%</w:t>
            </w:r>
          </w:p>
        </w:tc>
        <w:tc>
          <w:tcPr>
            <w:tcW w:w="1399" w:type="dxa"/>
            <w:vAlign w:val="center"/>
          </w:tcPr>
          <w:p w14:paraId="5C3F4EEF" w14:textId="77777777" w:rsidR="004B250B" w:rsidRDefault="00000000">
            <w:pPr>
              <w:keepLines/>
              <w:spacing w:after="0"/>
            </w:pPr>
            <w:r>
              <w:t>80.1%</w:t>
            </w:r>
          </w:p>
        </w:tc>
        <w:tc>
          <w:tcPr>
            <w:tcW w:w="1399" w:type="dxa"/>
            <w:vAlign w:val="center"/>
          </w:tcPr>
          <w:p w14:paraId="03C41B1E" w14:textId="77777777" w:rsidR="004B250B" w:rsidRDefault="00000000">
            <w:pPr>
              <w:keepLines/>
              <w:spacing w:after="0"/>
            </w:pPr>
            <w:r>
              <w:t>53.8%</w:t>
            </w:r>
          </w:p>
        </w:tc>
      </w:tr>
      <w:tr w:rsidR="004B250B" w14:paraId="381A8B81" w14:textId="77777777">
        <w:trPr>
          <w:jc w:val="center"/>
        </w:trPr>
        <w:tc>
          <w:tcPr>
            <w:tcW w:w="1399" w:type="dxa"/>
            <w:vAlign w:val="center"/>
          </w:tcPr>
          <w:p w14:paraId="5F2497C1" w14:textId="77777777" w:rsidR="004B250B" w:rsidRDefault="004B250B">
            <w:pPr>
              <w:keepLines/>
              <w:spacing w:after="0"/>
            </w:pPr>
          </w:p>
        </w:tc>
        <w:tc>
          <w:tcPr>
            <w:tcW w:w="1399" w:type="dxa"/>
            <w:vAlign w:val="center"/>
          </w:tcPr>
          <w:p w14:paraId="19DEA680" w14:textId="77777777" w:rsidR="004B250B" w:rsidRDefault="00000000">
            <w:pPr>
              <w:keepLines/>
              <w:spacing w:after="0"/>
            </w:pPr>
            <w:r>
              <w:t>30</w:t>
            </w:r>
          </w:p>
        </w:tc>
        <w:tc>
          <w:tcPr>
            <w:tcW w:w="1399" w:type="dxa"/>
            <w:vAlign w:val="center"/>
          </w:tcPr>
          <w:p w14:paraId="0DA638BF" w14:textId="77777777" w:rsidR="004B250B" w:rsidRDefault="00000000">
            <w:pPr>
              <w:keepLines/>
              <w:spacing w:after="0"/>
            </w:pPr>
            <w:r>
              <w:t>Windowed Herzog C1/C2 union</w:t>
            </w:r>
          </w:p>
        </w:tc>
        <w:tc>
          <w:tcPr>
            <w:tcW w:w="1399" w:type="dxa"/>
            <w:vAlign w:val="center"/>
          </w:tcPr>
          <w:p w14:paraId="3CDBAC5D" w14:textId="77777777" w:rsidR="004B250B" w:rsidRDefault="00000000">
            <w:pPr>
              <w:keepLines/>
              <w:spacing w:after="0"/>
            </w:pPr>
            <w:r>
              <w:t>38.0%</w:t>
            </w:r>
          </w:p>
        </w:tc>
        <w:tc>
          <w:tcPr>
            <w:tcW w:w="1399" w:type="dxa"/>
            <w:vAlign w:val="center"/>
          </w:tcPr>
          <w:p w14:paraId="52702F5F" w14:textId="77777777" w:rsidR="004B250B" w:rsidRDefault="00000000">
            <w:pPr>
              <w:keepLines/>
              <w:spacing w:after="0"/>
            </w:pPr>
            <w:r>
              <w:t>20.0%–56.7%</w:t>
            </w:r>
          </w:p>
        </w:tc>
        <w:tc>
          <w:tcPr>
            <w:tcW w:w="1399" w:type="dxa"/>
            <w:vAlign w:val="center"/>
          </w:tcPr>
          <w:p w14:paraId="34D62335" w14:textId="77777777" w:rsidR="004B250B" w:rsidRDefault="00000000">
            <w:pPr>
              <w:keepLines/>
              <w:spacing w:after="0"/>
            </w:pPr>
            <w:r>
              <w:t>47.5%</w:t>
            </w:r>
          </w:p>
        </w:tc>
        <w:tc>
          <w:tcPr>
            <w:tcW w:w="1399" w:type="dxa"/>
            <w:vAlign w:val="center"/>
          </w:tcPr>
          <w:p w14:paraId="16117DFA" w14:textId="77777777" w:rsidR="004B250B" w:rsidRDefault="00000000">
            <w:pPr>
              <w:keepLines/>
              <w:spacing w:after="0"/>
            </w:pPr>
            <w:r>
              <w:t>21.5%</w:t>
            </w:r>
          </w:p>
        </w:tc>
      </w:tr>
      <w:tr w:rsidR="004B250B" w14:paraId="6F1E6F27" w14:textId="77777777">
        <w:trPr>
          <w:jc w:val="center"/>
        </w:trPr>
        <w:tc>
          <w:tcPr>
            <w:tcW w:w="1399" w:type="dxa"/>
            <w:vAlign w:val="center"/>
          </w:tcPr>
          <w:p w14:paraId="6D66A9BB" w14:textId="77777777" w:rsidR="004B250B" w:rsidRDefault="004B250B">
            <w:pPr>
              <w:keepLines/>
              <w:spacing w:after="0"/>
            </w:pPr>
          </w:p>
        </w:tc>
        <w:tc>
          <w:tcPr>
            <w:tcW w:w="1399" w:type="dxa"/>
            <w:vAlign w:val="center"/>
          </w:tcPr>
          <w:p w14:paraId="168A4AEB" w14:textId="77777777" w:rsidR="004B250B" w:rsidRDefault="00000000">
            <w:pPr>
              <w:keepLines/>
              <w:spacing w:after="0"/>
            </w:pPr>
            <w:r>
              <w:t>50</w:t>
            </w:r>
          </w:p>
        </w:tc>
        <w:tc>
          <w:tcPr>
            <w:tcW w:w="1399" w:type="dxa"/>
            <w:vAlign w:val="center"/>
          </w:tcPr>
          <w:p w14:paraId="5268E712" w14:textId="77777777" w:rsidR="004B250B" w:rsidRDefault="00000000">
            <w:pPr>
              <w:keepLines/>
              <w:spacing w:after="0"/>
            </w:pPr>
            <w:r>
              <w:t>Windowed Herzog thresholds</w:t>
            </w:r>
          </w:p>
        </w:tc>
        <w:tc>
          <w:tcPr>
            <w:tcW w:w="1399" w:type="dxa"/>
            <w:vAlign w:val="center"/>
          </w:tcPr>
          <w:p w14:paraId="1D75853E" w14:textId="77777777" w:rsidR="004B250B" w:rsidRDefault="00000000">
            <w:pPr>
              <w:keepLines/>
              <w:spacing w:after="0"/>
            </w:pPr>
            <w:r>
              <w:t>46.0%</w:t>
            </w:r>
          </w:p>
        </w:tc>
        <w:tc>
          <w:tcPr>
            <w:tcW w:w="1399" w:type="dxa"/>
            <w:vAlign w:val="center"/>
          </w:tcPr>
          <w:p w14:paraId="40855DFC" w14:textId="77777777" w:rsidR="004B250B" w:rsidRDefault="00000000">
            <w:pPr>
              <w:keepLines/>
              <w:spacing w:after="0"/>
            </w:pPr>
            <w:r>
              <w:t>32.0%–60.0%</w:t>
            </w:r>
          </w:p>
        </w:tc>
        <w:tc>
          <w:tcPr>
            <w:tcW w:w="1399" w:type="dxa"/>
            <w:vAlign w:val="center"/>
          </w:tcPr>
          <w:p w14:paraId="57736ACE" w14:textId="77777777" w:rsidR="004B250B" w:rsidRDefault="00000000">
            <w:pPr>
              <w:keepLines/>
              <w:spacing w:after="0"/>
            </w:pPr>
            <w:r>
              <w:t>84.3%</w:t>
            </w:r>
          </w:p>
        </w:tc>
        <w:tc>
          <w:tcPr>
            <w:tcW w:w="1399" w:type="dxa"/>
            <w:vAlign w:val="center"/>
          </w:tcPr>
          <w:p w14:paraId="01D54E03" w14:textId="77777777" w:rsidR="004B250B" w:rsidRDefault="00000000">
            <w:pPr>
              <w:keepLines/>
              <w:spacing w:after="0"/>
            </w:pPr>
            <w:r>
              <w:t>56.0%</w:t>
            </w:r>
          </w:p>
        </w:tc>
      </w:tr>
      <w:tr w:rsidR="004B250B" w14:paraId="400E7834" w14:textId="77777777">
        <w:trPr>
          <w:jc w:val="center"/>
        </w:trPr>
        <w:tc>
          <w:tcPr>
            <w:tcW w:w="1399" w:type="dxa"/>
            <w:vAlign w:val="center"/>
          </w:tcPr>
          <w:p w14:paraId="7D9B0F7F" w14:textId="77777777" w:rsidR="004B250B" w:rsidRDefault="004B250B">
            <w:pPr>
              <w:keepLines/>
              <w:spacing w:after="0"/>
            </w:pPr>
          </w:p>
        </w:tc>
        <w:tc>
          <w:tcPr>
            <w:tcW w:w="1399" w:type="dxa"/>
            <w:vAlign w:val="center"/>
          </w:tcPr>
          <w:p w14:paraId="40AE744C" w14:textId="77777777" w:rsidR="004B250B" w:rsidRDefault="00000000">
            <w:pPr>
              <w:keepLines/>
              <w:spacing w:after="0"/>
            </w:pPr>
            <w:r>
              <w:t>50</w:t>
            </w:r>
          </w:p>
        </w:tc>
        <w:tc>
          <w:tcPr>
            <w:tcW w:w="1399" w:type="dxa"/>
            <w:vAlign w:val="center"/>
          </w:tcPr>
          <w:p w14:paraId="7FB05681" w14:textId="77777777" w:rsidR="004B250B" w:rsidRDefault="00000000">
            <w:pPr>
              <w:keepLines/>
              <w:spacing w:after="0"/>
            </w:pPr>
            <w:r>
              <w:t>Windowed Herzog C1/C2 union</w:t>
            </w:r>
          </w:p>
        </w:tc>
        <w:tc>
          <w:tcPr>
            <w:tcW w:w="1399" w:type="dxa"/>
            <w:vAlign w:val="center"/>
          </w:tcPr>
          <w:p w14:paraId="2AF39D55" w14:textId="77777777" w:rsidR="004B250B" w:rsidRDefault="00000000">
            <w:pPr>
              <w:keepLines/>
              <w:spacing w:after="0"/>
            </w:pPr>
            <w:r>
              <w:t>38.0%</w:t>
            </w:r>
          </w:p>
        </w:tc>
        <w:tc>
          <w:tcPr>
            <w:tcW w:w="1399" w:type="dxa"/>
            <w:vAlign w:val="center"/>
          </w:tcPr>
          <w:p w14:paraId="5EE79321" w14:textId="77777777" w:rsidR="004B250B" w:rsidRDefault="00000000">
            <w:pPr>
              <w:keepLines/>
              <w:spacing w:after="0"/>
            </w:pPr>
            <w:r>
              <w:t>24.0%–52.0%</w:t>
            </w:r>
          </w:p>
        </w:tc>
        <w:tc>
          <w:tcPr>
            <w:tcW w:w="1399" w:type="dxa"/>
            <w:vAlign w:val="center"/>
          </w:tcPr>
          <w:p w14:paraId="75043D3D" w14:textId="77777777" w:rsidR="004B250B" w:rsidRDefault="00000000">
            <w:pPr>
              <w:keepLines/>
              <w:spacing w:after="0"/>
            </w:pPr>
            <w:r>
              <w:t>43.4%</w:t>
            </w:r>
          </w:p>
        </w:tc>
        <w:tc>
          <w:tcPr>
            <w:tcW w:w="1399" w:type="dxa"/>
            <w:vAlign w:val="center"/>
          </w:tcPr>
          <w:p w14:paraId="3EAE4EB6" w14:textId="77777777" w:rsidR="004B250B" w:rsidRDefault="00000000">
            <w:pPr>
              <w:keepLines/>
              <w:spacing w:after="0"/>
            </w:pPr>
            <w:r>
              <w:t>15.5%</w:t>
            </w:r>
          </w:p>
        </w:tc>
      </w:tr>
      <w:tr w:rsidR="004B250B" w14:paraId="7605E9A4" w14:textId="77777777">
        <w:trPr>
          <w:jc w:val="center"/>
        </w:trPr>
        <w:tc>
          <w:tcPr>
            <w:tcW w:w="1399" w:type="dxa"/>
            <w:vAlign w:val="center"/>
          </w:tcPr>
          <w:p w14:paraId="062645CD" w14:textId="77777777" w:rsidR="004B250B" w:rsidRDefault="004B250B">
            <w:pPr>
              <w:keepLines/>
              <w:spacing w:after="0"/>
            </w:pPr>
          </w:p>
        </w:tc>
        <w:tc>
          <w:tcPr>
            <w:tcW w:w="1399" w:type="dxa"/>
            <w:vAlign w:val="center"/>
          </w:tcPr>
          <w:p w14:paraId="055073F6" w14:textId="77777777" w:rsidR="004B250B" w:rsidRDefault="00000000">
            <w:pPr>
              <w:keepLines/>
              <w:spacing w:after="0"/>
            </w:pPr>
            <w:r>
              <w:t>100</w:t>
            </w:r>
          </w:p>
        </w:tc>
        <w:tc>
          <w:tcPr>
            <w:tcW w:w="1399" w:type="dxa"/>
            <w:vAlign w:val="center"/>
          </w:tcPr>
          <w:p w14:paraId="7A7D5777" w14:textId="77777777" w:rsidR="004B250B" w:rsidRDefault="00000000">
            <w:pPr>
              <w:keepLines/>
              <w:spacing w:after="0"/>
            </w:pPr>
            <w:r>
              <w:t>Windowed Herzog thresholds</w:t>
            </w:r>
          </w:p>
        </w:tc>
        <w:tc>
          <w:tcPr>
            <w:tcW w:w="1399" w:type="dxa"/>
            <w:vAlign w:val="center"/>
          </w:tcPr>
          <w:p w14:paraId="35916BCA" w14:textId="77777777" w:rsidR="004B250B" w:rsidRDefault="00000000">
            <w:pPr>
              <w:keepLines/>
              <w:spacing w:after="0"/>
            </w:pPr>
            <w:r>
              <w:t>46.1%</w:t>
            </w:r>
          </w:p>
        </w:tc>
        <w:tc>
          <w:tcPr>
            <w:tcW w:w="1399" w:type="dxa"/>
            <w:vAlign w:val="center"/>
          </w:tcPr>
          <w:p w14:paraId="26E0EC17" w14:textId="77777777" w:rsidR="004B250B" w:rsidRDefault="00000000">
            <w:pPr>
              <w:keepLines/>
              <w:spacing w:after="0"/>
            </w:pPr>
            <w:r>
              <w:t>36.0%–56.0%</w:t>
            </w:r>
          </w:p>
        </w:tc>
        <w:tc>
          <w:tcPr>
            <w:tcW w:w="1399" w:type="dxa"/>
            <w:vAlign w:val="center"/>
          </w:tcPr>
          <w:p w14:paraId="1DCE01AE" w14:textId="77777777" w:rsidR="004B250B" w:rsidRDefault="00000000">
            <w:pPr>
              <w:keepLines/>
              <w:spacing w:after="0"/>
            </w:pPr>
            <w:r>
              <w:t>90.6%</w:t>
            </w:r>
          </w:p>
        </w:tc>
        <w:tc>
          <w:tcPr>
            <w:tcW w:w="1399" w:type="dxa"/>
            <w:vAlign w:val="center"/>
          </w:tcPr>
          <w:p w14:paraId="03232317" w14:textId="77777777" w:rsidR="004B250B" w:rsidRDefault="00000000">
            <w:pPr>
              <w:keepLines/>
              <w:spacing w:after="0"/>
            </w:pPr>
            <w:r>
              <w:t>62.1%</w:t>
            </w:r>
          </w:p>
        </w:tc>
      </w:tr>
      <w:tr w:rsidR="004B250B" w14:paraId="7CA0E730" w14:textId="77777777">
        <w:trPr>
          <w:jc w:val="center"/>
        </w:trPr>
        <w:tc>
          <w:tcPr>
            <w:tcW w:w="1399" w:type="dxa"/>
            <w:vAlign w:val="center"/>
          </w:tcPr>
          <w:p w14:paraId="5BE132F0" w14:textId="77777777" w:rsidR="004B250B" w:rsidRDefault="004B250B">
            <w:pPr>
              <w:keepLines/>
              <w:spacing w:after="0"/>
            </w:pPr>
          </w:p>
        </w:tc>
        <w:tc>
          <w:tcPr>
            <w:tcW w:w="1399" w:type="dxa"/>
            <w:vAlign w:val="center"/>
          </w:tcPr>
          <w:p w14:paraId="696C036B" w14:textId="77777777" w:rsidR="004B250B" w:rsidRDefault="00000000">
            <w:pPr>
              <w:keepLines/>
              <w:spacing w:after="0"/>
            </w:pPr>
            <w:r>
              <w:t>100</w:t>
            </w:r>
          </w:p>
        </w:tc>
        <w:tc>
          <w:tcPr>
            <w:tcW w:w="1399" w:type="dxa"/>
            <w:vAlign w:val="center"/>
          </w:tcPr>
          <w:p w14:paraId="6FCBFEBA" w14:textId="77777777" w:rsidR="004B250B" w:rsidRDefault="00000000">
            <w:pPr>
              <w:keepLines/>
              <w:spacing w:after="0"/>
            </w:pPr>
            <w:r>
              <w:t>Windowed Herzog C1/C2 union</w:t>
            </w:r>
          </w:p>
        </w:tc>
        <w:tc>
          <w:tcPr>
            <w:tcW w:w="1399" w:type="dxa"/>
            <w:vAlign w:val="center"/>
          </w:tcPr>
          <w:p w14:paraId="7FF8241F" w14:textId="77777777" w:rsidR="004B250B" w:rsidRDefault="00000000">
            <w:pPr>
              <w:keepLines/>
              <w:spacing w:after="0"/>
            </w:pPr>
            <w:r>
              <w:t>38.1%</w:t>
            </w:r>
          </w:p>
        </w:tc>
        <w:tc>
          <w:tcPr>
            <w:tcW w:w="1399" w:type="dxa"/>
            <w:vAlign w:val="center"/>
          </w:tcPr>
          <w:p w14:paraId="6D8EB185" w14:textId="77777777" w:rsidR="004B250B" w:rsidRDefault="00000000">
            <w:pPr>
              <w:keepLines/>
              <w:spacing w:after="0"/>
            </w:pPr>
            <w:r>
              <w:t>29.0%–48.0%</w:t>
            </w:r>
          </w:p>
        </w:tc>
        <w:tc>
          <w:tcPr>
            <w:tcW w:w="1399" w:type="dxa"/>
            <w:vAlign w:val="center"/>
          </w:tcPr>
          <w:p w14:paraId="163D29B0" w14:textId="77777777" w:rsidR="004B250B" w:rsidRDefault="00000000">
            <w:pPr>
              <w:keepLines/>
              <w:spacing w:after="0"/>
            </w:pPr>
            <w:r>
              <w:t>38.6%</w:t>
            </w:r>
          </w:p>
        </w:tc>
        <w:tc>
          <w:tcPr>
            <w:tcW w:w="1399" w:type="dxa"/>
            <w:vAlign w:val="center"/>
          </w:tcPr>
          <w:p w14:paraId="43750DD8" w14:textId="77777777" w:rsidR="004B250B" w:rsidRDefault="00000000">
            <w:pPr>
              <w:keepLines/>
              <w:spacing w:after="0"/>
            </w:pPr>
            <w:r>
              <w:t>9.3%</w:t>
            </w:r>
          </w:p>
        </w:tc>
      </w:tr>
    </w:tbl>
    <w:p w14:paraId="43D226D5" w14:textId="77777777" w:rsidR="004B250B" w:rsidRDefault="004B250B">
      <w:pPr>
        <w:spacing w:after="0"/>
      </w:pPr>
    </w:p>
    <w:p w14:paraId="70287FBC"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5CB93EA4" w14:textId="77777777" w:rsidR="004B250B" w:rsidRDefault="00000000">
      <w:r>
        <w:br w:type="page"/>
      </w:r>
    </w:p>
    <w:p w14:paraId="49A4F045" w14:textId="77777777" w:rsidR="004B250B" w:rsidRDefault="00000000">
      <w:pPr>
        <w:pStyle w:val="Heading1"/>
      </w:pPr>
      <w:r>
        <w:lastRenderedPageBreak/>
        <w:t>Figure Legends and Figures</w:t>
      </w:r>
    </w:p>
    <w:p w14:paraId="57A266F9" w14:textId="77777777" w:rsidR="004B250B" w:rsidRDefault="00000000">
      <w:pPr>
        <w:keepNext/>
      </w:pPr>
      <w:del w:id="231" w:author="Codex" w:date="2026-09-30T01:04:00Z">
        <w:r>
          <w:rPr>
            <w:b/>
            <w:sz w:val="18"/>
          </w:rPr>
          <w:delTex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delText>
        </w:r>
      </w:del>
      <w:ins w:id="232" w:author="Codex" w:date="2026-09-30T01:04:00Z">
        <w:r>
          <w:rPr>
            <w:b/>
            <w:sz w:val="18"/>
          </w:rPr>
          <w:t>Figure 1. False-positive C1, C2, and C3 classification by observation duration. Grouped bars show each criterion separately in healthy ovulatory participants, panel A, and the heterogeneous cohort, panel B, under independence and strict Herzog phase labeling. Each duration includes 50,000 attempted calendar-window participant-windows per cohort. Rates use each criterion's classifiable denominator, and error bars show 95% Wilson confidence intervals. Participants may meet more than one criterion, so the bars are not mutually exclusive. C3 is not applicable in the healthy ovulatory cohort.</w:t>
        </w:r>
      </w:ins>
    </w:p>
    <w:p w14:paraId="0C554B7B" w14:textId="77777777" w:rsidR="004B250B" w:rsidRDefault="00000000">
      <w:pPr>
        <w:jc w:val="center"/>
      </w:pPr>
      <w:del w:id="233" w:author="Codex" w:date="2026-09-30T01:04:00Z">
        <w:r>
          <w:rPr>
            <w:noProof/>
          </w:rPr>
          <w:drawing>
            <wp:inline distT="0" distB="0" distL="0" distR="0" wp14:anchorId="00391531" wp14:editId="28EEAA08">
              <wp:extent cx="6126480" cy="229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6143"/>
                      </a:xfrm>
                      <a:prstGeom prst="rect">
                        <a:avLst/>
                      </a:prstGeom>
                    </pic:spPr>
                  </pic:pic>
                </a:graphicData>
              </a:graphic>
            </wp:inline>
          </w:drawing>
        </w:r>
      </w:del>
      <w:ins w:id="234" w:author="Codex" w:date="2026-09-30T01:04:00Z">
        <w:r>
          <w:rPr>
            <w:noProof/>
          </w:rPr>
          <w:drawing>
            <wp:inline distT="0" distB="0" distL="0" distR="0" wp14:anchorId="00391531" wp14:editId="28EEAA08">
              <wp:extent cx="6126480" cy="2971800"/>
              <wp:effectExtent l="0" t="0" r="0" b="0"/>
              <wp:docPr id="4" name="Figure 1, marginal C1 C2 and C3 patterns" descr="Grouped bar charts of false-positive C1, C2 and C3 classifications by calendar observation duration, with separate healthy and heterogeneous panels. C3 is not applicable in the healthy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9"/>
                      <a:stretch>
                        <a:fillRect/>
                      </a:stretch>
                    </pic:blipFill>
                    <pic:spPr>
                      <a:xfrm>
                        <a:off x="0" y="0"/>
                        <a:ext cx="6126480" cy="2971800"/>
                      </a:xfrm>
                      <a:prstGeom prst="rect">
                        <a:avLst/>
                      </a:prstGeom>
                    </pic:spPr>
                  </pic:pic>
                </a:graphicData>
              </a:graphic>
            </wp:inline>
          </w:drawing>
        </w:r>
      </w:ins>
    </w:p>
    <w:p w14:paraId="3F3D6C2D" w14:textId="02CE6982"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ins w:id="235" w:author="Goldenholz, Daniel M (HMFP - Neurology )" w:date="2026-09-29T22:06:00Z" w16du:dateUtc="2026-09-30T02:06:00Z">
        <w:r w:rsidR="00DD5741">
          <w:rPr>
            <w:b/>
            <w:sz w:val="18"/>
          </w:rPr>
          <w:t xml:space="preserve"> Note the </w:t>
        </w:r>
        <w:r w:rsidR="00DD5741" w:rsidRPr="00DD5741">
          <w:rPr>
            <w:b/>
            <w:sz w:val="18"/>
          </w:rPr>
          <w:t>C1+C2 category excludes C3, so its 1.1% heterogeneous-cohort segment is not the total C1+C2 overlap</w:t>
        </w:r>
      </w:ins>
      <w:ins w:id="236" w:author="Goldenholz, Daniel M (HMFP - Neurology )" w:date="2026-09-29T22:07:00Z" w16du:dateUtc="2026-09-30T02:07:00Z">
        <w:r w:rsidR="00DD5741">
          <w:rPr>
            <w:b/>
            <w:sz w:val="18"/>
          </w:rPr>
          <w:t>.</w:t>
        </w:r>
      </w:ins>
    </w:p>
    <w:p w14:paraId="326BC08E" w14:textId="39FC570D" w:rsidR="004B250B" w:rsidRDefault="004F52D0">
      <w:pPr>
        <w:jc w:val="center"/>
      </w:pPr>
      <w:ins w:id="237" w:author="Goldenholz, Daniel M (HMFP - Neurology )" w:date="2026-10-01T18:58:00Z" w16du:dateUtc="2026-10-01T22:58:00Z">
        <w:r w:rsidRPr="004F52D0">
          <w:rPr>
            <w:noProof/>
          </w:rPr>
          <w:drawing>
            <wp:inline distT="0" distB="0" distL="0" distR="0" wp14:anchorId="11A45450" wp14:editId="211B651A">
              <wp:extent cx="6217920" cy="3575685"/>
              <wp:effectExtent l="0" t="0" r="5080" b="5715"/>
              <wp:docPr id="10538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7315" name=""/>
                      <pic:cNvPicPr/>
                    </pic:nvPicPr>
                    <pic:blipFill>
                      <a:blip r:embed="rId10"/>
                      <a:stretch>
                        <a:fillRect/>
                      </a:stretch>
                    </pic:blipFill>
                    <pic:spPr>
                      <a:xfrm>
                        <a:off x="0" y="0"/>
                        <a:ext cx="6217920" cy="3575685"/>
                      </a:xfrm>
                      <a:prstGeom prst="rect">
                        <a:avLst/>
                      </a:prstGeom>
                    </pic:spPr>
                  </pic:pic>
                </a:graphicData>
              </a:graphic>
            </wp:inline>
          </w:drawing>
        </w:r>
      </w:ins>
      <w:del w:id="238" w:author="Goldenholz, Daniel M (HMFP - Neurology )" w:date="2026-10-01T18:59:00Z" w16du:dateUtc="2026-10-01T22:59:00Z">
        <w:r w:rsidDel="004F52D0">
          <w:rPr>
            <w:noProof/>
          </w:rPr>
          <w:drawing>
            <wp:inline distT="0" distB="0" distL="0" distR="0" wp14:anchorId="66FDB558" wp14:editId="20A45B6D">
              <wp:extent cx="6126480" cy="3955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11"/>
                      <a:stretch>
                        <a:fillRect/>
                      </a:stretch>
                    </pic:blipFill>
                    <pic:spPr>
                      <a:xfrm>
                        <a:off x="0" y="0"/>
                        <a:ext cx="6126480" cy="3955282"/>
                      </a:xfrm>
                      <a:prstGeom prst="rect">
                        <a:avLst/>
                      </a:prstGeom>
                    </pic:spPr>
                  </pic:pic>
                </a:graphicData>
              </a:graphic>
            </wp:inline>
          </w:drawing>
        </w:r>
      </w:del>
    </w:p>
    <w:p w14:paraId="6AC6E8FE"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BE53735" w14:textId="77777777" w:rsidR="004B250B" w:rsidRDefault="00000000">
      <w:pPr>
        <w:jc w:val="center"/>
      </w:pPr>
      <w:r>
        <w:rPr>
          <w:noProof/>
        </w:rPr>
        <w:drawing>
          <wp:inline distT="0" distB="0" distL="0" distR="0" wp14:anchorId="0B299214" wp14:editId="54D5B399">
            <wp:extent cx="6126480" cy="239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126480" cy="2396851"/>
                    </a:xfrm>
                    <a:prstGeom prst="rect">
                      <a:avLst/>
                    </a:prstGeom>
                  </pic:spPr>
                </pic:pic>
              </a:graphicData>
            </a:graphic>
          </wp:inline>
        </w:drawing>
      </w:r>
    </w:p>
    <w:sectPr w:rsidR="004B250B" w:rsidSect="00034616">
      <w:headerReference w:type="default" r:id="rId13"/>
      <w:footerReference w:type="default" r:id="rId14"/>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860DD2" w14:textId="77777777" w:rsidR="00161E7E" w:rsidRDefault="00161E7E">
      <w:pPr>
        <w:spacing w:line="240" w:lineRule="auto"/>
      </w:pPr>
      <w:r>
        <w:separator/>
      </w:r>
    </w:p>
  </w:endnote>
  <w:endnote w:type="continuationSeparator" w:id="0">
    <w:p w14:paraId="739A18D0" w14:textId="77777777" w:rsidR="00161E7E" w:rsidRDefault="00161E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EE04"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DA49D0" w14:textId="77777777" w:rsidR="00161E7E" w:rsidRDefault="00161E7E">
      <w:pPr>
        <w:spacing w:line="240" w:lineRule="auto"/>
      </w:pPr>
      <w:r>
        <w:separator/>
      </w:r>
    </w:p>
  </w:footnote>
  <w:footnote w:type="continuationSeparator" w:id="0">
    <w:p w14:paraId="0CAC37B2" w14:textId="77777777" w:rsidR="00161E7E" w:rsidRDefault="00161E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7929A"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160B5"/>
    <w:rsid w:val="00034616"/>
    <w:rsid w:val="00035C0E"/>
    <w:rsid w:val="00044373"/>
    <w:rsid w:val="00053CE4"/>
    <w:rsid w:val="0006063C"/>
    <w:rsid w:val="000707E5"/>
    <w:rsid w:val="00094410"/>
    <w:rsid w:val="000C6639"/>
    <w:rsid w:val="000C7F3A"/>
    <w:rsid w:val="000D4174"/>
    <w:rsid w:val="000D76B7"/>
    <w:rsid w:val="000E14BB"/>
    <w:rsid w:val="00121CA4"/>
    <w:rsid w:val="00122398"/>
    <w:rsid w:val="00124921"/>
    <w:rsid w:val="001343AF"/>
    <w:rsid w:val="001441D1"/>
    <w:rsid w:val="00144F31"/>
    <w:rsid w:val="0015074B"/>
    <w:rsid w:val="001515C8"/>
    <w:rsid w:val="001520D2"/>
    <w:rsid w:val="00161E7E"/>
    <w:rsid w:val="00162362"/>
    <w:rsid w:val="001661A1"/>
    <w:rsid w:val="00171C99"/>
    <w:rsid w:val="00171DB7"/>
    <w:rsid w:val="00181CFA"/>
    <w:rsid w:val="00182227"/>
    <w:rsid w:val="00187F55"/>
    <w:rsid w:val="00192EC0"/>
    <w:rsid w:val="001E7C9B"/>
    <w:rsid w:val="001E7EC1"/>
    <w:rsid w:val="001F3F91"/>
    <w:rsid w:val="00212C59"/>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2D45F7"/>
    <w:rsid w:val="002E7FDD"/>
    <w:rsid w:val="00303E3A"/>
    <w:rsid w:val="00311E34"/>
    <w:rsid w:val="0031215A"/>
    <w:rsid w:val="003241BE"/>
    <w:rsid w:val="00326F90"/>
    <w:rsid w:val="00327CC6"/>
    <w:rsid w:val="00345356"/>
    <w:rsid w:val="003470BE"/>
    <w:rsid w:val="003511D7"/>
    <w:rsid w:val="00392975"/>
    <w:rsid w:val="00393AE2"/>
    <w:rsid w:val="003A1FE9"/>
    <w:rsid w:val="003A2E02"/>
    <w:rsid w:val="003A6960"/>
    <w:rsid w:val="003A77D4"/>
    <w:rsid w:val="004034AC"/>
    <w:rsid w:val="004065E5"/>
    <w:rsid w:val="004317BD"/>
    <w:rsid w:val="00434999"/>
    <w:rsid w:val="004370B3"/>
    <w:rsid w:val="00461591"/>
    <w:rsid w:val="00462B1A"/>
    <w:rsid w:val="00470D9D"/>
    <w:rsid w:val="004A4F3D"/>
    <w:rsid w:val="004A6B28"/>
    <w:rsid w:val="004B250B"/>
    <w:rsid w:val="004D5618"/>
    <w:rsid w:val="004E0820"/>
    <w:rsid w:val="004F52D0"/>
    <w:rsid w:val="00521928"/>
    <w:rsid w:val="00522CA4"/>
    <w:rsid w:val="00527A3D"/>
    <w:rsid w:val="00550220"/>
    <w:rsid w:val="0055574E"/>
    <w:rsid w:val="005561B0"/>
    <w:rsid w:val="0056505E"/>
    <w:rsid w:val="00584202"/>
    <w:rsid w:val="00596135"/>
    <w:rsid w:val="005D0680"/>
    <w:rsid w:val="005D2486"/>
    <w:rsid w:val="005D648A"/>
    <w:rsid w:val="005D6D01"/>
    <w:rsid w:val="005F0AD2"/>
    <w:rsid w:val="005F2F43"/>
    <w:rsid w:val="005F6B0D"/>
    <w:rsid w:val="00623321"/>
    <w:rsid w:val="0063210E"/>
    <w:rsid w:val="00637F0C"/>
    <w:rsid w:val="00673FE8"/>
    <w:rsid w:val="00695D97"/>
    <w:rsid w:val="006978AA"/>
    <w:rsid w:val="006A3065"/>
    <w:rsid w:val="006A5650"/>
    <w:rsid w:val="006A7C0E"/>
    <w:rsid w:val="006B2C12"/>
    <w:rsid w:val="006C33F3"/>
    <w:rsid w:val="006D3CAE"/>
    <w:rsid w:val="006F223B"/>
    <w:rsid w:val="006F2A08"/>
    <w:rsid w:val="006F2A3B"/>
    <w:rsid w:val="00702C72"/>
    <w:rsid w:val="007073D1"/>
    <w:rsid w:val="007118BA"/>
    <w:rsid w:val="00721572"/>
    <w:rsid w:val="0072161E"/>
    <w:rsid w:val="00734262"/>
    <w:rsid w:val="0074441A"/>
    <w:rsid w:val="00766F8D"/>
    <w:rsid w:val="00782623"/>
    <w:rsid w:val="00793F4A"/>
    <w:rsid w:val="007C45E9"/>
    <w:rsid w:val="007D2872"/>
    <w:rsid w:val="007D77DF"/>
    <w:rsid w:val="007E1DA8"/>
    <w:rsid w:val="007E4B9C"/>
    <w:rsid w:val="007E64D8"/>
    <w:rsid w:val="007F5FD7"/>
    <w:rsid w:val="00806295"/>
    <w:rsid w:val="008215F2"/>
    <w:rsid w:val="008510E8"/>
    <w:rsid w:val="00852DEF"/>
    <w:rsid w:val="00867CB7"/>
    <w:rsid w:val="00877A78"/>
    <w:rsid w:val="00886E0F"/>
    <w:rsid w:val="00887623"/>
    <w:rsid w:val="008B766C"/>
    <w:rsid w:val="008E0819"/>
    <w:rsid w:val="008E4D89"/>
    <w:rsid w:val="008F0F75"/>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67937"/>
    <w:rsid w:val="00A73594"/>
    <w:rsid w:val="00AA1798"/>
    <w:rsid w:val="00AA1D8D"/>
    <w:rsid w:val="00AB7D70"/>
    <w:rsid w:val="00AC32F2"/>
    <w:rsid w:val="00AC55E7"/>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97877"/>
    <w:rsid w:val="00BA1FAB"/>
    <w:rsid w:val="00BA4574"/>
    <w:rsid w:val="00BA6609"/>
    <w:rsid w:val="00BA66A5"/>
    <w:rsid w:val="00BC3FF5"/>
    <w:rsid w:val="00BE70D2"/>
    <w:rsid w:val="00C063CB"/>
    <w:rsid w:val="00C178F6"/>
    <w:rsid w:val="00C223E7"/>
    <w:rsid w:val="00C22BE3"/>
    <w:rsid w:val="00C31E67"/>
    <w:rsid w:val="00C3706C"/>
    <w:rsid w:val="00C406D1"/>
    <w:rsid w:val="00C460D2"/>
    <w:rsid w:val="00C57C80"/>
    <w:rsid w:val="00C94F0B"/>
    <w:rsid w:val="00CA5711"/>
    <w:rsid w:val="00CA5AF3"/>
    <w:rsid w:val="00CB0664"/>
    <w:rsid w:val="00CB1F27"/>
    <w:rsid w:val="00CB29DC"/>
    <w:rsid w:val="00CC32E7"/>
    <w:rsid w:val="00CC486E"/>
    <w:rsid w:val="00CE7235"/>
    <w:rsid w:val="00D00F04"/>
    <w:rsid w:val="00D11AFE"/>
    <w:rsid w:val="00D34224"/>
    <w:rsid w:val="00D54B26"/>
    <w:rsid w:val="00D62C09"/>
    <w:rsid w:val="00D85222"/>
    <w:rsid w:val="00D8577D"/>
    <w:rsid w:val="00D874AD"/>
    <w:rsid w:val="00DA0C79"/>
    <w:rsid w:val="00DA5F04"/>
    <w:rsid w:val="00DB69EF"/>
    <w:rsid w:val="00DD5741"/>
    <w:rsid w:val="00DF21FC"/>
    <w:rsid w:val="00E046BE"/>
    <w:rsid w:val="00E0477D"/>
    <w:rsid w:val="00E12A4A"/>
    <w:rsid w:val="00E24A71"/>
    <w:rsid w:val="00E30C79"/>
    <w:rsid w:val="00E33554"/>
    <w:rsid w:val="00E55EDA"/>
    <w:rsid w:val="00E617AB"/>
    <w:rsid w:val="00E658C1"/>
    <w:rsid w:val="00E85A09"/>
    <w:rsid w:val="00E86096"/>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23DC"/>
    <w:rsid w:val="00F931F3"/>
    <w:rsid w:val="00F96D75"/>
    <w:rsid w:val="00FA3B29"/>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033A5"/>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14</Pages>
  <Words>10582</Words>
  <Characters>60321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70762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6</cp:revision>
  <cp:lastPrinted>2026-09-30T01:18:00Z</cp:lastPrinted>
  <dcterms:created xsi:type="dcterms:W3CDTF">2026-09-30T01:18:00Z</dcterms:created>
  <dcterms:modified xsi:type="dcterms:W3CDTF">2026-10-02T15:23:00Z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 name="delayCita</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tionUpdates" value="true"/&gt;&lt;pref name="dontAskDelayCitationUpdates" value="true"/&gt;&lt;/prefs&gt;&lt;/data&gt;</vt:lpwstr>
  </property>
</Properties>
</file>