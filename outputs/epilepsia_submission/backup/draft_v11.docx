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rPr>
          <w:b/>
        </w:rPr>
        <w:t xml:space="preserve">Abstract word count: </w:t>
      </w:r>
      <w:r w:rsidR="00DB69EF">
        <w:t>203</w:t>
      </w:r>
    </w:p>
    <w:p w14:paraId="7479D18C" w14:textId="77777777" w:rsidR="004B250B" w:rsidRDefault="00000000">
      <w:r>
        <w:rPr>
          <w:b/>
        </w:rPr>
        <w:t xml:space="preserve">Main-text word count (Introduction through Discussion): </w:t>
      </w:r>
      <w:r>
        <w:t>1941</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rPr>
          <w:b/>
        </w:rPr>
        <w:t xml:space="preserve">Supporting information: </w:t>
      </w:r>
      <w:r>
        <w:t>Appendix S1; Tables S1–S4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4E22D9C0" w:rsidR="004B250B" w:rsidRDefault="00000000">
      <w:r>
        <w:rPr>
          <w:b/>
        </w:rPr>
        <w:t xml:space="preserve">Methods: </w:t>
      </w:r>
      <w:r>
        <w:t>We simulated 100,000 synthetic participants for 36 months in healthy ovulatory and heterogeneous</w:t>
      </w:r>
      <w:ins w:id="0" w:author="Rachael Sumner" w:date="2026-08-07T13:09:00Z" w16du:dateUtc="2026-08-07T01:09:00Z">
        <w:r w:rsidR="00D00F04">
          <w:t>ly ovulatory</w:t>
        </w:r>
      </w:ins>
      <w:r>
        <w:t xml:space="preserve"> menstruating-age cohorts. </w:t>
      </w:r>
      <w:r w:rsidR="00867CB7">
        <w:t xml:space="preserve">We independently </w:t>
      </w:r>
      <w:r w:rsidR="00DB69EF">
        <w:t>simulat</w:t>
      </w:r>
      <w:r w:rsidR="00867CB7">
        <w:t xml:space="preserve">ed seizure </w:t>
      </w:r>
      <w:ins w:id="1" w:author="Brandon Westover" w:date="2026-07-31T22:21:00Z" w16du:dateUtc="2026-08-01T05:21:00Z">
        <w:r w:rsidR="00867CB7">
          <w:t xml:space="preserve">and menstrual </w:t>
        </w:r>
      </w:ins>
      <w:ins w:id="2" w:author="Brandon Westover" w:date="2026-07-31T22:20:00Z" w16du:dateUtc="2026-08-01T05:20:00Z">
        <w:r w:rsidR="00867CB7">
          <w:t xml:space="preserve">diaries using </w:t>
        </w:r>
        <w:del w:id="3" w:author="Rachael Sumner" w:date="2026-08-07T12:54:00Z" w16du:dateUtc="2026-08-07T00:54:00Z">
          <w:r w:rsidR="00867CB7" w:rsidDel="00182227">
            <w:delText>open source</w:delText>
          </w:r>
        </w:del>
      </w:ins>
      <w:ins w:id="4" w:author="Rachael Sumner" w:date="2026-08-07T12:54:00Z" w16du:dateUtc="2026-08-07T00:54:00Z">
        <w:r w:rsidR="00182227">
          <w:t>open-source</w:t>
        </w:r>
      </w:ins>
      <w:ins w:id="5" w:author="Brandon Westover" w:date="2026-07-31T22:20:00Z" w16du:dateUtc="2026-08-01T05:20:00Z">
        <w:r w:rsidR="00867CB7">
          <w:t xml:space="preserve"> software</w:t>
        </w:r>
      </w:ins>
      <w:del w:id="6" w:author="Brandon Westover" w:date="2026-07-31T22:20:00Z" w16du:dateUtc="2026-08-01T05:20:00Z">
        <w:r w:rsidR="00DB69EF" w:rsidDel="00867CB7">
          <w:delText>generated independent diaries</w:delText>
        </w:r>
      </w:del>
      <w:r w:rsidR="00DB69EF">
        <w:t xml:space="preserve">: </w:t>
      </w:r>
      <w:r>
        <w:t xml:space="preserve">CHOCOLATES </w:t>
      </w:r>
      <w:r w:rsidR="00DB69EF">
        <w:t xml:space="preserve">for </w:t>
      </w:r>
      <w:r>
        <w:t>seizure</w:t>
      </w:r>
      <w:r w:rsidR="00DB69EF">
        <w:t xml:space="preserve">s </w:t>
      </w:r>
      <w:r>
        <w:t xml:space="preserve">HORMONE-CYCLE </w:t>
      </w:r>
      <w:r w:rsidR="00DB69EF">
        <w:t xml:space="preserve">for </w:t>
      </w:r>
      <w:r>
        <w:t xml:space="preserve">menstrual and hormone diaries. We applied the phase definitions and pattern-specific seizure-frequency ratio thresholds introduced by Herzog and colleagues (the Herzog criteria) across calendar, complete-cycle, and full-diary windows. A negative-binomial </w:t>
      </w:r>
      <w:r w:rsidR="00DB69EF">
        <w:t xml:space="preserve">analysis </w:t>
      </w:r>
      <w:r>
        <w:t>was</w:t>
      </w:r>
      <w:r w:rsidR="00DB69EF">
        <w:t xml:space="preserve"> used as</w:t>
      </w:r>
      <w:r>
        <w:t xml:space="preserve"> a model-concordant statistical calibration check. </w:t>
      </w:r>
    </w:p>
    <w:p w14:paraId="277D956E" w14:textId="32B2CC85" w:rsidR="004B250B" w:rsidRPr="009F30D2" w:rsidRDefault="00000000">
      <w:r>
        <w:rPr>
          <w:b/>
        </w:rPr>
        <w:t xml:space="preserve">Results: </w:t>
      </w:r>
      <w:ins w:id="7" w:author="Rachael Sumner" w:date="2026-08-09T10:19:00Z" w16du:dateUtc="2026-08-08T22:19:00Z">
        <w:r w:rsidR="009F30D2" w:rsidRPr="004245E4">
          <w:rPr>
            <w:bCs/>
          </w:rPr>
          <w:t xml:space="preserve">Three-month </w:t>
        </w:r>
        <w:r w:rsidR="009F30D2">
          <w:rPr>
            <w:bCs/>
          </w:rPr>
          <w:t>false-positive r</w:t>
        </w:r>
        <w:r w:rsidR="009F30D2" w:rsidRPr="004245E4">
          <w:rPr>
            <w:bCs/>
          </w:rPr>
          <w:t>ates were 41.4%</w:t>
        </w:r>
        <w:r w:rsidR="009F30D2">
          <w:rPr>
            <w:bCs/>
          </w:rPr>
          <w:t xml:space="preserve"> (healthy ovulatory cohort)</w:t>
        </w:r>
        <w:r w:rsidR="009F30D2" w:rsidRPr="004245E4">
          <w:rPr>
            <w:bCs/>
          </w:rPr>
          <w:t xml:space="preserve"> and 50.5%</w:t>
        </w:r>
        <w:r w:rsidR="009F30D2">
          <w:rPr>
            <w:bCs/>
          </w:rPr>
          <w:t xml:space="preserve"> (heterogeneously ovulating cohort)</w:t>
        </w:r>
        <w:r w:rsidR="009F30D2" w:rsidRPr="004245E4">
          <w:rPr>
            <w:bCs/>
          </w:rPr>
          <w:t>.</w:t>
        </w:r>
        <w:r w:rsidR="009F30D2">
          <w:rPr>
            <w:bCs/>
          </w:rPr>
          <w:t xml:space="preserve"> </w:t>
        </w:r>
      </w:ins>
      <w:r w:rsidRPr="00867CB7">
        <w:rPr>
          <w:bCs/>
          <w:rPrChange w:id="8" w:author="Brandon Westover" w:date="2026-07-31T22:21:00Z" w16du:dateUtc="2026-08-01T05:21:00Z">
            <w:rPr>
              <w:b/>
            </w:rPr>
          </w:rPrChange>
        </w:rPr>
        <w:t xml:space="preserve">In 36-month </w:t>
      </w:r>
      <w:del w:id="9" w:author="Brandon Westover" w:date="2026-07-31T22:22:00Z" w16du:dateUtc="2026-08-01T05:22:00Z">
        <w:r w:rsidRPr="00867CB7" w:rsidDel="00867CB7">
          <w:rPr>
            <w:bCs/>
            <w:rPrChange w:id="10" w:author="Brandon Westover" w:date="2026-07-31T22:21:00Z" w16du:dateUtc="2026-08-01T05:21:00Z">
              <w:rPr>
                <w:b/>
              </w:rPr>
            </w:rPrChange>
          </w:rPr>
          <w:delText xml:space="preserve">strict-Herzog </w:delText>
        </w:r>
      </w:del>
      <w:r w:rsidRPr="00867CB7">
        <w:rPr>
          <w:bCs/>
          <w:rPrChange w:id="11" w:author="Brandon Westover" w:date="2026-07-31T22:21:00Z" w16du:dateUtc="2026-08-01T05:21:00Z">
            <w:rPr>
              <w:b/>
            </w:rPr>
          </w:rPrChange>
        </w:rPr>
        <w:t>windows, CE was classified in 11.7% of healthy ovulatory and 36.0% of heterogeneous-cohort participants</w:t>
      </w:r>
      <w:ins w:id="12" w:author="Rachael Sumner" w:date="2026-08-07T12:52:00Z" w16du:dateUtc="2026-08-07T00:52:00Z">
        <w:r w:rsidR="00182227">
          <w:rPr>
            <w:bCs/>
          </w:rPr>
          <w:t xml:space="preserve"> using Herzog criteria</w:t>
        </w:r>
      </w:ins>
      <w:r w:rsidRPr="00867CB7">
        <w:rPr>
          <w:bCs/>
          <w:rPrChange w:id="13" w:author="Brandon Westover" w:date="2026-07-31T22:21:00Z" w16du:dateUtc="2026-08-01T05:21:00Z">
            <w:rPr>
              <w:b/>
            </w:rPr>
          </w:rPrChange>
        </w:rPr>
        <w:t xml:space="preserve">. In the heterogeneous cohort, the </w:t>
      </w:r>
      <w:del w:id="14" w:author="Rachael Sumner" w:date="2026-08-07T12:53:00Z" w16du:dateUtc="2026-08-07T00:53:00Z">
        <w:r w:rsidRPr="00867CB7" w:rsidDel="00182227">
          <w:rPr>
            <w:bCs/>
            <w:rPrChange w:id="15" w:author="Brandon Westover" w:date="2026-07-31T22:21:00Z" w16du:dateUtc="2026-08-01T05:21:00Z">
              <w:rPr>
                <w:b/>
              </w:rPr>
            </w:rPrChange>
          </w:rPr>
          <w:delText>C1/C2 union</w:delText>
        </w:r>
      </w:del>
      <w:ins w:id="16" w:author="Rachael Sumner" w:date="2026-08-07T12:53:00Z" w16du:dateUtc="2026-08-07T00:53:00Z">
        <w:r w:rsidR="00182227">
          <w:rPr>
            <w:bCs/>
          </w:rPr>
          <w:t xml:space="preserve">perimenstrual (C1) and periovulatory (C2) </w:t>
        </w:r>
        <w:del w:id="17" w:author="Goldenholz, Daniel M (HMFP - Neurology )" w:date="2026-08-12T00:04:00Z" w16du:dateUtc="2026-08-12T04:04:00Z">
          <w:r w:rsidR="00182227" w:rsidDel="00D85222">
            <w:rPr>
              <w:bCs/>
            </w:rPr>
            <w:delText>incidence</w:delText>
          </w:r>
        </w:del>
      </w:ins>
      <w:ins w:id="18" w:author="Goldenholz, Daniel M (HMFP - Neurology )" w:date="2026-08-12T00:38:00Z" w16du:dateUtc="2026-08-12T04:38:00Z">
        <w:r w:rsidR="005D6D01">
          <w:rPr>
            <w:bCs/>
          </w:rPr>
          <w:t>proportion</w:t>
        </w:r>
      </w:ins>
      <w:r w:rsidRPr="00867CB7">
        <w:rPr>
          <w:bCs/>
          <w:rPrChange w:id="19" w:author="Brandon Westover" w:date="2026-07-31T22:21:00Z" w16du:dateUtc="2026-08-01T05:21:00Z">
            <w:rPr>
              <w:b/>
            </w:rPr>
          </w:rPrChange>
        </w:rPr>
        <w:t xml:space="preserve"> was 11.7%, whereas </w:t>
      </w:r>
      <w:ins w:id="20" w:author="Rachael Sumner" w:date="2026-08-07T12:53:00Z" w16du:dateUtc="2026-08-07T00:53:00Z">
        <w:r w:rsidR="00182227">
          <w:rPr>
            <w:bCs/>
          </w:rPr>
          <w:t>inadequate luteal (</w:t>
        </w:r>
      </w:ins>
      <w:r w:rsidRPr="00867CB7">
        <w:rPr>
          <w:bCs/>
          <w:rPrChange w:id="21" w:author="Brandon Westover" w:date="2026-07-31T22:21:00Z" w16du:dateUtc="2026-08-01T05:21:00Z">
            <w:rPr>
              <w:b/>
            </w:rPr>
          </w:rPrChange>
        </w:rPr>
        <w:t>C3</w:t>
      </w:r>
      <w:ins w:id="22" w:author="Rachael Sumner" w:date="2026-08-07T12:53:00Z" w16du:dateUtc="2026-08-07T00:53:00Z">
        <w:r w:rsidR="00182227">
          <w:rPr>
            <w:bCs/>
          </w:rPr>
          <w:t xml:space="preserve">) </w:t>
        </w:r>
      </w:ins>
      <w:del w:id="23" w:author="Rachael Sumner" w:date="2026-08-07T12:53:00Z" w16du:dateUtc="2026-08-07T00:53:00Z">
        <w:r w:rsidRPr="00867CB7" w:rsidDel="00182227">
          <w:rPr>
            <w:bCs/>
            <w:rPrChange w:id="24" w:author="Brandon Westover" w:date="2026-07-31T22:21:00Z" w16du:dateUtc="2026-08-01T05:21:00Z">
              <w:rPr>
                <w:b/>
              </w:rPr>
            </w:rPrChange>
          </w:rPr>
          <w:delText xml:space="preserve"> </w:delText>
        </w:r>
      </w:del>
      <w:del w:id="25" w:author="Goldenholz, Daniel M (HMFP - Neurology )" w:date="2026-08-12T00:03:00Z" w16du:dateUtc="2026-08-12T04:03:00Z">
        <w:r w:rsidRPr="00867CB7" w:rsidDel="00D85222">
          <w:rPr>
            <w:bCs/>
            <w:rPrChange w:id="26" w:author="Brandon Westover" w:date="2026-07-31T22:21:00Z" w16du:dateUtc="2026-08-01T05:21:00Z">
              <w:rPr>
                <w:b/>
              </w:rPr>
            </w:rPrChange>
          </w:rPr>
          <w:delText>positivity</w:delText>
        </w:r>
      </w:del>
      <w:ins w:id="27" w:author="Rachael Sumner" w:date="2026-08-07T12:53:00Z" w16du:dateUtc="2026-08-07T00:53:00Z">
        <w:del w:id="28" w:author="Goldenholz, Daniel M (HMFP - Neurology )" w:date="2026-08-12T00:03:00Z" w16du:dateUtc="2026-08-12T04:03:00Z">
          <w:r w:rsidR="00182227" w:rsidDel="00D85222">
            <w:rPr>
              <w:bCs/>
            </w:rPr>
            <w:delText>incidence</w:delText>
          </w:r>
        </w:del>
      </w:ins>
      <w:ins w:id="29" w:author="Goldenholz, Daniel M (HMFP - Neurology )" w:date="2026-08-12T00:03:00Z" w16du:dateUtc="2026-08-12T04:03:00Z">
        <w:r w:rsidR="00D85222">
          <w:rPr>
            <w:bCs/>
          </w:rPr>
          <w:t>proportion</w:t>
        </w:r>
      </w:ins>
      <w:r w:rsidRPr="00867CB7">
        <w:rPr>
          <w:bCs/>
          <w:rPrChange w:id="30" w:author="Brandon Westover" w:date="2026-07-31T22:21:00Z" w16du:dateUtc="2026-08-01T05:21:00Z">
            <w:rPr>
              <w:b/>
            </w:rPr>
          </w:rPrChange>
        </w:rPr>
        <w:t xml:space="preserve"> occurred in 37.0% of applicable windows. </w:t>
      </w:r>
      <w:del w:id="31" w:author="Rachael Sumner" w:date="2026-08-09T10:17:00Z" w16du:dateUtc="2026-08-08T22:17:00Z">
        <w:r w:rsidRPr="00867CB7" w:rsidDel="009F30D2">
          <w:rPr>
            <w:bCs/>
            <w:rPrChange w:id="32" w:author="Brandon Westover" w:date="2026-07-31T22:21:00Z" w16du:dateUtc="2026-08-01T05:21:00Z">
              <w:rPr>
                <w:b/>
              </w:rPr>
            </w:rPrChange>
          </w:rPr>
          <w:delText xml:space="preserve">C1/C2 negative-binomial false-positive rates were 4.4% and 4.2%. The exploratory C3 model identified 3.4% (95% </w:delText>
        </w:r>
      </w:del>
      <w:ins w:id="33" w:author="Brandon Westover" w:date="2026-07-31T22:23:00Z" w16du:dateUtc="2026-08-01T05:23:00Z">
        <w:del w:id="34" w:author="Rachael Sumner" w:date="2026-08-09T10:17:00Z" w16du:dateUtc="2026-08-08T22:17:00Z">
          <w:r w:rsidR="00867CB7" w:rsidDel="009F30D2">
            <w:rPr>
              <w:bCs/>
            </w:rPr>
            <w:delText xml:space="preserve">CI </w:delText>
          </w:r>
        </w:del>
      </w:ins>
      <w:del w:id="35" w:author="Rachael Sumner" w:date="2026-08-09T10:17:00Z" w16du:dateUtc="2026-08-08T22:17:00Z">
        <w:r w:rsidRPr="00867CB7" w:rsidDel="009F30D2">
          <w:rPr>
            <w:bCs/>
            <w:rPrChange w:id="36" w:author="Brandon Westover" w:date="2026-07-31T22:21:00Z" w16du:dateUtc="2026-08-01T05:21:00Z">
              <w:rPr>
                <w:b/>
              </w:rPr>
            </w:rPrChange>
          </w:rPr>
          <w:delText xml:space="preserve">Wilson confidence interval, 1.7%–6.9%). </w:delText>
        </w:r>
      </w:del>
      <w:del w:id="37" w:author="Rachael Sumner" w:date="2026-08-09T10:19:00Z" w16du:dateUtc="2026-08-08T22:19:00Z">
        <w:r w:rsidRPr="00867CB7" w:rsidDel="009F30D2">
          <w:rPr>
            <w:bCs/>
            <w:rPrChange w:id="38" w:author="Brandon Westover" w:date="2026-07-31T22:21:00Z" w16du:dateUtc="2026-08-01T05:21:00Z">
              <w:rPr>
                <w:b/>
              </w:rPr>
            </w:rPrChange>
          </w:rPr>
          <w:delText xml:space="preserve">Three-month </w:delText>
        </w:r>
      </w:del>
      <w:del w:id="39" w:author="Rachael Sumner" w:date="2026-08-09T10:17:00Z" w16du:dateUtc="2026-08-08T22:17:00Z">
        <w:r w:rsidRPr="00867CB7" w:rsidDel="009F30D2">
          <w:rPr>
            <w:bCs/>
            <w:rPrChange w:id="40" w:author="Brandon Westover" w:date="2026-07-31T22:21:00Z" w16du:dateUtc="2026-08-01T05:21:00Z">
              <w:rPr>
                <w:b/>
              </w:rPr>
            </w:rPrChange>
          </w:rPr>
          <w:delText>windowed Herzog r</w:delText>
        </w:r>
      </w:del>
      <w:del w:id="41" w:author="Rachael Sumner" w:date="2026-08-09T10:19:00Z" w16du:dateUtc="2026-08-08T22:19:00Z">
        <w:r w:rsidRPr="00867CB7" w:rsidDel="009F30D2">
          <w:rPr>
            <w:bCs/>
            <w:rPrChange w:id="42" w:author="Brandon Westover" w:date="2026-07-31T22:21:00Z" w16du:dateUtc="2026-08-01T05:21:00Z">
              <w:rPr>
                <w:b/>
              </w:rPr>
            </w:rPrChange>
          </w:rPr>
          <w:delText>ates were 41.4% and 50.5%.</w:delText>
        </w:r>
      </w:del>
      <w:ins w:id="43" w:author="Rachael Sumner" w:date="2026-08-09T10:17:00Z" w16du:dateUtc="2026-08-08T22:17:00Z">
        <w:r w:rsidR="009F30D2">
          <w:rPr>
            <w:bCs/>
          </w:rPr>
          <w:t xml:space="preserve"> Assessing the model,</w:t>
        </w:r>
        <w:r w:rsidR="009F30D2" w:rsidRPr="009F30D2">
          <w:rPr>
            <w:bCs/>
          </w:rPr>
          <w:t xml:space="preserve"> </w:t>
        </w:r>
        <w:r w:rsidR="009F30D2" w:rsidRPr="004245E4">
          <w:rPr>
            <w:bCs/>
          </w:rPr>
          <w:t xml:space="preserve">C1/C2 negative-binomial false-positive rates were 4.4% and 4.2%. The exploratory C3 model identified 3.4% (95% </w:t>
        </w:r>
        <w:r w:rsidR="009F30D2">
          <w:rPr>
            <w:bCs/>
          </w:rPr>
          <w:t xml:space="preserve">CI </w:t>
        </w:r>
        <w:r w:rsidR="009F30D2" w:rsidRPr="004245E4">
          <w:rPr>
            <w:bCs/>
          </w:rPr>
          <w:t>1.7%–6.9%).</w:t>
        </w:r>
      </w:ins>
    </w:p>
    <w:p w14:paraId="17DA68DE" w14:textId="146A4190" w:rsidR="004B250B" w:rsidRDefault="00000000" w:rsidP="00D00F04">
      <w:r>
        <w:rPr>
          <w:b/>
        </w:rPr>
        <w:t xml:space="preserve">Significance: </w:t>
      </w:r>
      <w:r>
        <w:t xml:space="preserve">False-positive classification </w:t>
      </w:r>
      <w:del w:id="44" w:author="Brandon Westover" w:date="2026-07-31T22:24:00Z" w16du:dateUtc="2026-08-01T05:24:00Z">
        <w:r w:rsidDel="00867CB7">
          <w:delText>can be</w:delText>
        </w:r>
      </w:del>
      <w:ins w:id="45" w:author="Brandon Westover" w:date="2026-07-31T22:24:00Z" w16du:dateUtc="2026-08-01T05:24:00Z">
        <w:r w:rsidR="00867CB7">
          <w:t>is</w:t>
        </w:r>
      </w:ins>
      <w:r>
        <w:t xml:space="preserve"> common</w:t>
      </w:r>
      <w:ins w:id="46" w:author="Rachael Sumner" w:date="2026-08-07T12:57:00Z" w16du:dateUtc="2026-08-07T00:57:00Z">
        <w:r w:rsidR="00182227">
          <w:t xml:space="preserve"> </w:t>
        </w:r>
      </w:ins>
      <w:ins w:id="47" w:author="Rachael Sumner" w:date="2026-08-07T12:58:00Z" w16du:dateUtc="2026-08-07T00:58:00Z">
        <w:r w:rsidR="00182227">
          <w:t xml:space="preserve">when realistic </w:t>
        </w:r>
      </w:ins>
      <w:ins w:id="48" w:author="Rachael Sumner" w:date="2026-08-07T12:59:00Z" w16du:dateUtc="2026-08-07T00:59:00Z">
        <w:r w:rsidR="00182227">
          <w:t xml:space="preserve">but independent simulations of menses, ovulation and seizures are overlaid. </w:t>
        </w:r>
      </w:ins>
      <w:del w:id="49" w:author="Rachael Sumner" w:date="2026-08-07T12:57:00Z" w16du:dateUtc="2026-08-07T00:57:00Z">
        <w:r w:rsidDel="00182227">
          <w:delText xml:space="preserve"> under independence</w:delText>
        </w:r>
      </w:del>
      <w:del w:id="50" w:author="Rachael Sumner" w:date="2026-08-07T12:59:00Z" w16du:dateUtc="2026-08-07T00:59:00Z">
        <w:r w:rsidDel="00182227">
          <w:delText>, p</w:delText>
        </w:r>
      </w:del>
      <w:del w:id="51" w:author="Rachael Sumner" w:date="2026-08-07T13:01:00Z" w16du:dateUtc="2026-08-07T01:01:00Z">
        <w:r w:rsidDel="00D00F04">
          <w:delText>articularly when C3 logic is applied to heterogeneous cycles.</w:delText>
        </w:r>
        <w:r w:rsidR="00DB69EF" w:rsidDel="00D00F04">
          <w:delText xml:space="preserve"> </w:delText>
        </w:r>
      </w:del>
      <w:ins w:id="52" w:author="Rachael Sumner" w:date="2026-08-07T12:59:00Z" w16du:dateUtc="2026-08-07T00:59:00Z">
        <w:r w:rsidR="00D00F04">
          <w:t xml:space="preserve">Misclassifying CE using </w:t>
        </w:r>
      </w:ins>
      <w:ins w:id="53" w:author="Rachael Sumner" w:date="2026-08-07T13:00:00Z" w16du:dateUtc="2026-08-07T01:00:00Z">
        <w:r w:rsidR="00D00F04">
          <w:t>currently widely used definitions</w:t>
        </w:r>
      </w:ins>
      <w:ins w:id="54" w:author="Rachael Sumner" w:date="2026-08-09T10:21:00Z" w16du:dateUtc="2026-08-08T22:21:00Z">
        <w:r w:rsidR="009F30D2">
          <w:t xml:space="preserve"> of C1/C2/C3</w:t>
        </w:r>
        <w:r w:rsidR="005F2F43">
          <w:t xml:space="preserve"> subtypes</w:t>
        </w:r>
      </w:ins>
      <w:ins w:id="55" w:author="Rachael Sumner" w:date="2026-08-07T13:00:00Z" w16du:dateUtc="2026-08-07T01:00:00Z">
        <w:r w:rsidR="00D00F04">
          <w:t xml:space="preserve"> is likely.</w:t>
        </w:r>
      </w:ins>
      <w:del w:id="56" w:author="Rachael Sumner" w:date="2026-08-07T12:59:00Z" w16du:dateUtc="2026-08-07T00:59:00Z">
        <w:r w:rsidR="00DB69EF" w:rsidDel="00D00F04">
          <w:delText>I</w:delText>
        </w:r>
        <w:r w:rsidR="00721572" w:rsidDel="00D00F04">
          <w:delText xml:space="preserve">t is </w:delText>
        </w:r>
        <w:r w:rsidR="00DB69EF" w:rsidDel="00D00F04">
          <w:delText xml:space="preserve">therefore </w:delText>
        </w:r>
        <w:r w:rsidR="00721572" w:rsidDel="00D00F04">
          <w:delText xml:space="preserve">possible to </w:delText>
        </w:r>
      </w:del>
      <w:del w:id="57" w:author="Rachael Sumner" w:date="2026-08-07T13:00:00Z" w16du:dateUtc="2026-08-07T01:00:00Z">
        <w:r w:rsidR="00DB69EF" w:rsidDel="00D00F04">
          <w:delText>mis</w:delText>
        </w:r>
        <w:r w:rsidR="00721572" w:rsidDel="00D00F04">
          <w:delText>classify CE quite frequently</w:delText>
        </w:r>
        <w:r w:rsidR="00DB69EF" w:rsidDel="00D00F04">
          <w:delText xml:space="preserve"> under the current definitions</w:delText>
        </w:r>
        <w:r w:rsidR="00721572" w:rsidDel="00D00F04">
          <w:delText>.</w:delText>
        </w:r>
      </w:del>
      <w:r w:rsidR="00721572">
        <w:t xml:space="preserve"> Details such as population type, observation period, and CE </w:t>
      </w:r>
      <w:r w:rsidR="00DB69EF">
        <w:t>criteria</w:t>
      </w:r>
      <w:r w:rsidR="00721572">
        <w:t xml:space="preserve">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1AC47F3A" w:rsidR="004B250B" w:rsidDel="00D00F04" w:rsidRDefault="00000000">
      <w:pPr>
        <w:pStyle w:val="ListBullet"/>
        <w:rPr>
          <w:del w:id="58" w:author="Rachael Sumner" w:date="2026-08-07T13:04:00Z" w16du:dateUtc="2026-08-07T01:04:00Z"/>
        </w:rPr>
      </w:pPr>
      <w:del w:id="59" w:author="Brandon Westover" w:date="2026-07-31T22:25:00Z" w16du:dateUtc="2026-08-01T05:25:00Z">
        <w:r w:rsidDel="00867CB7">
          <w:delText xml:space="preserve">Windowed </w:delText>
        </w:r>
      </w:del>
      <w:r>
        <w:t>Herzog criteria misclassified 11.7% of healthy</w:t>
      </w:r>
      <w:ins w:id="60" w:author="Rachael Sumner" w:date="2026-08-07T13:02:00Z" w16du:dateUtc="2026-08-07T01:02:00Z">
        <w:r w:rsidR="00D00F04">
          <w:t xml:space="preserve"> ovulatory cycle</w:t>
        </w:r>
      </w:ins>
      <w:ins w:id="61" w:author="Goldenholz, Daniel M (HMFP - Neurology )" w:date="2026-08-12T00:06:00Z" w16du:dateUtc="2026-08-12T04:06:00Z">
        <w:r w:rsidR="00D85222">
          <w:t xml:space="preserve"> simulated</w:t>
        </w:r>
      </w:ins>
      <w:ins w:id="62" w:author="Goldenholz, Daniel M (HMFP - Neurology )" w:date="2026-08-12T00:05:00Z" w16du:dateUtc="2026-08-12T04:05:00Z">
        <w:r w:rsidR="00D85222">
          <w:t xml:space="preserve"> </w:t>
        </w:r>
      </w:ins>
      <w:ins w:id="63" w:author="Goldenholz, Daniel M (HMFP - Neurology )" w:date="2026-08-12T00:06:00Z" w16du:dateUtc="2026-08-12T04:06:00Z">
        <w:r w:rsidR="00D85222">
          <w:t>participants</w:t>
        </w:r>
      </w:ins>
      <w:ins w:id="64" w:author="Rachael Sumner" w:date="2026-08-07T13:02:00Z" w16du:dateUtc="2026-08-07T01:02:00Z">
        <w:del w:id="65" w:author="Goldenholz, Daniel M (HMFP - Neurology )" w:date="2026-08-12T00:05:00Z" w16du:dateUtc="2026-08-12T04:05:00Z">
          <w:r w:rsidR="00D00F04" w:rsidDel="00D85222">
            <w:delText>.</w:delText>
          </w:r>
        </w:del>
        <w:r w:rsidR="00D00F04">
          <w:t xml:space="preserve"> </w:t>
        </w:r>
      </w:ins>
      <w:del w:id="66" w:author="Rachael Sumner" w:date="2026-08-07T13:02:00Z" w16du:dateUtc="2026-08-07T01:02:00Z">
        <w:r w:rsidDel="00D00F04">
          <w:delText xml:space="preserve"> and </w:delText>
        </w:r>
      </w:del>
      <w:r>
        <w:t>36.0% of heterogeneous</w:t>
      </w:r>
      <w:ins w:id="67" w:author="Rachael Sumner" w:date="2026-08-07T13:02:00Z" w16du:dateUtc="2026-08-07T01:02:00Z">
        <w:r w:rsidR="00D00F04">
          <w:t xml:space="preserve"> (irregular, and not always ovulatory)</w:t>
        </w:r>
      </w:ins>
      <w:r>
        <w:t xml:space="preserve"> simulated participants in 36-month diaries</w:t>
      </w:r>
      <w:ins w:id="68" w:author="Rachael Sumner" w:date="2026-08-07T13:04:00Z" w16du:dateUtc="2026-08-07T01:04:00Z">
        <w:r w:rsidR="00D00F04">
          <w:t>.</w:t>
        </w:r>
      </w:ins>
      <w:del w:id="69" w:author="Rachael Sumner" w:date="2026-08-07T13:04:00Z" w16du:dateUtc="2026-08-07T01:04:00Z">
        <w:r w:rsidDel="00D00F04">
          <w:delText>.</w:delText>
        </w:r>
      </w:del>
    </w:p>
    <w:p w14:paraId="3FF76CB8" w14:textId="77777777" w:rsidR="00D00F04" w:rsidRDefault="00D00F04" w:rsidP="00D85222">
      <w:pPr>
        <w:pStyle w:val="ListBullet"/>
        <w:numPr>
          <w:ilvl w:val="0"/>
          <w:numId w:val="0"/>
        </w:numPr>
        <w:rPr>
          <w:ins w:id="70" w:author="Rachael Sumner" w:date="2026-08-07T13:01:00Z" w16du:dateUtc="2026-08-07T01:01:00Z"/>
        </w:rPr>
        <w:pPrChange w:id="71" w:author="Goldenholz, Daniel M (HMFP - Neurology )" w:date="2026-08-12T00:06:00Z" w16du:dateUtc="2026-08-12T04:06:00Z">
          <w:pPr>
            <w:pStyle w:val="ListBullet"/>
          </w:pPr>
        </w:pPrChange>
      </w:pPr>
    </w:p>
    <w:p w14:paraId="26BF4C6E" w14:textId="67599735" w:rsidR="004B250B" w:rsidRDefault="00000000">
      <w:pPr>
        <w:pStyle w:val="ListBullet"/>
      </w:pPr>
      <w:r>
        <w:t xml:space="preserve">The </w:t>
      </w:r>
      <w:ins w:id="72" w:author="Rachael Sumner" w:date="2026-08-07T13:03:00Z" w16du:dateUtc="2026-08-07T01:03:00Z">
        <w:r w:rsidR="00D00F04">
          <w:t xml:space="preserve">higher misclassification in the </w:t>
        </w:r>
      </w:ins>
      <w:r>
        <w:t xml:space="preserve">heterogeneous-cohort </w:t>
      </w:r>
      <w:del w:id="73" w:author="Rachael Sumner" w:date="2026-08-07T13:03:00Z" w16du:dateUtc="2026-08-07T01:03:00Z">
        <w:r w:rsidDel="00D00F04">
          <w:delText xml:space="preserve">excess </w:delText>
        </w:r>
      </w:del>
      <w:r>
        <w:t>was primarily C3/inadequate-luteal-phase driven</w:t>
      </w:r>
      <w:ins w:id="74" w:author="Rachael Sumner" w:date="2026-08-07T13:03:00Z" w16du:dateUtc="2026-08-07T01:03:00Z">
        <w:r w:rsidR="00D00F04">
          <w:t>.</w:t>
        </w:r>
      </w:ins>
      <w:del w:id="75" w:author="Rachael Sumner" w:date="2026-08-07T13:03:00Z" w16du:dateUtc="2026-08-07T01:03:00Z">
        <w:r w:rsidDel="00D00F04">
          <w:delText>;</w:delText>
        </w:r>
      </w:del>
      <w:r>
        <w:t xml:space="preserve"> </w:t>
      </w:r>
      <w:ins w:id="76" w:author="Rachael Sumner" w:date="2026-08-07T13:03:00Z" w16du:dateUtc="2026-08-07T01:03:00Z">
        <w:r w:rsidR="00D00F04">
          <w:t>Perimenstrual (</w:t>
        </w:r>
      </w:ins>
      <w:r>
        <w:t>C1</w:t>
      </w:r>
      <w:ins w:id="77" w:author="Rachael Sumner" w:date="2026-08-07T13:03:00Z" w16du:dateUtc="2026-08-07T01:03:00Z">
        <w:r w:rsidR="00D00F04">
          <w:t xml:space="preserve">) and periovulatory </w:t>
        </w:r>
      </w:ins>
      <w:del w:id="78" w:author="Rachael Sumner" w:date="2026-08-07T13:03:00Z" w16du:dateUtc="2026-08-07T01:03:00Z">
        <w:r w:rsidDel="00D00F04">
          <w:delText>/</w:delText>
        </w:r>
      </w:del>
      <w:ins w:id="79" w:author="Rachael Sumner" w:date="2026-08-07T13:03:00Z" w16du:dateUtc="2026-08-07T01:03:00Z">
        <w:r w:rsidR="00D00F04">
          <w:t>(</w:t>
        </w:r>
      </w:ins>
      <w:r>
        <w:t>C2</w:t>
      </w:r>
      <w:ins w:id="80" w:author="Rachael Sumner" w:date="2026-08-07T13:03:00Z" w16du:dateUtc="2026-08-07T01:03:00Z">
        <w:r w:rsidR="00D00F04">
          <w:t>) classification</w:t>
        </w:r>
      </w:ins>
      <w:r>
        <w:t xml:space="preserve">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4E3C5FAF" w14:textId="05B17074" w:rsidR="00D00F04" w:rsidRDefault="00D00F04">
      <w:pPr>
        <w:pStyle w:val="ListBullet"/>
        <w:rPr>
          <w:ins w:id="81" w:author="Rachael Sumner" w:date="2026-08-07T13:06:00Z" w16du:dateUtc="2026-08-07T01:06:00Z"/>
        </w:rPr>
      </w:pPr>
      <w:ins w:id="82" w:author="Rachael Sumner" w:date="2026-08-07T13:07:00Z" w16du:dateUtc="2026-08-07T01:07:00Z">
        <w:r>
          <w:t xml:space="preserve">Reporting the </w:t>
        </w:r>
      </w:ins>
      <w:ins w:id="83" w:author="Rachael Sumner" w:date="2026-08-07T13:08:00Z" w16du:dateUtc="2026-08-07T01:08:00Z">
        <w:r>
          <w:t xml:space="preserve">exact </w:t>
        </w:r>
      </w:ins>
      <w:ins w:id="84" w:author="Rachael Sumner" w:date="2026-08-07T13:07:00Z" w16du:dateUtc="2026-08-07T01:07:00Z">
        <w:r>
          <w:t>cycle p</w:t>
        </w:r>
      </w:ins>
      <w:ins w:id="85" w:author="Rachael Sumner" w:date="2026-08-07T13:06:00Z" w16du:dateUtc="2026-08-07T01:06:00Z">
        <w:r>
          <w:t xml:space="preserve">hase </w:t>
        </w:r>
      </w:ins>
      <w:ins w:id="86" w:author="Rachael Sumner" w:date="2026-08-07T13:08:00Z" w16du:dateUtc="2026-08-07T01:08:00Z">
        <w:r>
          <w:t xml:space="preserve">demonstrating </w:t>
        </w:r>
      </w:ins>
      <w:ins w:id="87" w:author="Rachael Sumner" w:date="2026-08-07T13:06:00Z" w16du:dateUtc="2026-08-07T01:06:00Z">
        <w:r>
          <w:t xml:space="preserve">exacerbation, cycle phase </w:t>
        </w:r>
      </w:ins>
      <w:ins w:id="88" w:author="Rachael Sumner" w:date="2026-08-07T13:08:00Z" w16du:dateUtc="2026-08-07T01:08:00Z">
        <w:r>
          <w:t xml:space="preserve">temporal </w:t>
        </w:r>
      </w:ins>
      <w:ins w:id="89" w:author="Rachael Sumner" w:date="2026-08-07T13:06:00Z" w16du:dateUtc="2026-08-07T01:06:00Z">
        <w:r>
          <w:t>definition</w:t>
        </w:r>
      </w:ins>
      <w:ins w:id="90" w:author="Rachael Sumner" w:date="2026-08-07T13:09:00Z" w16du:dateUtc="2026-08-07T01:09:00Z">
        <w:r>
          <w:t xml:space="preserve">, </w:t>
        </w:r>
      </w:ins>
      <w:ins w:id="91" w:author="Rachael Sumner" w:date="2026-08-07T13:08:00Z" w16du:dateUtc="2026-08-07T01:08:00Z">
        <w:r>
          <w:t xml:space="preserve">method of phase </w:t>
        </w:r>
      </w:ins>
      <w:ins w:id="92" w:author="Rachael Sumner" w:date="2026-08-07T13:06:00Z" w16du:dateUtc="2026-08-07T01:06:00Z">
        <w:r>
          <w:t>comparison,</w:t>
        </w:r>
      </w:ins>
      <w:ins w:id="93" w:author="Rachael Sumner" w:date="2026-08-07T13:08:00Z" w16du:dateUtc="2026-08-07T01:08:00Z">
        <w:r>
          <w:t xml:space="preserve"> and</w:t>
        </w:r>
      </w:ins>
      <w:ins w:id="94" w:author="Rachael Sumner" w:date="2026-08-07T13:06:00Z" w16du:dateUtc="2026-08-07T01:06:00Z">
        <w:r>
          <w:t xml:space="preserve"> prespecified </w:t>
        </w:r>
        <w:proofErr w:type="gramStart"/>
        <w:r>
          <w:t>minimum-data</w:t>
        </w:r>
        <w:proofErr w:type="gramEnd"/>
        <w:r>
          <w:t xml:space="preserve"> are essential.</w:t>
        </w:r>
      </w:ins>
    </w:p>
    <w:p w14:paraId="281C958A" w14:textId="793F34BB" w:rsidR="004B250B" w:rsidDel="00D00F04" w:rsidRDefault="00000000">
      <w:pPr>
        <w:pStyle w:val="ListBullet"/>
        <w:rPr>
          <w:del w:id="95" w:author="Rachael Sumner" w:date="2026-08-07T13:08:00Z" w16du:dateUtc="2026-08-07T01:08:00Z"/>
        </w:rPr>
      </w:pPr>
      <w:del w:id="96" w:author="Rachael Sumner" w:date="2026-08-07T13:08:00Z" w16du:dateUtc="2026-08-07T01:08:00Z">
        <w:r w:rsidDel="00D00F04">
          <w:delText>Pattern-specific reporting, transparent denominators, and prespecified minimum-data and phase-label rules are essential.</w:delText>
        </w:r>
      </w:del>
    </w:p>
    <w:p w14:paraId="6BA18B86" w14:textId="77777777" w:rsidR="004B250B" w:rsidRDefault="00000000">
      <w:pPr>
        <w:pStyle w:val="Heading1"/>
      </w:pPr>
      <w:r>
        <w:t>Introduction</w:t>
      </w:r>
    </w:p>
    <w:p w14:paraId="2F727CF5" w14:textId="18D5A44A"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del w:id="97" w:author="Rachael Sumner" w:date="2026-08-07T14:44:00Z" w16du:dateUtc="2026-08-07T02:44:00Z">
        <w:r w:rsidDel="00BA66A5">
          <w:delText>clinically recognized</w:delText>
        </w:r>
      </w:del>
      <w:ins w:id="98" w:author="Rachael Sumner" w:date="2026-08-07T14:44:00Z" w16du:dateUtc="2026-08-07T02:44:00Z">
        <w:r w:rsidR="00BA66A5">
          <w:t>the most often reported since formulated by Herzog and colleagues</w:t>
        </w:r>
      </w:ins>
      <w:ins w:id="99" w:author="Rachael Sumner" w:date="2026-08-07T14:45:00Z" w16du:dateUtc="2026-08-07T02:45:00Z">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ins>
      <w:ins w:id="100" w:author="Rachael Sumner" w:date="2026-08-07T14:44:00Z" w16du:dateUtc="2026-08-07T02:44:00Z">
        <w:r w:rsidR="00BA66A5">
          <w:t xml:space="preserve">. </w:t>
        </w:r>
      </w:ins>
      <w:del w:id="101" w:author="Rachael Sumner" w:date="2026-08-07T14:44:00Z" w16du:dateUtc="2026-08-07T02:44:00Z">
        <w:r w:rsidDel="00BA66A5">
          <w:delText>, but</w:delText>
        </w:r>
      </w:del>
      <w:ins w:id="102" w:author="Rachael Sumner" w:date="2026-08-07T14:44:00Z" w16du:dateUtc="2026-08-07T02:44:00Z">
        <w:r w:rsidR="00BA66A5">
          <w:t>However,</w:t>
        </w:r>
      </w:ins>
      <w:r>
        <w:t xml:space="preserve"> reported prevalence </w:t>
      </w:r>
      <w:ins w:id="103" w:author="Rachael Sumner" w:date="2026-08-07T14:44:00Z" w16du:dateUtc="2026-08-07T02:44:00Z">
        <w:r w:rsidR="00BA66A5">
          <w:t xml:space="preserve">of CE </w:t>
        </w:r>
      </w:ins>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ins w:id="104" w:author="Rachael Sumner" w:date="2026-08-07T14:45:00Z" w16du:dateUtc="2026-08-07T02:45:00Z">
        <w:r w:rsidR="00BA66A5">
          <w:t xml:space="preserve"> </w:t>
        </w:r>
      </w:ins>
    </w:p>
    <w:p w14:paraId="56307E6C" w14:textId="3BF1FDDC" w:rsidR="004B250B" w:rsidRDefault="00000000">
      <w:del w:id="105" w:author="Rachael Sumner" w:date="2026-08-07T14:45:00Z" w16du:dateUtc="2026-08-07T02:45:00Z">
        <w:r w:rsidDel="00BA66A5">
          <w:delText xml:space="preserve">Prospective diary classifications may disagree with participants’ prior reports of catamenial seizure exacerbation. </w:delText>
        </w:r>
      </w:del>
      <w:ins w:id="106" w:author="Rachael Sumner" w:date="2026-08-07T14:53:00Z" w16du:dateUtc="2026-08-07T02:53:00Z">
        <w:r w:rsidR="00BA66A5">
          <w:t>S</w:t>
        </w:r>
      </w:ins>
      <w:ins w:id="107" w:author="Rachael Sumner" w:date="2026-08-07T14:45:00Z" w16du:dateUtc="2026-08-07T02:45:00Z">
        <w:r w:rsidR="00BA66A5">
          <w:t>elf-report of CE</w:t>
        </w:r>
      </w:ins>
      <w:ins w:id="108" w:author="Rachael Sumner" w:date="2026-08-07T14:46:00Z" w16du:dateUtc="2026-08-07T02:46:00Z">
        <w:r w:rsidR="00BA66A5">
          <w:t xml:space="preserve"> </w:t>
        </w:r>
      </w:ins>
      <w:ins w:id="109" w:author="Rachael Sumner" w:date="2026-08-07T14:54:00Z" w16du:dateUtc="2026-08-07T02:54:00Z">
        <w:del w:id="110" w:author="Goldenholz, Daniel M (HMFP - Neurology )" w:date="2026-08-12T00:08:00Z" w16du:dateUtc="2026-08-12T04:08:00Z">
          <w:r w:rsidR="00BA66A5" w:rsidDel="003511D7">
            <w:delText>is</w:delText>
          </w:r>
        </w:del>
      </w:ins>
      <w:ins w:id="111" w:author="Goldenholz, Daniel M (HMFP - Neurology )" w:date="2026-08-12T00:08:00Z" w16du:dateUtc="2026-08-12T04:08:00Z">
        <w:r w:rsidR="003511D7">
          <w:t>ma</w:t>
        </w:r>
      </w:ins>
      <w:ins w:id="112" w:author="Goldenholz, Daniel M (HMFP - Neurology )" w:date="2026-08-12T00:09:00Z" w16du:dateUtc="2026-08-12T04:09:00Z">
        <w:r w:rsidR="003511D7">
          <w:t>y be less</w:t>
        </w:r>
      </w:ins>
      <w:ins w:id="113" w:author="Rachael Sumner" w:date="2026-08-07T14:54:00Z" w16du:dateUtc="2026-08-07T02:54:00Z">
        <w:r w:rsidR="00BA66A5">
          <w:t xml:space="preserve"> </w:t>
        </w:r>
        <w:del w:id="114" w:author="Goldenholz, Daniel M (HMFP - Neurology )" w:date="2026-08-12T00:09:00Z" w16du:dateUtc="2026-08-12T04:09:00Z">
          <w:r w:rsidR="00BA66A5" w:rsidDel="003511D7">
            <w:delText>un</w:delText>
          </w:r>
        </w:del>
        <w:r w:rsidR="00BA66A5">
          <w:t xml:space="preserve">reliable </w:t>
        </w:r>
        <w:del w:id="115" w:author="Goldenholz, Daniel M (HMFP - Neurology )" w:date="2026-08-12T00:09:00Z" w16du:dateUtc="2026-08-12T04:09:00Z">
          <w:r w:rsidR="00BA66A5" w:rsidDel="003511D7">
            <w:delText xml:space="preserve">when </w:delText>
          </w:r>
        </w:del>
        <w:r w:rsidR="00BA66A5">
          <w:t>compared with prospective seizure diaries</w:t>
        </w:r>
      </w:ins>
      <w:ins w:id="116" w:author="Rachael Sumner" w:date="2026-08-07T14:53:00Z" w16du:dateUtc="2026-08-07T02:53:00Z">
        <w:r w:rsidR="00BA66A5">
          <w:fldChar w:fldCharType="begin"/>
        </w:r>
        <w:r w:rsidR="00BA66A5">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BA66A5">
          <w:fldChar w:fldCharType="separate"/>
        </w:r>
        <w:r w:rsidR="00BA66A5" w:rsidRPr="0098476B">
          <w:rPr>
            <w:rFonts w:eastAsiaTheme="minorEastAsia" w:cs="Times New Roman"/>
            <w:szCs w:val="24"/>
            <w:vertAlign w:val="superscript"/>
          </w:rPr>
          <w:t>3</w:t>
        </w:r>
        <w:r w:rsidR="00BA66A5">
          <w:fldChar w:fldCharType="end"/>
        </w:r>
      </w:ins>
      <w:ins w:id="117" w:author="Rachael Sumner" w:date="2026-08-07T14:46:00Z" w16du:dateUtc="2026-08-07T02:46:00Z">
        <w:r w:rsidR="00BA66A5">
          <w:t xml:space="preserve">. </w:t>
        </w:r>
      </w:ins>
      <w:del w:id="118" w:author="Rachael Sumner" w:date="2026-08-07T14:54:00Z" w16du:dateUtc="2026-08-07T02:54:00Z">
        <w:r w:rsidDel="00E046BE">
          <w:delText>Such discordance can</w:delText>
        </w:r>
      </w:del>
      <w:ins w:id="119" w:author="Rachael Sumner" w:date="2026-08-07T14:54:00Z" w16du:dateUtc="2026-08-07T02:54:00Z">
        <w:r w:rsidR="00E046BE">
          <w:t>This may</w:t>
        </w:r>
      </w:ins>
      <w:r>
        <w:t xml:space="preserve"> reflect unrecognized diary-defined patterns,</w:t>
      </w:r>
      <w:r w:rsidR="00E55EDA">
        <w:t xml:space="preserve"> incomplete reporting</w:t>
      </w:r>
      <w:ins w:id="120" w:author="Rachael Sumner" w:date="2026-08-09T10:02:00Z" w16du:dateUtc="2026-08-08T22:02:00Z">
        <w:r w:rsidR="003A77D4">
          <w:t xml:space="preserve"> of seizures</w:t>
        </w:r>
      </w:ins>
      <w:r w:rsidR="00E55EDA">
        <w:t>,</w:t>
      </w:r>
      <w:r>
        <w:t xml:space="preserve"> perceived patterns </w:t>
      </w:r>
      <w:del w:id="121" w:author="Rachael Sumner" w:date="2026-08-09T10:02:00Z" w16du:dateUtc="2026-08-08T22:02:00Z">
        <w:r w:rsidDel="003A77D4">
          <w:delText>not confirmed by the selected quantitative criterion</w:delText>
        </w:r>
      </w:del>
      <w:ins w:id="122" w:author="Rachael Sumner" w:date="2026-08-09T10:02:00Z" w16du:dateUtc="2026-08-08T22:02:00Z">
        <w:r w:rsidR="003A77D4">
          <w:t xml:space="preserve">that </w:t>
        </w:r>
      </w:ins>
      <w:ins w:id="123" w:author="Rachael Sumner" w:date="2026-08-09T10:03:00Z" w16du:dateUtc="2026-08-08T22:03:00Z">
        <w:r w:rsidR="003A77D4">
          <w:t>are in fact spurious</w:t>
        </w:r>
      </w:ins>
      <w:ins w:id="124" w:author="Rachael Sumner" w:date="2026-08-09T10:04:00Z" w16du:dateUtc="2026-08-08T22:04:00Z">
        <w:r w:rsidR="003A77D4">
          <w:t xml:space="preserve"> correlation</w:t>
        </w:r>
      </w:ins>
      <w:r>
        <w:t xml:space="preserve">, or instability </w:t>
      </w:r>
      <w:ins w:id="125" w:author="Rachael Sumner" w:date="2026-08-09T10:03:00Z" w16du:dateUtc="2026-08-08T22:03:00Z">
        <w:r w:rsidR="003A77D4">
          <w:t xml:space="preserve">of the pattern </w:t>
        </w:r>
      </w:ins>
      <w:r>
        <w:t>across limited observation windows</w:t>
      </w:r>
      <w:r w:rsidR="00E55EDA">
        <w:t xml:space="preserve">. Both methods may be valid </w:t>
      </w:r>
      <w:del w:id="126" w:author="Brandon Westover" w:date="2026-07-31T22:30:00Z" w16du:dateUtc="2026-08-01T05:30:00Z">
        <w:r w:rsidR="00E55EDA" w:rsidDel="00D54B26">
          <w:delText xml:space="preserve">in </w:delText>
        </w:r>
      </w:del>
      <w:ins w:id="127" w:author="Brandon Westover" w:date="2026-07-31T22:30:00Z" w16du:dateUtc="2026-08-01T05:30:00Z">
        <w:r w:rsidR="00D54B26">
          <w:t xml:space="preserve">under </w:t>
        </w:r>
      </w:ins>
      <w:r w:rsidR="00E55EDA">
        <w:t>the right conditions</w:t>
      </w:r>
      <w:r>
        <w:t>.</w:t>
      </w:r>
      <w:r w:rsidR="0098476B">
        <w:fldChar w:fldCharType="begin"/>
      </w:r>
      <w:r w:rsidR="00C178F6">
        <w:instrText xml:space="preserve"> ADDIN ZOTERO_ITEM CSL_CITATION {"citationID":"YxHC9Ydh","properties":{"unsorted":false,"formattedCitation":"\\super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5BC9B7EA"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del w:id="128" w:author="Brandon Westover" w:date="2026-07-31T22:31:00Z" w16du:dateUtc="2026-08-01T05:31:00Z">
        <w:r w:rsidR="00E55EDA" w:rsidDel="00D54B26">
          <w:delText xml:space="preserve">We would consider </w:delText>
        </w:r>
      </w:del>
      <w:ins w:id="129" w:author="Brandon Westover" w:date="2026-07-31T22:31:00Z" w16du:dateUtc="2026-08-01T05:31:00Z">
        <w:r w:rsidR="00D54B26">
          <w:t>S</w:t>
        </w:r>
      </w:ins>
      <w:del w:id="130" w:author="Brandon Westover" w:date="2026-07-31T22:31:00Z" w16du:dateUtc="2026-08-01T05:31:00Z">
        <w:r w:rsidR="00E55EDA" w:rsidDel="00D54B26">
          <w:delText>s</w:delText>
        </w:r>
      </w:del>
      <w:r w:rsidR="00E55EDA">
        <w:t xml:space="preserve">uch chance occurrences </w:t>
      </w:r>
      <w:del w:id="131" w:author="Brandon Westover" w:date="2026-07-31T22:31:00Z" w16du:dateUtc="2026-08-01T05:31:00Z">
        <w:r w:rsidR="00E55EDA" w:rsidDel="00D54B26">
          <w:delText>to be a</w:delText>
        </w:r>
      </w:del>
      <w:ins w:id="132" w:author="Brandon Westover" w:date="2026-07-31T22:31:00Z" w16du:dateUtc="2026-08-01T05:31:00Z">
        <w:r w:rsidR="00D54B26">
          <w:t>represent</w:t>
        </w:r>
      </w:ins>
      <w:r w:rsidR="00E55EDA">
        <w:t xml:space="preserve"> </w:t>
      </w:r>
      <w:del w:id="133" w:author="Brandon Westover" w:date="2026-07-31T22:31:00Z" w16du:dateUtc="2026-08-01T05:31:00Z">
        <w:r w:rsidR="00E55EDA" w:rsidRPr="00E55EDA" w:rsidDel="00D54B26">
          <w:rPr>
            <w:i/>
            <w:iCs/>
          </w:rPr>
          <w:delText>CE misclassification</w:delText>
        </w:r>
        <w:r w:rsidR="00252310" w:rsidDel="00D54B26">
          <w:rPr>
            <w:i/>
            <w:iCs/>
          </w:rPr>
          <w:delText xml:space="preserve"> </w:delText>
        </w:r>
        <w:r w:rsidR="00252310" w:rsidDel="00D54B26">
          <w:delText xml:space="preserve">or </w:delText>
        </w:r>
      </w:del>
      <w:r w:rsidR="00252310" w:rsidRPr="00252310">
        <w:rPr>
          <w:i/>
          <w:iCs/>
        </w:rPr>
        <w:t>false-positive classification</w:t>
      </w:r>
      <w:ins w:id="134" w:author="Brandon Westover" w:date="2026-07-31T22:32:00Z" w16du:dateUtc="2026-08-01T05:32:00Z">
        <w:r w:rsidR="00D54B26">
          <w:rPr>
            <w:i/>
            <w:iCs/>
          </w:rPr>
          <w:t>s of CE</w:t>
        </w:r>
      </w:ins>
      <w:r w:rsidR="00E55EDA">
        <w:t xml:space="preserve">. </w:t>
      </w:r>
      <w:r>
        <w:t>Ratio definitions are especially vulnerable with sparse events: a small comparator count can yield a large or undefined ratio.</w:t>
      </w:r>
      <w:del w:id="135" w:author="Goldenholz, Daniel M (HMFP - Neurology )" w:date="2026-08-12T00:38:00Z" w16du:dateUtc="2026-08-12T04:38:00Z">
        <w:r w:rsidDel="005D6D01">
          <w:delText xml:space="preserve"> </w:delText>
        </w:r>
      </w:del>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54A2469B" w14:textId="27B44227" w:rsidR="00E046BE" w:rsidRDefault="00000000" w:rsidP="00E046BE">
      <w:pPr>
        <w:rPr>
          <w:ins w:id="136" w:author="Rachael Sumner" w:date="2026-08-07T15:01:00Z" w16du:dateUtc="2026-08-07T03:01:00Z"/>
        </w:rPr>
      </w:pPr>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ins w:id="137" w:author="Rachael Sumner" w:date="2026-08-07T14:55:00Z" w16du:dateUtc="2026-08-07T02:55:00Z">
        <w:r w:rsidR="00E046BE">
          <w:t xml:space="preserve"> </w:t>
        </w:r>
      </w:ins>
    </w:p>
    <w:p w14:paraId="560E61BB" w14:textId="688C489D" w:rsidR="00E046BE" w:rsidRDefault="00E046BE" w:rsidP="00E046BE">
      <w:ins w:id="138" w:author="Rachael Sumner" w:date="2026-08-07T15:03:00Z" w16du:dateUtc="2026-08-07T03:03:00Z">
        <w:r>
          <w:lastRenderedPageBreak/>
          <w:t>D</w:t>
        </w:r>
      </w:ins>
      <w:ins w:id="139" w:author="Rachael Sumner" w:date="2026-08-07T15:02:00Z" w16du:dateUtc="2026-08-07T03:02:00Z">
        <w:r>
          <w:t xml:space="preserve">etermining the rate of false-positive classification of CE </w:t>
        </w:r>
      </w:ins>
      <w:ins w:id="140" w:author="Rachael Sumner" w:date="2026-08-09T10:05:00Z" w16du:dateUtc="2026-08-08T22:05:00Z">
        <w:r w:rsidR="00303E3A">
          <w:t xml:space="preserve">under independence </w:t>
        </w:r>
      </w:ins>
      <w:ins w:id="141" w:author="Rachael Sumner" w:date="2026-08-07T15:04:00Z" w16du:dateUtc="2026-08-07T03:04:00Z">
        <w:r>
          <w:t>will</w:t>
        </w:r>
      </w:ins>
      <w:ins w:id="142" w:author="Rachael Sumner" w:date="2026-08-07T15:02:00Z" w16du:dateUtc="2026-08-07T03:02:00Z">
        <w:r>
          <w:t xml:space="preserve"> contribute improved understanding of</w:t>
        </w:r>
      </w:ins>
      <w:ins w:id="143" w:author="Rachael Sumner" w:date="2026-08-07T15:04:00Z" w16du:dateUtc="2026-08-07T03:04:00Z">
        <w:r>
          <w:t xml:space="preserve"> the state of the field of</w:t>
        </w:r>
      </w:ins>
      <w:ins w:id="144" w:author="Rachael Sumner" w:date="2026-08-07T15:02:00Z" w16du:dateUtc="2026-08-07T03:02:00Z">
        <w:r>
          <w:t xml:space="preserve"> CE</w:t>
        </w:r>
      </w:ins>
      <w:ins w:id="145" w:author="Rachael Sumner" w:date="2026-08-07T15:04:00Z" w16du:dateUtc="2026-08-07T03:04:00Z">
        <w:r>
          <w:t xml:space="preserve"> research and diagnosis. </w:t>
        </w:r>
      </w:ins>
      <w:ins w:id="146" w:author="Rachael Sumner" w:date="2026-08-09T10:05:00Z" w16du:dateUtc="2026-08-08T22:05:00Z">
        <w:r w:rsidR="00303E3A">
          <w:t xml:space="preserve">While the study will </w:t>
        </w:r>
      </w:ins>
      <w:ins w:id="147" w:author="Rachael Sumner" w:date="2026-08-09T10:06:00Z" w16du:dateUtc="2026-08-08T22:06:00Z">
        <w:r w:rsidR="00303E3A">
          <w:t xml:space="preserve">not provide an estimate of population prevalence of CE, it </w:t>
        </w:r>
      </w:ins>
      <w:ins w:id="148" w:author="Rachael Sumner" w:date="2026-08-09T10:08:00Z" w16du:dateUtc="2026-08-08T22:08:00Z">
        <w:r w:rsidR="00303E3A">
          <w:t xml:space="preserve">will estimate the </w:t>
        </w:r>
      </w:ins>
      <w:ins w:id="149" w:author="Rachael Sumner" w:date="2026-08-09T10:06:00Z" w16du:dateUtc="2026-08-08T22:06:00Z">
        <w:r w:rsidR="00303E3A">
          <w:t xml:space="preserve">contribution of false-positive CE classification to current commonly reported CE rates. </w:t>
        </w:r>
      </w:ins>
      <w:ins w:id="150" w:author="Rachael Sumner" w:date="2026-08-09T10:07:00Z" w16du:dateUtc="2026-08-08T22:07:00Z">
        <w:r w:rsidR="00303E3A">
          <w:t>Such research is important because pa</w:t>
        </w:r>
      </w:ins>
      <w:ins w:id="151" w:author="Rachael Sumner" w:date="2026-08-09T10:05:00Z" w16du:dateUtc="2026-08-08T22:05:00Z">
        <w:r w:rsidR="00303E3A">
          <w:t>tients with epilepsy have treatments modified, added, or withheld based on beliefs around the presence or absence of CE.</w:t>
        </w:r>
      </w:ins>
      <w:ins w:id="152" w:author="Rachael Sumner" w:date="2026-08-09T10:07:00Z" w16du:dateUtc="2026-08-08T22:07:00Z">
        <w:r w:rsidR="00303E3A">
          <w:t xml:space="preserve"> This work </w:t>
        </w:r>
      </w:ins>
      <w:ins w:id="153" w:author="Rachael Sumner" w:date="2026-08-07T15:04:00Z" w16du:dateUtc="2026-08-07T03:04:00Z">
        <w:r>
          <w:t>is expected to contribute to</w:t>
        </w:r>
      </w:ins>
      <w:ins w:id="154" w:author="Rachael Sumner" w:date="2026-08-07T15:02:00Z" w16du:dateUtc="2026-08-07T03:02:00Z">
        <w:r>
          <w:t xml:space="preserve"> </w:t>
        </w:r>
      </w:ins>
      <w:ins w:id="155" w:author="Rachael Sumner" w:date="2026-08-09T10:07:00Z" w16du:dateUtc="2026-08-08T22:07:00Z">
        <w:r w:rsidR="00303E3A">
          <w:t>research into</w:t>
        </w:r>
      </w:ins>
      <w:ins w:id="156" w:author="Rachael Sumner" w:date="2026-08-07T15:02:00Z" w16du:dateUtc="2026-08-07T03:02:00Z">
        <w:r>
          <w:t xml:space="preserve"> reliable identification of </w:t>
        </w:r>
      </w:ins>
      <w:ins w:id="157" w:author="Rachael Sumner" w:date="2026-08-09T10:07:00Z" w16du:dateUtc="2026-08-08T22:07:00Z">
        <w:r w:rsidR="00303E3A">
          <w:t>CE as a</w:t>
        </w:r>
      </w:ins>
      <w:ins w:id="158" w:author="Rachael Sumner" w:date="2026-08-07T15:02:00Z" w16du:dateUtc="2026-08-07T03:02:00Z">
        <w:r>
          <w:t xml:space="preserve"> </w:t>
        </w:r>
      </w:ins>
      <w:ins w:id="159" w:author="Rachael Sumner" w:date="2026-08-09T10:08:00Z" w16du:dateUtc="2026-08-08T22:08:00Z">
        <w:r w:rsidR="00303E3A">
          <w:t>phenomenon</w:t>
        </w:r>
      </w:ins>
      <w:ins w:id="160" w:author="Rachael Sumner" w:date="2026-08-07T15:04:00Z" w16du:dateUtc="2026-08-07T03:04:00Z">
        <w:r w:rsidR="00F747FA">
          <w:t xml:space="preserve"> a</w:t>
        </w:r>
      </w:ins>
      <w:ins w:id="161" w:author="Rachael Sumner" w:date="2026-08-07T15:03:00Z" w16du:dateUtc="2026-08-07T03:03:00Z">
        <w:r>
          <w:t>nd ultimately better, evidence-based</w:t>
        </w:r>
      </w:ins>
      <w:ins w:id="162" w:author="Rachael Sumner" w:date="2026-08-07T15:04:00Z" w16du:dateUtc="2026-08-07T03:04:00Z">
        <w:r w:rsidR="00F747FA">
          <w:t>,</w:t>
        </w:r>
      </w:ins>
      <w:ins w:id="163" w:author="Rachael Sumner" w:date="2026-08-07T15:03:00Z" w16du:dateUtc="2026-08-07T03:03:00Z">
        <w:r>
          <w:t xml:space="preserve"> epilepsy treatment decision</w:t>
        </w:r>
      </w:ins>
      <w:ins w:id="164" w:author="Rachael Sumner" w:date="2026-08-07T15:04:00Z" w16du:dateUtc="2026-08-07T03:04:00Z">
        <w:r w:rsidR="00F747FA">
          <w:t>s</w:t>
        </w:r>
      </w:ins>
      <w:ins w:id="165" w:author="Rachael Sumner" w:date="2026-08-07T15:03:00Z" w16du:dateUtc="2026-08-07T03:03:00Z">
        <w:r>
          <w:t>.</w:t>
        </w:r>
      </w:ins>
    </w:p>
    <w:p w14:paraId="2AA9D97F" w14:textId="77777777" w:rsidR="004B250B" w:rsidRDefault="00000000">
      <w:pPr>
        <w:pStyle w:val="Heading1"/>
      </w:pPr>
      <w:r>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4A6CB2F3" w14:textId="77777777" w:rsidR="00252310" w:rsidRDefault="00000000">
      <w:r w:rsidRPr="00252310">
        <w:rPr>
          <w:u w:val="single"/>
        </w:rPr>
        <w:t>Cohorts</w:t>
      </w:r>
    </w:p>
    <w:p w14:paraId="7C2DACF5" w14:textId="2DD00028"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ins w:id="166" w:author="Brandon Westover" w:date="2026-07-31T22:34:00Z" w16du:dateUtc="2026-08-01T05:34:00Z">
        <w:r w:rsidR="00E87E03">
          <w:t xml:space="preserve">regular </w:t>
        </w:r>
      </w:ins>
      <w:r>
        <w:t>ovulatory cycling</w:t>
      </w:r>
      <w:del w:id="167" w:author="Brandon Westover" w:date="2026-07-31T22:34:00Z" w16du:dateUtc="2026-08-01T05:34:00Z">
        <w:r w:rsidDel="00E87E03">
          <w:delText xml:space="preserve"> enforced</w:delText>
        </w:r>
      </w:del>
      <w:r>
        <w:t xml:space="preserve">.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61BBFCEA"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del w:id="168" w:author="Goldenholz, Daniel M (HMFP - Neurology )" w:date="2026-08-12T00:30:00Z" w16du:dateUtc="2026-08-12T04:30:00Z">
        <w:r w:rsidDel="007F5FD7">
          <w:delText>inter</w:delText>
        </w:r>
        <w:r w:rsidR="000D76B7" w:rsidDel="007F5FD7">
          <w:delText>-</w:delText>
        </w:r>
        <w:r w:rsidDel="007F5FD7">
          <w:delText>seizure constraints</w:delText>
        </w:r>
      </w:del>
      <w:ins w:id="169" w:author="Goldenholz, Daniel M (HMFP - Neurology )" w:date="2026-08-12T00:30:00Z" w16du:dateUtc="2026-08-12T04:30:00Z">
        <w:r w:rsidR="007F5FD7">
          <w:t>maximum seizure rates</w:t>
        </w:r>
      </w:ins>
      <w:r>
        <w:t xml:space="preserve">.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3A9FD5" w14:textId="151E09ED" w:rsidR="000D76B7" w:rsidRPr="000D76B7" w:rsidRDefault="00000000">
      <w:pPr>
        <w:rPr>
          <w:u w:val="single"/>
        </w:rPr>
      </w:pPr>
      <w:r w:rsidRPr="000D76B7">
        <w:rPr>
          <w:u w:val="single"/>
        </w:rPr>
        <w:t>Phase labeling and Herzog criteria</w:t>
      </w:r>
    </w:p>
    <w:p w14:paraId="6577746B" w14:textId="2FBBD601"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4E504CB1"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0A443BF"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19ECFEAD" w14:textId="4112342E" w:rsidR="00AC6858" w:rsidRPr="00AC6858" w:rsidRDefault="0074441A">
      <w:pPr>
        <w:rPr>
          <w:u w:val="single"/>
        </w:rPr>
      </w:pPr>
      <w:r>
        <w:rPr>
          <w:u w:val="single"/>
        </w:rPr>
        <w:lastRenderedPageBreak/>
        <w:t xml:space="preserve">CE </w:t>
      </w:r>
      <w:r w:rsidRPr="00AC6858">
        <w:rPr>
          <w:u w:val="single"/>
        </w:rPr>
        <w:t>Classification definitions</w:t>
      </w:r>
    </w:p>
    <w:p w14:paraId="29D83908" w14:textId="68C74953" w:rsidR="004B250B" w:rsidRDefault="00470D9D" w:rsidP="00470D9D">
      <w:ins w:id="170" w:author="Goldenholz, Daniel M (HMFP - Neurology )" w:date="2026-08-11T23:51:00Z" w16du:dateUtc="2026-08-12T03:51:00Z">
        <w:r>
          <w:t>The exact Herzog 2004</w:t>
        </w:r>
        <w:r>
          <w:t xml:space="preserve"> cycle</w:t>
        </w:r>
        <w:r>
          <w:t xml:space="preserve"> definition required exactly three complete 23–35-day cycles and the same positive pattern in at least two cycles</w:t>
        </w:r>
      </w:ins>
      <w:ins w:id="171" w:author="Goldenholz, Daniel M (HMFP - Neurology )" w:date="2026-08-11T23:52:00Z" w16du:dateUtc="2026-08-12T03:52:00Z">
        <w:r>
          <w:t>.</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ins>
      <w:ins w:id="172" w:author="Goldenholz, Daniel M (HMFP - Neurology )" w:date="2026-08-11T23:51:00Z" w16du:dateUtc="2026-08-12T03:51:00Z">
        <w:r>
          <w:t xml:space="preserve"> In contrast, our windowed Herzog </w:t>
        </w:r>
        <w:r>
          <w:t xml:space="preserve">cycle </w:t>
        </w:r>
        <w:r>
          <w:t>definition pooled the phase-specific seizure-frequency ratios within each calendar, complete-cycle, or full-diary window.</w:t>
        </w:r>
      </w:ins>
      <w:ins w:id="173" w:author="Rachael Sumner" w:date="2026-08-07T16:05:00Z" w16du:dateUtc="2026-08-07T04:05:00Z">
        <w:del w:id="174" w:author="Goldenholz, Daniel M (HMFP - Neurology )" w:date="2026-08-11T23:52:00Z" w16du:dateUtc="2026-08-12T03:52:00Z">
          <w:r w:rsidR="006D3CAE" w:rsidDel="00470D9D">
            <w:delText xml:space="preserve">According to Herzog </w:delText>
          </w:r>
        </w:del>
      </w:ins>
      <w:del w:id="175" w:author="Goldenholz, Daniel M (HMFP - Neurology )" w:date="2026-08-11T23:52:00Z" w16du:dateUtc="2026-08-12T03:52:00Z">
        <w:r w:rsidR="006D3CAE" w:rsidDel="00470D9D">
          <w:delText xml:space="preserve">Exact Herzog </w:delText>
        </w:r>
      </w:del>
      <w:ins w:id="176" w:author="Rachael Sumner" w:date="2026-08-07T15:50:00Z" w16du:dateUtc="2026-08-07T03:50:00Z">
        <w:del w:id="177" w:author="Goldenholz, Daniel M (HMFP - Neurology )" w:date="2026-08-11T23:52:00Z" w16du:dateUtc="2026-08-12T03:52:00Z">
          <w:r w:rsidR="00245ADC" w:rsidDel="00470D9D">
            <w:delText xml:space="preserve">cycle </w:delText>
          </w:r>
        </w:del>
      </w:ins>
      <w:del w:id="178" w:author="Goldenholz, Daniel M (HMFP - Neurology )" w:date="2026-08-11T23:52:00Z" w16du:dateUtc="2026-08-12T03:52:00Z">
        <w:r w:rsidR="006D3CAE" w:rsidDel="00470D9D">
          <w:delText xml:space="preserve">2004 </w:delText>
        </w:r>
      </w:del>
      <w:ins w:id="179" w:author="Rachael Sumner" w:date="2026-08-07T15:10:00Z" w16du:dateUtc="2026-08-07T03:10:00Z">
        <w:del w:id="180" w:author="Goldenholz, Daniel M (HMFP - Neurology )" w:date="2026-08-11T23:52:00Z" w16du:dateUtc="2026-08-12T03:52:00Z">
          <w:r w:rsidR="00F747FA" w:rsidDel="00470D9D">
            <w:delText xml:space="preserve">criteria </w:delText>
          </w:r>
        </w:del>
      </w:ins>
      <w:del w:id="181" w:author="Goldenholz, Daniel M (HMFP - Neurology )" w:date="2026-08-11T23:52:00Z" w16du:dateUtc="2026-08-12T03:52:00Z">
        <w:r w:rsidR="006D3CAE" w:rsidDel="00470D9D">
          <w:delText>required exactly three complete 23–35-day cycles and the same positive pattern in at least two cycles.</w:delText>
        </w:r>
        <w:r w:rsidR="00171C99" w:rsidDel="00470D9D">
          <w:fldChar w:fldCharType="begin"/>
        </w:r>
        <w:r w:rsidR="00171C99" w:rsidDel="00470D9D">
          <w:del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171C99" w:rsidDel="00470D9D">
          <w:fldChar w:fldCharType="separate"/>
        </w:r>
        <w:r w:rsidR="00171C99" w:rsidRPr="00171C99" w:rsidDel="00470D9D">
          <w:rPr>
            <w:rFonts w:eastAsiaTheme="minorEastAsia" w:cs="Times New Roman"/>
            <w:szCs w:val="24"/>
            <w:vertAlign w:val="superscript"/>
          </w:rPr>
          <w:delText>1</w:delText>
        </w:r>
        <w:r w:rsidR="00171C99" w:rsidDel="00470D9D">
          <w:fldChar w:fldCharType="end"/>
        </w:r>
        <w:r w:rsidR="006D3CAE" w:rsidDel="00470D9D">
          <w:delText xml:space="preserve"> </w:delText>
        </w:r>
      </w:del>
      <w:ins w:id="182" w:author="Rachael Sumner" w:date="2026-08-07T15:49:00Z" w16du:dateUtc="2026-08-07T03:49:00Z">
        <w:del w:id="183" w:author="Goldenholz, Daniel M (HMFP - Neurology )" w:date="2026-08-11T23:52:00Z" w16du:dateUtc="2026-08-12T03:52:00Z">
          <w:r w:rsidR="00245ADC" w:rsidDel="00470D9D">
            <w:delText xml:space="preserve">C1/C2/C3 </w:delText>
          </w:r>
        </w:del>
      </w:ins>
      <w:del w:id="184" w:author="Goldenholz, Daniel M (HMFP - Neurology )" w:date="2026-08-11T23:52:00Z" w16du:dateUtc="2026-08-12T03:52:00Z">
        <w:r w:rsidR="006D3CAE" w:rsidDel="00470D9D">
          <w:delText>Windowed Herzog</w:delText>
        </w:r>
      </w:del>
      <w:ins w:id="185" w:author="Rachael Sumner" w:date="2026-08-07T15:11:00Z" w16du:dateUtc="2026-08-07T03:11:00Z">
        <w:del w:id="186" w:author="Goldenholz, Daniel M (HMFP - Neurology )" w:date="2026-08-11T23:52:00Z" w16du:dateUtc="2026-08-12T03:52:00Z">
          <w:r w:rsidR="00F747FA" w:rsidDel="00470D9D">
            <w:delText xml:space="preserve"> criteria</w:delText>
          </w:r>
        </w:del>
      </w:ins>
      <w:del w:id="187" w:author="Goldenholz, Daniel M (HMFP - Neurology )" w:date="2026-08-11T23:52:00Z" w16du:dateUtc="2026-08-12T03:52:00Z">
        <w:r w:rsidR="006D3CAE" w:rsidDel="00470D9D">
          <w:delText xml:space="preserve"> pooled the phase-specific ratios in each calendar, cycle-count, or full-diary window.</w:delText>
        </w:r>
      </w:del>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t>Model-concordant statistical calibration checks</w:t>
      </w:r>
    </w:p>
    <w:p w14:paraId="6710B754" w14:textId="4CCC44DD"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del w:id="188" w:author="Rachael Sumner" w:date="2026-08-07T15:11:00Z" w16du:dateUtc="2026-08-07T03:11:00Z">
        <w:r w:rsidDel="00F747FA">
          <w:delText xml:space="preserve"> </w:delText>
        </w:r>
      </w:del>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6632C08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79293379" w14:textId="77777777" w:rsidR="00F747FA" w:rsidRPr="00F747FA" w:rsidRDefault="00000000">
      <w:pPr>
        <w:rPr>
          <w:ins w:id="189" w:author="Rachael Sumner" w:date="2026-08-07T15:12:00Z" w16du:dateUtc="2026-08-07T03:12:00Z"/>
          <w:u w:val="single"/>
          <w:rPrChange w:id="190" w:author="Rachael Sumner" w:date="2026-08-07T15:12:00Z" w16du:dateUtc="2026-08-07T03:12:00Z">
            <w:rPr>
              <w:ins w:id="191" w:author="Rachael Sumner" w:date="2026-08-07T15:12:00Z" w16du:dateUtc="2026-08-07T03:12:00Z"/>
            </w:rPr>
          </w:rPrChange>
        </w:rPr>
      </w:pPr>
      <w:r w:rsidRPr="00F747FA">
        <w:rPr>
          <w:u w:val="single"/>
          <w:rPrChange w:id="192" w:author="Rachael Sumner" w:date="2026-08-07T15:12:00Z" w16du:dateUtc="2026-08-07T03:12:00Z">
            <w:rPr/>
          </w:rPrChange>
        </w:rPr>
        <w:t>Ethics</w:t>
      </w:r>
      <w:del w:id="193" w:author="Rachael Sumner" w:date="2026-08-07T15:12:00Z" w16du:dateUtc="2026-08-07T03:12:00Z">
        <w:r w:rsidRPr="00F747FA" w:rsidDel="00F747FA">
          <w:rPr>
            <w:u w:val="single"/>
            <w:rPrChange w:id="194" w:author="Rachael Sumner" w:date="2026-08-07T15:12:00Z" w16du:dateUtc="2026-08-07T03:12:00Z">
              <w:rPr/>
            </w:rPrChange>
          </w:rPr>
          <w:delText>.</w:delText>
        </w:r>
      </w:del>
      <w:r w:rsidRPr="00F747FA">
        <w:rPr>
          <w:u w:val="single"/>
          <w:rPrChange w:id="195" w:author="Rachael Sumner" w:date="2026-08-07T15:12:00Z" w16du:dateUtc="2026-08-07T03:12:00Z">
            <w:rPr/>
          </w:rPrChange>
        </w:rPr>
        <w:t xml:space="preserve"> </w:t>
      </w:r>
    </w:p>
    <w:p w14:paraId="4ADBB025" w14:textId="09E033A0" w:rsidR="004B250B" w:rsidRDefault="0096784E">
      <w:ins w:id="196" w:author="Rachael Sumner" w:date="2026-08-07T12:48:00Z" w16du:dateUtc="2026-08-07T00:48:00Z">
        <w:r>
          <w:t>As this was a simulation study, t</w:t>
        </w:r>
      </w:ins>
      <w:ins w:id="197" w:author="Rachael Sumner" w:date="2026-08-07T12:47:00Z" w16du:dateUtc="2026-08-07T00:47:00Z">
        <w:r>
          <w:t>here were no participants contributing data</w:t>
        </w:r>
      </w:ins>
      <w:ins w:id="198" w:author="Rachael Sumner" w:date="2026-08-07T12:48:00Z" w16du:dateUtc="2026-08-07T00:48:00Z">
        <w:r>
          <w:t xml:space="preserve"> requiring ethical review</w:t>
        </w:r>
      </w:ins>
      <w:ins w:id="199" w:author="Rachael Sumner" w:date="2026-08-07T12:47:00Z" w16du:dateUtc="2026-08-07T00:47:00Z">
        <w:r>
          <w:t>.</w:t>
        </w:r>
      </w:ins>
      <w:del w:id="200" w:author="Rachael Sumner" w:date="2026-08-07T12:47:00Z" w16du:dateUtc="2026-08-07T00:47:00Z">
        <w:r w:rsidDel="0096784E">
          <w:delText>All participants were synthetic</w:delText>
        </w:r>
      </w:del>
      <w:ins w:id="201" w:author="Brandon Westover" w:date="2026-07-31T22:43:00Z" w16du:dateUtc="2026-08-01T05:43:00Z">
        <w:del w:id="202" w:author="Rachael Sumner" w:date="2026-08-07T12:47:00Z" w16du:dateUtc="2026-08-07T00:47:00Z">
          <w:r w:rsidR="00F6774E" w:rsidDel="0096784E">
            <w:delText xml:space="preserve">. </w:delText>
          </w:r>
        </w:del>
      </w:ins>
      <w:del w:id="203" w:author="Rachael Sumner" w:date="2026-08-07T12:47:00Z" w16du:dateUtc="2026-08-07T00:47:00Z">
        <w:r w:rsidDel="0096784E">
          <w:delText xml:space="preserve">; </w:delText>
        </w:r>
      </w:del>
      <w:ins w:id="204" w:author="Brandon Westover" w:date="2026-07-31T22:43:00Z" w16du:dateUtc="2026-08-01T05:43:00Z">
        <w:del w:id="205" w:author="Rachael Sumner" w:date="2026-08-07T12:47:00Z" w16du:dateUtc="2026-08-07T00:47:00Z">
          <w:r w:rsidR="00F6774E" w:rsidDel="0096784E">
            <w:delText>A</w:delText>
          </w:r>
        </w:del>
      </w:ins>
      <w:ins w:id="206" w:author="Brandon Westover" w:date="2026-07-31T22:42:00Z" w16du:dateUtc="2026-08-01T05:42:00Z">
        <w:del w:id="207" w:author="Rachael Sumner" w:date="2026-08-07T12:47:00Z" w16du:dateUtc="2026-08-07T00:47:00Z">
          <w:r w:rsidR="00F6774E" w:rsidDel="0096784E">
            <w:delText xml:space="preserve">ll signed synthetic consent forms, approved by a synthetic </w:delText>
          </w:r>
        </w:del>
      </w:ins>
      <w:del w:id="208" w:author="Rachael Sumner" w:date="2026-08-07T12:47:00Z" w16du:dateUtc="2026-08-07T00:47:00Z">
        <w:r w:rsidDel="0096784E">
          <w:delText>institutional review board approval</w:delText>
        </w:r>
      </w:del>
      <w:ins w:id="209" w:author="Brandon Westover" w:date="2026-07-31T22:42:00Z" w16du:dateUtc="2026-08-01T05:42:00Z">
        <w:del w:id="210" w:author="Rachael Sumner" w:date="2026-08-07T12:47:00Z" w16du:dateUtc="2026-08-07T00:47:00Z">
          <w:r w:rsidR="00F6774E" w:rsidDel="0096784E">
            <w:delText xml:space="preserve">. </w:delText>
          </w:r>
        </w:del>
      </w:ins>
      <w:del w:id="211" w:author="Rachael Sumner" w:date="2026-08-07T12:47:00Z" w16du:dateUtc="2026-08-07T00:47:00Z">
        <w:r w:rsidDel="0096784E">
          <w:delText xml:space="preserve">, consent, </w:delText>
        </w:r>
      </w:del>
      <w:ins w:id="212" w:author="Brandon Westover" w:date="2026-07-31T22:42:00Z" w16du:dateUtc="2026-08-01T05:42:00Z">
        <w:del w:id="213" w:author="Rachael Sumner" w:date="2026-08-07T12:47:00Z" w16du:dateUtc="2026-08-07T00:47:00Z">
          <w:r w:rsidR="00F6774E" w:rsidDel="0096784E">
            <w:delText>The trial was registered in a syntheti</w:delText>
          </w:r>
        </w:del>
      </w:ins>
      <w:ins w:id="214" w:author="Brandon Westover" w:date="2026-07-31T22:43:00Z" w16du:dateUtc="2026-08-01T05:43:00Z">
        <w:del w:id="215" w:author="Rachael Sumner" w:date="2026-08-07T12:47:00Z" w16du:dateUtc="2026-08-07T00:47:00Z">
          <w:r w:rsidR="00F6774E" w:rsidDel="0096784E">
            <w:delText>c universe under a synthetic c</w:delText>
          </w:r>
        </w:del>
      </w:ins>
      <w:del w:id="216" w:author="Rachael Sumner" w:date="2026-08-07T12:47:00Z" w16du:dateUtc="2026-08-07T00:47:00Z">
        <w:r w:rsidDel="0096784E">
          <w:delText>and clinical-trial registration were not applicable</w:delText>
        </w:r>
      </w:del>
      <w:ins w:id="217" w:author="Brandon Westover" w:date="2026-07-31T22:43:00Z" w16du:dateUtc="2026-08-01T05:43:00Z">
        <w:del w:id="218" w:author="Rachael Sumner" w:date="2026-08-07T12:47:00Z" w16du:dateUtc="2026-08-07T00:47:00Z">
          <w:r w:rsidR="00F6774E" w:rsidDel="0096784E">
            <w:delText>form</w:delText>
          </w:r>
        </w:del>
      </w:ins>
      <w:del w:id="219" w:author="Rachael Sumner" w:date="2026-08-07T12:47:00Z" w16du:dateUtc="2026-08-07T00:47:00Z">
        <w:r w:rsidDel="0096784E">
          <w:delText>.</w:delText>
        </w:r>
      </w:del>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0B1E9E20" w14:textId="3BFFD52C" w:rsidR="007E1DA8" w:rsidRDefault="00000000">
      <w:pPr>
        <w:rPr>
          <w:ins w:id="220" w:author="Goldenholz, Daniel M (HMFP - Neurology )" w:date="2026-08-11T23:47:00Z" w16du:dateUtc="2026-08-12T03:47:00Z"/>
          <w:u w:val="single"/>
        </w:rPr>
      </w:pPr>
      <w:r w:rsidRPr="00AC6858">
        <w:rPr>
          <w:u w:val="single"/>
        </w:rPr>
        <w:t>Full-diary</w:t>
      </w:r>
      <w:r w:rsidR="007E1DA8">
        <w:rPr>
          <w:u w:val="single"/>
        </w:rPr>
        <w:t xml:space="preserve"> CE</w:t>
      </w:r>
      <w:r w:rsidRPr="00AC6858">
        <w:rPr>
          <w:u w:val="single"/>
        </w:rPr>
        <w:t xml:space="preserve"> classification</w:t>
      </w:r>
    </w:p>
    <w:p w14:paraId="683A211D" w14:textId="735B1FCB" w:rsidR="00470D9D" w:rsidRDefault="00470D9D">
      <w:pPr>
        <w:rPr>
          <w:u w:val="single"/>
        </w:rPr>
      </w:pPr>
      <w:ins w:id="221" w:author="Goldenholz, Daniel M (HMFP - Neurology )" w:date="2026-08-11T23:48:00Z" w16du:dateUtc="2026-08-12T03:48:00Z">
        <w:r>
          <w:t>We used</w:t>
        </w:r>
      </w:ins>
      <w:ins w:id="222" w:author="Goldenholz, Daniel M (HMFP - Neurology )" w:date="2026-08-11T23:47:00Z" w16du:dateUtc="2026-08-12T03:47:00Z">
        <w:r>
          <w:t xml:space="preserve"> strict Herzog phase labeling and our prespecified windowed Herzog pattern-specific ratio thresholds across each participant’s full 36-month diary</w:t>
        </w:r>
      </w:ins>
      <w:ins w:id="223" w:author="Goldenholz, Daniel M (HMFP - Neurology )" w:date="2026-08-11T23:48:00Z" w16du:dateUtc="2026-08-12T03:48:00Z">
        <w:r>
          <w:t>.</w:t>
        </w:r>
      </w:ins>
      <w:ins w:id="224" w:author="Goldenholz, Daniel M (HMFP - Neurology )" w:date="2026-08-11T23:47:00Z" w16du:dateUtc="2026-08-12T03:47:00Z">
        <w:r>
          <w:t xml:space="preserve"> CE was classified in 11.7% of classifiable healthy-ovulatory participant-windows and </w:t>
        </w:r>
      </w:ins>
      <w:ins w:id="225" w:author="Goldenholz, Daniel M (HMFP - Neurology )" w:date="2026-08-11T23:49:00Z" w16du:dateUtc="2026-08-12T03:49:00Z">
        <w:r>
          <w:t xml:space="preserve">in </w:t>
        </w:r>
      </w:ins>
      <w:ins w:id="226" w:author="Goldenholz, Daniel M (HMFP - Neurology )" w:date="2026-08-11T23:47:00Z" w16du:dateUtc="2026-08-12T03:47:00Z">
        <w:r>
          <w:t>36.0% of classifiable heterogeneous-cohort participant-windows under independence (Table 2). In the heterogeneous cohort, the C1/C2 union was 11.7%, the same as in the healthy ovulatory cohort, whereas C3 was positive in 37.0% of C3-applicable windows. Thus, the excess classification in the heterogeneous cohort was driven primarily by the simulated inadequate-luteal-phase C3 mechanism (Figure 2 and Appendix S1)</w:t>
        </w:r>
      </w:ins>
    </w:p>
    <w:p w14:paraId="61D7CE6D" w14:textId="681A4F62" w:rsidR="004B250B" w:rsidDel="00470D9D" w:rsidRDefault="00000000">
      <w:pPr>
        <w:rPr>
          <w:del w:id="227" w:author="Goldenholz, Daniel M (HMFP - Neurology )" w:date="2026-08-11T23:49:00Z" w16du:dateUtc="2026-08-12T03:49:00Z"/>
        </w:rPr>
      </w:pPr>
      <w:del w:id="228" w:author="Goldenholz, Daniel M (HMFP - Neurology )" w:date="2026-08-11T23:49:00Z" w16du:dateUtc="2026-08-12T03:49:00Z">
        <w:r w:rsidDel="00470D9D">
          <w:delText>In strict</w:delText>
        </w:r>
      </w:del>
      <w:ins w:id="229" w:author="Rachael Sumner" w:date="2026-08-07T16:04:00Z" w16du:dateUtc="2026-08-07T04:04:00Z">
        <w:del w:id="230" w:author="Goldenholz, Daniel M (HMFP - Neurology )" w:date="2026-08-11T23:49:00Z" w16du:dateUtc="2026-08-12T03:49:00Z">
          <w:r w:rsidR="006D3CAE" w:rsidDel="00470D9D">
            <w:delText>23-25 day</w:delText>
          </w:r>
        </w:del>
      </w:ins>
      <w:del w:id="231" w:author="Goldenholz, Daniel M (HMFP - Neurology )" w:date="2026-08-11T23:49:00Z" w16du:dateUtc="2026-08-12T03:49:00Z">
        <w:r w:rsidDel="00470D9D">
          <w:delText>-Herzog</w:delText>
        </w:r>
      </w:del>
      <w:ins w:id="232" w:author="Rachael Sumner" w:date="2026-08-07T15:50:00Z" w16du:dateUtc="2026-08-07T03:50:00Z">
        <w:del w:id="233" w:author="Goldenholz, Daniel M (HMFP - Neurology )" w:date="2026-08-11T23:49:00Z" w16du:dateUtc="2026-08-12T03:49:00Z">
          <w:r w:rsidR="00245ADC" w:rsidDel="00470D9D">
            <w:delText xml:space="preserve"> cycles</w:delText>
          </w:r>
        </w:del>
      </w:ins>
      <w:del w:id="234" w:author="Goldenholz, Daniel M (HMFP - Neurology )" w:date="2026-08-11T23:49:00Z" w16du:dateUtc="2026-08-12T03:49:00Z">
        <w:r w:rsidDel="00470D9D">
          <w:delText xml:space="preserve"> 36-month windows, windowed Herzog </w:delText>
        </w:r>
      </w:del>
      <w:ins w:id="235" w:author="Rachael Sumner" w:date="2026-08-07T15:48:00Z" w16du:dateUtc="2026-08-07T03:48:00Z">
        <w:del w:id="236" w:author="Goldenholz, Daniel M (HMFP - Neurology )" w:date="2026-08-11T23:49:00Z" w16du:dateUtc="2026-08-12T03:49:00Z">
          <w:r w:rsidR="00245ADC" w:rsidDel="00470D9D">
            <w:delText>C1/C2/C3 Her</w:delText>
          </w:r>
        </w:del>
      </w:ins>
      <w:ins w:id="237" w:author="Rachael Sumner" w:date="2026-08-07T15:49:00Z" w16du:dateUtc="2026-08-07T03:49:00Z">
        <w:del w:id="238" w:author="Goldenholz, Daniel M (HMFP - Neurology )" w:date="2026-08-11T23:49:00Z" w16du:dateUtc="2026-08-12T03:49:00Z">
          <w:r w:rsidR="00245ADC" w:rsidDel="00470D9D">
            <w:delText>zog criteria</w:delText>
          </w:r>
        </w:del>
      </w:ins>
      <w:del w:id="239" w:author="Goldenholz, Daniel M (HMFP - Neurology )" w:date="2026-08-11T23:49:00Z" w16du:dateUtc="2026-08-12T03:49:00Z">
        <w:r w:rsidDel="00470D9D">
          <w:delText xml:space="preserve">thresholds classified 11.7% of healthy ovulatory and 36.0% of heterogeneous participants </w:delText>
        </w:r>
      </w:del>
      <w:ins w:id="240" w:author="Rachael Sumner" w:date="2026-08-07T15:49:00Z" w16du:dateUtc="2026-08-07T03:49:00Z">
        <w:del w:id="241" w:author="Goldenholz, Daniel M (HMFP - Neurology )" w:date="2026-08-11T23:49:00Z" w16du:dateUtc="2026-08-12T03:49:00Z">
          <w:r w:rsidR="00245ADC" w:rsidDel="00470D9D">
            <w:delText xml:space="preserve">as having CE </w:delText>
          </w:r>
        </w:del>
      </w:ins>
      <w:del w:id="242" w:author="Goldenholz, Daniel M (HMFP - Neurology )" w:date="2026-08-11T23:49:00Z" w16du:dateUtc="2026-08-12T03:49:00Z">
        <w:r w:rsidDel="00470D9D">
          <w:delText>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delText>
        </w:r>
      </w:del>
    </w:p>
    <w:p w14:paraId="62017575" w14:textId="77777777" w:rsidR="00AC6858" w:rsidRPr="00AC6858" w:rsidRDefault="00000000">
      <w:pPr>
        <w:rPr>
          <w:u w:val="single"/>
        </w:rPr>
      </w:pPr>
      <w:r w:rsidRPr="00AC6858">
        <w:rPr>
          <w:u w:val="single"/>
        </w:rPr>
        <w:t>Observation windows</w:t>
      </w:r>
    </w:p>
    <w:p w14:paraId="2F171EC4" w14:textId="0D3C552A" w:rsidR="004B250B" w:rsidRDefault="00000000">
      <w:r>
        <w:lastRenderedPageBreak/>
        <w:t xml:space="preserve">Three-month </w:t>
      </w:r>
      <w:del w:id="243" w:author="Rachael Sumner" w:date="2026-08-07T16:06:00Z" w16du:dateUtc="2026-08-07T04:06:00Z">
        <w:r w:rsidDel="006D3CAE">
          <w:delText xml:space="preserve">windowed Herzog </w:delText>
        </w:r>
      </w:del>
      <w:r>
        <w:t xml:space="preserve">false-positive rates </w:t>
      </w:r>
      <w:ins w:id="244" w:author="Rachael Sumner" w:date="2026-08-07T16:06:00Z" w16du:dateUtc="2026-08-07T04:06:00Z">
        <w:r w:rsidR="006D3CAE">
          <w:t xml:space="preserve">for C1/C2/C3 </w:t>
        </w:r>
      </w:ins>
      <w:r>
        <w:t xml:space="preserve">were 41.4% and 50.5% in the healthy and heterogeneous cohorts, respectively. Rates declined with longer monitoring but remained definition-dependent (Figure 1). </w:t>
      </w:r>
      <w:ins w:id="245" w:author="Goldenholz, Daniel M (HMFP - Neurology )" w:date="2026-08-12T00:31:00Z" w16du:dateUtc="2026-08-12T04:31:00Z">
        <w:r w:rsidR="007F5FD7">
          <w:t xml:space="preserve">Even at 36 months </w:t>
        </w:r>
      </w:ins>
      <w:ins w:id="246" w:author="Goldenholz, Daniel M (HMFP - Neurology )" w:date="2026-08-12T00:32:00Z" w16du:dateUtc="2026-08-12T04:32:00Z">
        <w:r w:rsidR="007F5FD7">
          <w:t>false-positive</w:t>
        </w:r>
      </w:ins>
      <w:ins w:id="247" w:author="Goldenholz, Daniel M (HMFP - Neurology )" w:date="2026-08-12T00:31:00Z" w16du:dateUtc="2026-08-12T04:31:00Z">
        <w:r w:rsidR="007F5FD7">
          <w:t xml:space="preserve"> rates did not go below </w:t>
        </w:r>
      </w:ins>
      <w:ins w:id="248" w:author="Goldenholz, Daniel M (HMFP - Neurology )" w:date="2026-08-12T00:32:00Z" w16du:dateUtc="2026-08-12T04:32:00Z">
        <w:r w:rsidR="007F5FD7">
          <w:t xml:space="preserve">10%. </w:t>
        </w:r>
      </w:ins>
      <w:r>
        <w:t xml:space="preserve">Exact Herzog </w:t>
      </w:r>
      <w:del w:id="249" w:author="Rachael Sumner" w:date="2026-08-09T10:18:00Z" w16du:dateUtc="2026-08-08T22:18:00Z">
        <w:r w:rsidDel="009F30D2">
          <w:delText xml:space="preserve">2004 </w:delText>
        </w:r>
      </w:del>
      <w:ins w:id="250" w:author="Rachael Sumner" w:date="2026-08-09T10:18:00Z" w16du:dateUtc="2026-08-08T22:18:00Z">
        <w:r w:rsidR="009F30D2">
          <w:t xml:space="preserve">criteria </w:t>
        </w:r>
      </w:ins>
      <w:r>
        <w:t>applied to three complete cycles yielded 50.0% and 51.2%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260C81A7" w:rsidR="004B250B" w:rsidRDefault="007F5FD7">
      <w:ins w:id="251" w:author="Goldenholz, Daniel M (HMFP - Neurology )" w:date="2026-08-12T00:33:00Z" w16du:dateUtc="2026-08-12T04:33:00Z">
        <w:r>
          <w:t>As a test of simulation calibration, the negative-</w:t>
        </w:r>
      </w:ins>
      <w:ins w:id="252" w:author="Goldenholz, Daniel M (HMFP - Neurology )" w:date="2026-08-12T00:39:00Z" w16du:dateUtc="2026-08-12T04:39:00Z">
        <w:r w:rsidR="005D6D01">
          <w:t>binomial</w:t>
        </w:r>
      </w:ins>
      <w:ins w:id="253" w:author="Goldenholz, Daniel M (HMFP - Neurology )" w:date="2026-08-12T00:34:00Z" w16du:dateUtc="2026-08-12T04:34:00Z">
        <w:r>
          <w:t xml:space="preserve"> model </w:t>
        </w:r>
      </w:ins>
      <w:ins w:id="254" w:author="Goldenholz, Daniel M (HMFP - Neurology )" w:date="2026-08-12T00:35:00Z" w16du:dateUtc="2026-08-12T04:35:00Z">
        <w:r>
          <w:t xml:space="preserve">found </w:t>
        </w:r>
      </w:ins>
      <w:ins w:id="255" w:author="Rachael Sumner" w:date="2026-08-07T16:14:00Z" w16du:dateUtc="2026-08-07T04:14:00Z">
        <w:del w:id="256" w:author="Goldenholz, Daniel M (HMFP - Neurology )" w:date="2026-08-12T00:35:00Z" w16du:dateUtc="2026-08-12T04:35:00Z">
          <w:r w:rsidR="00EC0BE0" w:rsidDel="007F5FD7">
            <w:delText>Assessing the simulat</w:delText>
          </w:r>
        </w:del>
      </w:ins>
      <w:ins w:id="257" w:author="Rachael Sumner" w:date="2026-08-07T16:21:00Z" w16du:dateUtc="2026-08-07T04:21:00Z">
        <w:del w:id="258" w:author="Goldenholz, Daniel M (HMFP - Neurology )" w:date="2026-08-12T00:35:00Z" w16du:dateUtc="2026-08-12T04:35:00Z">
          <w:r w:rsidR="003241BE" w:rsidDel="007F5FD7">
            <w:delText>ion</w:delText>
          </w:r>
        </w:del>
      </w:ins>
      <w:ins w:id="259" w:author="Rachael Sumner" w:date="2026-08-07T16:14:00Z" w16du:dateUtc="2026-08-07T04:14:00Z">
        <w:del w:id="260" w:author="Goldenholz, Daniel M (HMFP - Neurology )" w:date="2026-08-12T00:35:00Z" w16du:dateUtc="2026-08-12T04:35:00Z">
          <w:r w:rsidR="00EC0BE0" w:rsidDel="007F5FD7">
            <w:delText xml:space="preserve"> it</w:delText>
          </w:r>
        </w:del>
      </w:ins>
      <w:ins w:id="261" w:author="Rachael Sumner" w:date="2026-08-07T16:15:00Z" w16du:dateUtc="2026-08-07T04:15:00Z">
        <w:del w:id="262" w:author="Goldenholz, Daniel M (HMFP - Neurology )" w:date="2026-08-12T00:35:00Z" w16du:dateUtc="2026-08-12T04:35:00Z">
          <w:r w:rsidR="00EC0BE0" w:rsidDel="007F5FD7">
            <w:delText xml:space="preserve">self, </w:delText>
          </w:r>
        </w:del>
        <w:r w:rsidR="00EC0BE0">
          <w:t>t</w:t>
        </w:r>
      </w:ins>
      <w:del w:id="263" w:author="Rachael Sumner" w:date="2026-08-07T16:14:00Z" w16du:dateUtc="2026-08-07T04:14:00Z">
        <w:r w:rsidR="00EC0BE0" w:rsidDel="00EC0BE0">
          <w:delText>T</w:delText>
        </w:r>
      </w:del>
      <w:r w:rsidR="00EC0BE0">
        <w:t>he full-diary C1/C2 negative-binomial false-positive rate was 4.4% in the healthy cohort and 4.2% in the heterogeneous cohort, close to the prespecified 5% Type I error rate. In the 1% daily audit sample, 430 of 500 heterogeneous participants had a C3-applicable ratio window, but only 205 met the exploratory C3 model’s four-complete-inadequate luteal phase-cycle and four-seizure-day requirements. Seven participants were positive (3.4%; 95% Wilson confidence interval, 1.7%–6.9%; 1.4% of all 500 attempted participants).</w:t>
      </w:r>
    </w:p>
    <w:p w14:paraId="0FBA9F2F" w14:textId="77777777" w:rsidR="00AC6858" w:rsidRPr="00AC6858" w:rsidRDefault="00000000">
      <w:pPr>
        <w:rPr>
          <w:u w:val="single"/>
        </w:rPr>
      </w:pPr>
      <w:r w:rsidRPr="00AC6858">
        <w:rPr>
          <w:u w:val="single"/>
        </w:rPr>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545F7E7B" w14:textId="64590F6A" w:rsidR="00D85222" w:rsidRDefault="00470D9D" w:rsidP="008215F2">
      <w:pPr>
        <w:rPr>
          <w:ins w:id="264" w:author="Goldenholz, Daniel M (HMFP - Neurology )" w:date="2026-08-11T23:59:00Z" w16du:dateUtc="2026-08-12T03:59:00Z"/>
        </w:rPr>
      </w:pPr>
      <w:ins w:id="265" w:author="Goldenholz, Daniel M (HMFP - Neurology )" w:date="2026-08-11T23:53:00Z" w16du:dateUtc="2026-08-12T03:53:00Z">
        <w:r>
          <w:t>This study</w:t>
        </w:r>
      </w:ins>
      <w:ins w:id="266" w:author="Goldenholz, Daniel M (HMFP - Neurology )" w:date="2026-08-11T23:54:00Z" w16du:dateUtc="2026-08-12T03:54:00Z">
        <w:r>
          <w:t xml:space="preserve"> </w:t>
        </w:r>
      </w:ins>
      <w:ins w:id="267" w:author="Goldenholz, Daniel M (HMFP - Neurology )" w:date="2026-08-11T23:56:00Z" w16du:dateUtc="2026-08-12T03:56:00Z">
        <w:r w:rsidR="008215F2">
          <w:t>quantified</w:t>
        </w:r>
      </w:ins>
      <w:ins w:id="268" w:author="Goldenholz, Daniel M (HMFP - Neurology )" w:date="2026-08-11T23:54:00Z" w16du:dateUtc="2026-08-12T03:54:00Z">
        <w:r>
          <w:t xml:space="preserve"> the false positive classification of severa</w:t>
        </w:r>
      </w:ins>
      <w:ins w:id="269" w:author="Goldenholz, Daniel M (HMFP - Neurology )" w:date="2026-08-11T23:55:00Z" w16du:dateUtc="2026-08-12T03:55:00Z">
        <w:r>
          <w:t xml:space="preserve">l </w:t>
        </w:r>
      </w:ins>
      <w:ins w:id="270" w:author="Goldenholz, Daniel M (HMFP - Neurology )" w:date="2026-08-11T23:54:00Z" w16du:dateUtc="2026-08-12T03:54:00Z">
        <w:r>
          <w:t>CE definitions using simulation</w:t>
        </w:r>
      </w:ins>
      <w:ins w:id="271" w:author="Goldenholz, Daniel M (HMFP - Neurology )" w:date="2026-08-11T23:55:00Z" w16du:dateUtc="2026-08-12T03:55:00Z">
        <w:r>
          <w:t xml:space="preserve">s that could not possibly </w:t>
        </w:r>
      </w:ins>
      <w:ins w:id="272" w:author="Goldenholz, Daniel M (HMFP - Neurology )" w:date="2026-08-11T23:57:00Z" w16du:dateUtc="2026-08-12T03:57:00Z">
        <w:r w:rsidR="008215F2">
          <w:t>include</w:t>
        </w:r>
      </w:ins>
      <w:ins w:id="273" w:author="Goldenholz, Daniel M (HMFP - Neurology )" w:date="2026-08-11T23:55:00Z" w16du:dateUtc="2026-08-12T03:55:00Z">
        <w:r>
          <w:t xml:space="preserve"> CE</w:t>
        </w:r>
      </w:ins>
      <w:ins w:id="274" w:author="Goldenholz, Daniel M (HMFP - Neurology )" w:date="2026-08-11T23:54:00Z" w16du:dateUtc="2026-08-12T03:54:00Z">
        <w:r>
          <w:t>.</w:t>
        </w:r>
      </w:ins>
      <w:ins w:id="275" w:author="Goldenholz, Daniel M (HMFP - Neurology )" w:date="2026-08-11T23:56:00Z" w16du:dateUtc="2026-08-12T03:56:00Z">
        <w:r w:rsidR="008215F2">
          <w:t xml:space="preserve"> </w:t>
        </w:r>
      </w:ins>
      <w:ins w:id="276" w:author="Goldenholz, Daniel M (HMFP - Neurology )" w:date="2026-08-11T23:53:00Z" w16du:dateUtc="2026-08-12T03:53:00Z">
        <w:r>
          <w:t>Using pooled ratio criteria in random three-calendar-month windows, false-positive classification occurred in 41.4% of healthy-ovulatory and 50.5% of heterogeneous-cohort participant-windows. These results demonstrate the sensitivity of ratio-based classification to short observation periods. They should not be compared directly with published CE prevalence estimates</w:t>
        </w:r>
      </w:ins>
      <w:ins w:id="277" w:author="Goldenholz, Daniel M (HMFP - Neurology )" w:date="2026-08-11T23:57:00Z" w16du:dateUtc="2026-08-12T03:57:00Z">
        <w:r w:rsidR="008215F2">
          <w:fldChar w:fldCharType="begin"/>
        </w:r>
      </w:ins>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278" w:author="Goldenholz, Daniel M (HMFP - Neurology )" w:date="2026-08-11T23:57:00Z" w16du:dateUtc="2026-08-12T03:57:00Z">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ins>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79" w:author="Goldenholz, Daniel M (HMFP - Neurology )" w:date="2026-08-11T23:57:00Z" w16du:dateUtc="2026-08-12T03:57:00Z">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ins>
      <w:ins w:id="280" w:author="Goldenholz, Daniel M (HMFP - Neurology )" w:date="2026-08-11T23:53:00Z" w16du:dateUtc="2026-08-12T03:53:00Z">
        <w:r>
          <w:t>of 39.1% and 44.2%, because those estimates were obtained in clinical cohorts using different cycle-eligibility, reproducibility, and denominator rules.</w:t>
        </w:r>
      </w:ins>
      <w:ins w:id="281" w:author="Goldenholz, Daniel M (HMFP - Neurology )" w:date="2026-08-11T23:58:00Z" w16du:dateUtc="2026-08-12T03:58:00Z">
        <w:r w:rsidR="008215F2">
          <w:t xml:space="preserve"> </w:t>
        </w:r>
      </w:ins>
    </w:p>
    <w:p w14:paraId="4A6F792A" w14:textId="77777777" w:rsidR="00D85222" w:rsidRDefault="00D85222" w:rsidP="008215F2">
      <w:pPr>
        <w:rPr>
          <w:ins w:id="282" w:author="Goldenholz, Daniel M (HMFP - Neurology )" w:date="2026-08-12T00:00:00Z" w16du:dateUtc="2026-08-12T04:00:00Z"/>
        </w:rPr>
      </w:pPr>
      <w:ins w:id="283" w:author="Goldenholz, Daniel M (HMFP - Neurology )" w:date="2026-08-11T23:59:00Z" w16du:dateUtc="2026-08-12T03:59:00Z">
        <w:r>
          <w:t>The analysis most closely aligned with the original Herzog 2004 procedure applied the same-pattern-in-two-of-three rule to exactly three complete 23–35-day cycles. Under that definition, false-positive classification occurred in 50.0% and 51.2%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clinical cohorts.</w:t>
        </w:r>
      </w:ins>
    </w:p>
    <w:p w14:paraId="01C01A4E" w14:textId="6E118384" w:rsidR="00D85222" w:rsidRDefault="00D85222" w:rsidP="008215F2">
      <w:pPr>
        <w:rPr>
          <w:ins w:id="284" w:author="Goldenholz, Daniel M (HMFP - Neurology )" w:date="2026-08-11T23:59:00Z" w16du:dateUtc="2026-08-12T03:59:00Z"/>
        </w:rPr>
      </w:pPr>
      <w:ins w:id="285" w:author="Goldenholz, Daniel M (HMFP - Neurology )" w:date="2026-08-12T00:00:00Z" w16du:dateUtc="2026-08-12T04:00:00Z">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ins>
    </w:p>
    <w:p w14:paraId="62E2CFBA" w14:textId="2A811111" w:rsidR="00D85222" w:rsidRDefault="00AC6858" w:rsidP="008215F2">
      <w:pPr>
        <w:rPr>
          <w:ins w:id="286" w:author="Goldenholz, Daniel M (HMFP - Neurology )" w:date="2026-08-12T00:01:00Z" w16du:dateUtc="2026-08-12T04:01:00Z"/>
        </w:rPr>
      </w:pPr>
      <w:del w:id="287" w:author="Goldenholz, Daniel M (HMFP - Neurology )" w:date="2026-08-11T23:58:00Z" w16du:dateUtc="2026-08-12T03:58:00Z">
        <w:r w:rsidDel="008215F2">
          <w:delText xml:space="preserve">This simulation </w:delText>
        </w:r>
      </w:del>
      <w:ins w:id="288" w:author="Rachael Sumner" w:date="2026-08-07T20:13:00Z" w16du:dateUtc="2026-08-07T08:13:00Z">
        <w:del w:id="289" w:author="Goldenholz, Daniel M (HMFP - Neurology )" w:date="2026-08-11T23:58:00Z" w16du:dateUtc="2026-08-12T03:58:00Z">
          <w:r w:rsidR="00C063CB" w:rsidDel="008215F2">
            <w:delText xml:space="preserve">study simulated </w:delText>
          </w:r>
        </w:del>
      </w:ins>
      <w:del w:id="290" w:author="Goldenholz, Daniel M (HMFP - Neurology )" w:date="2026-08-11T23:58:00Z" w16du:dateUtc="2026-08-12T03:58:00Z">
        <w:r w:rsidDel="008215F2">
          <w:delText>of patients with seizures that were completely independent of their hormone cycles</w:delText>
        </w:r>
      </w:del>
      <w:ins w:id="291" w:author="Rachael Sumner" w:date="2026-08-07T20:13:00Z" w16du:dateUtc="2026-08-07T08:13:00Z">
        <w:del w:id="292" w:author="Goldenholz, Daniel M (HMFP - Neurology )" w:date="2026-08-11T23:58:00Z" w16du:dateUtc="2026-08-12T03:58:00Z">
          <w:r w:rsidR="00C063CB" w:rsidDel="008215F2">
            <w:delText xml:space="preserve"> </w:delText>
          </w:r>
        </w:del>
      </w:ins>
      <w:ins w:id="293" w:author="Rachael Sumner" w:date="2026-08-07T20:14:00Z" w16du:dateUtc="2026-08-07T08:14:00Z">
        <w:del w:id="294" w:author="Goldenholz, Daniel M (HMFP - Neurology )" w:date="2026-08-11T23:58:00Z" w16du:dateUtc="2026-08-12T03:58:00Z">
          <w:r w:rsidR="00C063CB" w:rsidDel="008215F2">
            <w:delText xml:space="preserve">in order to </w:delText>
          </w:r>
        </w:del>
      </w:ins>
      <w:ins w:id="295" w:author="Rachael Sumner" w:date="2026-08-07T20:13:00Z" w16du:dateUtc="2026-08-07T08:13:00Z">
        <w:del w:id="296" w:author="Goldenholz, Daniel M (HMFP - Neurology )" w:date="2026-08-11T23:58:00Z" w16du:dateUtc="2026-08-12T03:58:00Z">
          <w:r w:rsidR="00C063CB" w:rsidDel="008215F2">
            <w:delText>determin</w:delText>
          </w:r>
        </w:del>
      </w:ins>
      <w:ins w:id="297" w:author="Rachael Sumner" w:date="2026-08-07T20:14:00Z" w16du:dateUtc="2026-08-07T08:14:00Z">
        <w:del w:id="298" w:author="Goldenholz, Daniel M (HMFP - Neurology )" w:date="2026-08-11T23:58:00Z" w16du:dateUtc="2026-08-12T03:58:00Z">
          <w:r w:rsidR="00C063CB" w:rsidDel="008215F2">
            <w:delText>e</w:delText>
          </w:r>
        </w:del>
      </w:ins>
      <w:ins w:id="299" w:author="Rachael Sumner" w:date="2026-08-07T20:13:00Z" w16du:dateUtc="2026-08-07T08:13:00Z">
        <w:del w:id="300" w:author="Goldenholz, Daniel M (HMFP - Neurology )" w:date="2026-08-11T23:58:00Z" w16du:dateUtc="2026-08-12T03:58:00Z">
          <w:r w:rsidR="00C063CB" w:rsidDel="008215F2">
            <w:delText xml:space="preserve"> fals</w:delText>
          </w:r>
        </w:del>
      </w:ins>
      <w:ins w:id="301" w:author="Rachael Sumner" w:date="2026-08-07T20:14:00Z" w16du:dateUtc="2026-08-07T08:14:00Z">
        <w:del w:id="302" w:author="Goldenholz, Daniel M (HMFP - Neurology )" w:date="2026-08-11T23:58:00Z" w16du:dateUtc="2026-08-12T03:58:00Z">
          <w:r w:rsidR="00C063CB" w:rsidDel="008215F2">
            <w:delText xml:space="preserve">e-positive rates of </w:delText>
          </w:r>
        </w:del>
      </w:ins>
      <w:del w:id="303" w:author="Goldenholz, Daniel M (HMFP - Neurology )" w:date="2026-08-11T23:58:00Z" w16du:dateUtc="2026-08-12T03:58:00Z">
        <w:r w:rsidDel="008215F2">
          <w:delText xml:space="preserve"> found a significant degree of CE misclassification</w:delText>
        </w:r>
      </w:del>
      <w:ins w:id="304" w:author="Rachael Sumner" w:date="2026-08-07T20:14:00Z" w16du:dateUtc="2026-08-07T08:14:00Z">
        <w:del w:id="305" w:author="Goldenholz, Daniel M (HMFP - Neurology )" w:date="2026-08-11T23:58:00Z" w16du:dateUtc="2026-08-12T03:58:00Z">
          <w:r w:rsidR="00C063CB" w:rsidDel="008215F2">
            <w:delText xml:space="preserve"> that may also be occurring in the real world</w:delText>
          </w:r>
        </w:del>
      </w:ins>
      <w:ins w:id="306" w:author="Rachael Sumner" w:date="2026-08-07T18:31:00Z" w16du:dateUtc="2026-08-07T06:31:00Z">
        <w:del w:id="307" w:author="Goldenholz, Daniel M (HMFP - Neurology )" w:date="2026-08-11T23:58:00Z" w16du:dateUtc="2026-08-12T03:58:00Z">
          <w:r w:rsidR="0098580A" w:rsidDel="008215F2">
            <w:delText>. For the most commonly used 3-month menstrual cycle diary and Herzog</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ratios </w:delText>
          </w:r>
        </w:del>
      </w:ins>
      <w:ins w:id="308" w:author="Rachael Sumner" w:date="2026-08-07T18:32:00Z" w16du:dateUtc="2026-08-07T06:32:00Z">
        <w:del w:id="309" w:author="Goldenholz, Daniel M (HMFP - Neurology )" w:date="2026-08-11T23:58:00Z" w16du:dateUtc="2026-08-12T03:58:00Z">
          <w:r w:rsidR="0098580A" w:rsidDel="008215F2">
            <w:delText>the false-positive rate</w:delText>
          </w:r>
        </w:del>
      </w:ins>
      <w:ins w:id="310" w:author="Rachael Sumner" w:date="2026-08-09T09:36:00Z" w16du:dateUtc="2026-08-08T21:36:00Z">
        <w:del w:id="311" w:author="Goldenholz, Daniel M (HMFP - Neurology )" w:date="2026-08-11T23:58:00Z" w16du:dateUtc="2026-08-12T03:58:00Z">
          <w:r w:rsidR="0056505E" w:rsidDel="008215F2">
            <w:delText xml:space="preserve"> in our simulation</w:delText>
          </w:r>
        </w:del>
      </w:ins>
      <w:ins w:id="312" w:author="Rachael Sumner" w:date="2026-08-07T18:32:00Z" w16du:dateUtc="2026-08-07T06:32:00Z">
        <w:del w:id="313" w:author="Goldenholz, Daniel M (HMFP - Neurology )" w:date="2026-08-11T23:58:00Z" w16du:dateUtc="2026-08-12T03:58:00Z">
          <w:r w:rsidR="0098580A" w:rsidDel="008215F2">
            <w:delText xml:space="preserve"> is</w:delText>
          </w:r>
        </w:del>
      </w:ins>
      <w:del w:id="314" w:author="Goldenholz, Daniel M (HMFP - Neurology )" w:date="2026-08-11T23:58:00Z" w16du:dateUtc="2026-08-12T03:58:00Z">
        <w:r w:rsidDel="008215F2">
          <w:delText xml:space="preserve">. </w:delText>
        </w:r>
      </w:del>
      <w:ins w:id="315" w:author="Rachael Sumner" w:date="2026-08-07T18:27:00Z" w16du:dateUtc="2026-08-07T06:27:00Z">
        <w:del w:id="316" w:author="Goldenholz, Daniel M (HMFP - Neurology )" w:date="2026-08-11T23:58:00Z" w16du:dateUtc="2026-08-12T03:58:00Z">
          <w:r w:rsidR="0098580A" w:rsidDel="008215F2">
            <w:delText xml:space="preserve"> remarkably close to the population prevalence of </w:delText>
          </w:r>
        </w:del>
      </w:ins>
      <w:ins w:id="317" w:author="Rachael Sumner" w:date="2026-08-07T18:28:00Z" w16du:dateUtc="2026-08-07T06:28:00Z">
        <w:del w:id="318" w:author="Goldenholz, Daniel M (HMFP - Neurology )" w:date="2026-08-11T23:58:00Z" w16du:dateUtc="2026-08-12T03:58:00Z">
          <w:r w:rsidR="0098580A" w:rsidDel="008215F2">
            <w:delText>CE (39-44%</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w:delText>
          </w:r>
          <w:r w:rsidR="0098580A" w:rsidDel="008215F2">
            <w:fldChar w:fldCharType="begin"/>
          </w:r>
          <w:r w:rsidR="0098580A" w:rsidDel="008215F2">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98580A" w:rsidDel="008215F2">
            <w:fldChar w:fldCharType="separate"/>
          </w:r>
          <w:r w:rsidR="0098580A" w:rsidRPr="00F503D2" w:rsidDel="008215F2">
            <w:rPr>
              <w:rFonts w:eastAsiaTheme="minorEastAsia" w:cs="Times New Roman"/>
              <w:szCs w:val="24"/>
              <w:vertAlign w:val="superscript"/>
            </w:rPr>
            <w:delText>2</w:delText>
          </w:r>
          <w:r w:rsidR="0098580A" w:rsidDel="008215F2">
            <w:fldChar w:fldCharType="end"/>
          </w:r>
          <w:r w:rsidR="0098580A" w:rsidDel="008215F2">
            <w:delText xml:space="preserve">). </w:delText>
          </w:r>
        </w:del>
      </w:ins>
      <w:ins w:id="319" w:author="Rachael Sumner" w:date="2026-08-07T18:29:00Z" w16du:dateUtc="2026-08-07T06:29:00Z">
        <w:del w:id="320" w:author="Goldenholz, Daniel M (HMFP - Neurology )" w:date="2026-08-12T00:01:00Z" w16du:dateUtc="2026-08-12T04:01:00Z">
          <w:r w:rsidR="0098580A" w:rsidDel="00D85222">
            <w:delText>We found the</w:delText>
          </w:r>
        </w:del>
      </w:ins>
      <w:del w:id="321" w:author="Goldenholz, Daniel M (HMFP - Neurology )" w:date="2026-08-12T00:01:00Z" w16du:dateUtc="2026-08-12T04:01:00Z">
        <w:r w:rsidDel="00D85222">
          <w:delText xml:space="preserve">The magnitude </w:delText>
        </w:r>
      </w:del>
      <w:ins w:id="322" w:author="Rachael Sumner" w:date="2026-08-07T18:29:00Z" w16du:dateUtc="2026-08-07T06:29:00Z">
        <w:del w:id="323" w:author="Goldenholz, Daniel M (HMFP - Neurology )" w:date="2026-08-12T00:01:00Z" w16du:dateUtc="2026-08-12T04:01:00Z">
          <w:r w:rsidR="0098580A" w:rsidDel="00D85222">
            <w:delText xml:space="preserve">of such false-positives </w:delText>
          </w:r>
        </w:del>
      </w:ins>
      <w:del w:id="324" w:author="Goldenholz, Daniel M (HMFP - Neurology )" w:date="2026-08-12T00:01:00Z" w16du:dateUtc="2026-08-12T04:01:00Z">
        <w:r w:rsidDel="00D85222">
          <w:delText>depends on</w:delText>
        </w:r>
        <w:r w:rsidR="0074441A" w:rsidDel="00D85222">
          <w:delText xml:space="preserve"> CE definition</w:delText>
        </w:r>
        <w:r w:rsidDel="00D85222">
          <w:delText xml:space="preserve">, observation length, analyzability rules, and menstrual-cycle assumptions. </w:delText>
        </w:r>
      </w:del>
    </w:p>
    <w:p w14:paraId="7BAC29DA" w14:textId="20547395" w:rsidR="004B250B" w:rsidRDefault="00C063CB" w:rsidP="008215F2">
      <w:pPr>
        <w:rPr>
          <w:ins w:id="325" w:author="Rachael Sumner" w:date="2026-08-07T18:30:00Z" w16du:dateUtc="2026-08-07T06:30:00Z"/>
        </w:rPr>
      </w:pPr>
      <w:ins w:id="326" w:author="Rachael Sumner" w:date="2026-08-07T20:15:00Z" w16du:dateUtc="2026-08-07T08:15:00Z">
        <w:r>
          <w:t>T</w:t>
        </w:r>
      </w:ins>
      <w:del w:id="327" w:author="Rachael Sumner" w:date="2026-08-07T19:07:00Z" w16du:dateUtc="2026-08-07T07:07:00Z">
        <w:r w:rsidR="00AC6858" w:rsidDel="00886E0F">
          <w:delText>T</w:delText>
        </w:r>
      </w:del>
      <w:r w:rsidR="00AC6858">
        <w:t xml:space="preserve">he largest heterogeneous-cohort </w:t>
      </w:r>
      <w:del w:id="328" w:author="Rachael Sumner" w:date="2026-08-09T09:37:00Z" w16du:dateUtc="2026-08-08T21:37:00Z">
        <w:r w:rsidR="00AC6858" w:rsidDel="0056505E">
          <w:delText xml:space="preserve">excess </w:delText>
        </w:r>
      </w:del>
      <w:ins w:id="329" w:author="Rachael Sumner" w:date="2026-08-09T09:37:00Z" w16du:dateUtc="2026-08-08T21:37:00Z">
        <w:r w:rsidR="0056505E">
          <w:t xml:space="preserve">false-positive rate </w:t>
        </w:r>
      </w:ins>
      <w:r w:rsidR="00AC6858">
        <w:t>was C3-driven, whereas C1/C2 behavior was similar between cohorts.</w:t>
      </w:r>
      <w:ins w:id="330" w:author="Brandon Westover" w:date="2026-07-31T22:50:00Z" w16du:dateUtc="2026-08-01T05:50:00Z">
        <w:del w:id="331" w:author="Rachael Sumner" w:date="2026-08-07T20:19:00Z" w16du:dateUtc="2026-08-07T08:19:00Z">
          <w:r w:rsidR="00C31E67" w:rsidDel="00C063CB">
            <w:delText xml:space="preserve"> </w:delText>
          </w:r>
        </w:del>
        <w:del w:id="332" w:author="Goldenholz, Daniel M (HMFP - Neurology )" w:date="2026-08-11T23:59:00Z" w16du:dateUtc="2026-08-12T03:59:00Z">
          <w:r w:rsidR="001E7EC1" w:rsidDel="008215F2">
            <w:delText>X</w:delText>
          </w:r>
          <w:r w:rsidR="00C31E67" w:rsidDel="008215F2">
            <w:delText>xx</w:delText>
          </w:r>
        </w:del>
      </w:ins>
    </w:p>
    <w:p w14:paraId="51798867" w14:textId="2AE0F668" w:rsidR="00C178F6" w:rsidRDefault="0098580A">
      <w:pPr>
        <w:rPr>
          <w:ins w:id="333" w:author="Goldenholz, Daniel M (HMFP - Neurology )" w:date="2026-08-12T00:24:00Z" w16du:dateUtc="2026-08-12T04:24:00Z"/>
        </w:rPr>
      </w:pPr>
      <w:ins w:id="334" w:author="Rachael Sumner" w:date="2026-08-07T18:30:00Z" w16du:dateUtc="2026-08-07T06:30:00Z">
        <w:r>
          <w:t>The r</w:t>
        </w:r>
      </w:ins>
      <w:ins w:id="335" w:author="Rachael Sumner" w:date="2026-08-07T20:15:00Z" w16du:dateUtc="2026-08-07T08:15:00Z">
        <w:r w:rsidR="00C063CB">
          <w:t xml:space="preserve">elationship between the simulated rate of CE and population prevalence </w:t>
        </w:r>
      </w:ins>
      <w:ins w:id="336" w:author="Rachael Sumner" w:date="2026-08-07T20:16:00Z" w16du:dateUtc="2026-08-07T08:16:00Z">
        <w:r w:rsidR="00C063CB">
          <w:t xml:space="preserve">from 3-month seizure diaries </w:t>
        </w:r>
      </w:ins>
      <w:ins w:id="337" w:author="Rachael Sumner" w:date="2026-08-07T18:30:00Z" w16du:dateUtc="2026-08-07T06:30:00Z">
        <w:r>
          <w:t>raise</w:t>
        </w:r>
      </w:ins>
      <w:ins w:id="338" w:author="Rachael Sumner" w:date="2026-08-07T20:19:00Z" w16du:dateUtc="2026-08-07T08:19:00Z">
        <w:r w:rsidR="00C063CB">
          <w:t>s</w:t>
        </w:r>
      </w:ins>
      <w:ins w:id="339" w:author="Rachael Sumner" w:date="2026-08-07T18:30:00Z" w16du:dateUtc="2026-08-07T06:30:00Z">
        <w:r>
          <w:t xml:space="preserve"> the question </w:t>
        </w:r>
      </w:ins>
      <w:ins w:id="340" w:author="Rachael Sumner" w:date="2026-08-07T19:02:00Z" w16du:dateUtc="2026-08-07T07:02:00Z">
        <w:r w:rsidR="00ED1221">
          <w:t>of</w:t>
        </w:r>
      </w:ins>
      <w:ins w:id="341" w:author="Rachael Sumner" w:date="2026-08-07T18:30:00Z" w16du:dateUtc="2026-08-07T06:30:00Z">
        <w:r>
          <w:t xml:space="preserve"> whether C1/C2/C3 </w:t>
        </w:r>
      </w:ins>
      <w:ins w:id="342" w:author="Rachael Sumner" w:date="2026-08-07T18:32:00Z" w16du:dateUtc="2026-08-07T06:32:00Z">
        <w:r>
          <w:t xml:space="preserve">as reported in the literature </w:t>
        </w:r>
      </w:ins>
      <w:ins w:id="343" w:author="Rachael Sumner" w:date="2026-08-07T20:16:00Z" w16du:dateUtc="2026-08-07T08:16:00Z">
        <w:r w:rsidR="00C063CB">
          <w:t>are anything other than</w:t>
        </w:r>
      </w:ins>
      <w:ins w:id="344" w:author="Rachael Sumner" w:date="2026-08-07T20:17:00Z" w16du:dateUtc="2026-08-07T08:17:00Z">
        <w:r w:rsidR="00C063CB">
          <w:t xml:space="preserve"> statistical</w:t>
        </w:r>
      </w:ins>
      <w:ins w:id="345" w:author="Rachael Sumner" w:date="2026-08-07T20:16:00Z" w16du:dateUtc="2026-08-07T08:16:00Z">
        <w:r w:rsidR="00C063CB">
          <w:t xml:space="preserve"> artefact</w:t>
        </w:r>
      </w:ins>
      <w:ins w:id="346" w:author="Rachael Sumner" w:date="2026-08-07T18:33:00Z" w16du:dateUtc="2026-08-07T06:33:00Z">
        <w:r>
          <w:t xml:space="preserve">. </w:t>
        </w:r>
      </w:ins>
      <w:ins w:id="347" w:author="Rachael Sumner" w:date="2026-08-07T20:20:00Z" w16du:dateUtc="2026-08-07T08:20:00Z">
        <w:r w:rsidR="00C063CB">
          <w:t xml:space="preserve">In support of the </w:t>
        </w:r>
      </w:ins>
      <w:ins w:id="348" w:author="Rachael Sumner" w:date="2026-08-07T20:21:00Z" w16du:dateUtc="2026-08-07T08:21:00Z">
        <w:r w:rsidR="00C063CB">
          <w:t>Herzog</w:t>
        </w:r>
      </w:ins>
      <w:ins w:id="349" w:author="Rachael Sumner" w:date="2026-08-07T20:20:00Z" w16du:dateUtc="2026-08-07T08:20:00Z">
        <w:r w:rsidR="00C063CB">
          <w:t xml:space="preserve"> classification</w:t>
        </w:r>
      </w:ins>
      <w:ins w:id="350" w:author="Rachael Sumner" w:date="2026-08-07T20:21:00Z" w16du:dateUtc="2026-08-07T08:21:00Z">
        <w:r w:rsidR="00C063CB">
          <w:t xml:space="preserve"> and definition of CE</w:t>
        </w:r>
      </w:ins>
      <w:ins w:id="351" w:author="Rachael Sumner" w:date="2026-08-07T20:20:00Z" w16du:dateUtc="2026-08-07T08:20:00Z">
        <w:r w:rsidR="00C063CB">
          <w:t>, the simulation</w:t>
        </w:r>
      </w:ins>
      <w:ins w:id="352" w:author="Rachael Sumner" w:date="2026-08-07T20:21:00Z" w16du:dateUtc="2026-08-07T08:21:00Z">
        <w:r w:rsidR="00C063CB">
          <w:t>s</w:t>
        </w:r>
      </w:ins>
      <w:ins w:id="353" w:author="Rachael Sumner" w:date="2026-08-07T20:20:00Z" w16du:dateUtc="2026-08-07T08:20:00Z">
        <w:r w:rsidR="00C063CB">
          <w:t xml:space="preserve"> </w:t>
        </w:r>
      </w:ins>
      <w:ins w:id="354" w:author="Rachael Sumner" w:date="2026-08-07T18:37:00Z" w16du:dateUtc="2026-08-07T06:37:00Z">
        <w:r w:rsidR="00A73594">
          <w:t>do not perfectly over</w:t>
        </w:r>
      </w:ins>
      <w:ins w:id="355" w:author="Rachael Sumner" w:date="2026-08-09T09:37:00Z" w16du:dateUtc="2026-08-08T21:37:00Z">
        <w:r w:rsidR="0056505E">
          <w:t xml:space="preserve">lay onto empirical and </w:t>
        </w:r>
        <w:del w:id="356" w:author="Goldenholz, Daniel M (HMFP - Neurology )" w:date="2026-08-11T23:05:00Z" w16du:dateUtc="2026-08-12T03:05:00Z">
          <w:r w:rsidR="0056505E" w:rsidDel="008510E8">
            <w:delText>real</w:delText>
          </w:r>
        </w:del>
      </w:ins>
      <w:ins w:id="357" w:author="Rachael Sumner" w:date="2026-08-09T09:38:00Z" w16du:dateUtc="2026-08-08T21:38:00Z">
        <w:del w:id="358" w:author="Goldenholz, Daniel M (HMFP - Neurology )" w:date="2026-08-11T23:05:00Z" w16du:dateUtc="2026-08-12T03:05:00Z">
          <w:r w:rsidR="0056505E" w:rsidDel="008510E8">
            <w:delText xml:space="preserve"> </w:delText>
          </w:r>
        </w:del>
      </w:ins>
      <w:ins w:id="359" w:author="Rachael Sumner" w:date="2026-08-09T09:37:00Z" w16du:dateUtc="2026-08-08T21:37:00Z">
        <w:del w:id="360" w:author="Goldenholz, Daniel M (HMFP - Neurology )" w:date="2026-08-11T23:05:00Z" w16du:dateUtc="2026-08-12T03:05:00Z">
          <w:r w:rsidR="0056505E" w:rsidDel="008510E8">
            <w:delText>world</w:delText>
          </w:r>
        </w:del>
      </w:ins>
      <w:ins w:id="361" w:author="Goldenholz, Daniel M (HMFP - Neurology )" w:date="2026-08-11T23:05:00Z" w16du:dateUtc="2026-08-12T03:05:00Z">
        <w:r w:rsidR="008510E8">
          <w:t>real-world</w:t>
        </w:r>
      </w:ins>
      <w:ins w:id="362" w:author="Rachael Sumner" w:date="2026-08-07T18:37:00Z" w16du:dateUtc="2026-08-07T06:37:00Z">
        <w:r w:rsidR="00A73594">
          <w:t xml:space="preserve"> relationship</w:t>
        </w:r>
      </w:ins>
      <w:ins w:id="363" w:author="Rachael Sumner" w:date="2026-08-09T09:38:00Z" w16du:dateUtc="2026-08-08T21:38:00Z">
        <w:r w:rsidR="0056505E">
          <w:t>s</w:t>
        </w:r>
      </w:ins>
      <w:ins w:id="364" w:author="Rachael Sumner" w:date="2026-08-07T18:37:00Z" w16du:dateUtc="2026-08-07T06:37:00Z">
        <w:r w:rsidR="00A73594">
          <w:t xml:space="preserve"> between the menstrual cycle and seizures</w:t>
        </w:r>
      </w:ins>
      <w:ins w:id="365" w:author="Rachael Sumner" w:date="2026-08-07T18:48:00Z" w16du:dateUtc="2026-08-07T06:48:00Z">
        <w:r w:rsidR="00311E34">
          <w:t>. F</w:t>
        </w:r>
      </w:ins>
      <w:ins w:id="366" w:author="Rachael Sumner" w:date="2026-08-07T18:45:00Z" w16du:dateUtc="2026-08-07T06:45:00Z">
        <w:r w:rsidR="00311E34">
          <w:t>or example</w:t>
        </w:r>
      </w:ins>
      <w:ins w:id="367" w:author="Rachael Sumner" w:date="2026-08-07T18:51:00Z" w16du:dateUtc="2026-08-07T06:51:00Z">
        <w:r w:rsidR="00311E34">
          <w:t>,</w:t>
        </w:r>
      </w:ins>
      <w:ins w:id="368" w:author="Rachael Sumner" w:date="2026-08-07T18:45:00Z" w16du:dateUtc="2026-08-07T06:45:00Z">
        <w:r w:rsidR="00311E34">
          <w:t xml:space="preserve"> when degree of</w:t>
        </w:r>
      </w:ins>
      <w:ins w:id="369" w:author="Rachael Sumner" w:date="2026-08-07T18:48:00Z" w16du:dateUtc="2026-08-07T06:48:00Z">
        <w:r w:rsidR="00311E34">
          <w:t xml:space="preserve"> C1</w:t>
        </w:r>
      </w:ins>
      <w:ins w:id="370" w:author="Rachael Sumner" w:date="2026-08-07T18:45:00Z" w16du:dateUtc="2026-08-07T06:45:00Z">
        <w:r w:rsidR="00311E34">
          <w:t xml:space="preserve"> exacerbation is </w:t>
        </w:r>
        <w:del w:id="371" w:author="Goldenholz, Daniel M (HMFP - Neurology )" w:date="2026-08-12T00:40:00Z" w16du:dateUtc="2026-08-12T04:40:00Z">
          <w:r w:rsidR="00311E34" w:rsidDel="005D6D01">
            <w:delText xml:space="preserve">taken into </w:delText>
          </w:r>
        </w:del>
        <w:r w:rsidR="00311E34">
          <w:t>account</w:t>
        </w:r>
      </w:ins>
      <w:ins w:id="372" w:author="Goldenholz, Daniel M (HMFP - Neurology )" w:date="2026-08-12T00:40:00Z" w16du:dateUtc="2026-08-12T04:40:00Z">
        <w:r w:rsidR="005D6D01">
          <w:t>ed for</w:t>
        </w:r>
      </w:ins>
      <w:ins w:id="373" w:author="Rachael Sumner" w:date="2026-08-07T18:45:00Z" w16du:dateUtc="2026-08-07T06:45:00Z">
        <w:r w:rsidR="00311E34">
          <w:t xml:space="preserve"> (</w:t>
        </w:r>
      </w:ins>
      <w:ins w:id="374" w:author="Rachael Sumner" w:date="2026-08-07T20:21:00Z" w16du:dateUtc="2026-08-07T08:21:00Z">
        <w:r w:rsidR="00C063CB">
          <w:t>Supplementary</w:t>
        </w:r>
      </w:ins>
      <w:ins w:id="375" w:author="Rachael Sumner" w:date="2026-08-07T18:45:00Z" w16du:dateUtc="2026-08-07T06:45:00Z">
        <w:r w:rsidR="00311E34">
          <w:t xml:space="preserve"> </w:t>
        </w:r>
      </w:ins>
      <w:ins w:id="376" w:author="Rachael Sumner" w:date="2026-08-07T20:21:00Z" w16du:dateUtc="2026-08-07T08:21:00Z">
        <w:r w:rsidR="00C063CB">
          <w:t>Table S4</w:t>
        </w:r>
      </w:ins>
      <w:ins w:id="377" w:author="Rachael Sumner" w:date="2026-08-07T18:45:00Z" w16du:dateUtc="2026-08-07T06:45:00Z">
        <w:r w:rsidR="00311E34">
          <w:t>)</w:t>
        </w:r>
      </w:ins>
      <w:ins w:id="378" w:author="Rachael Sumner" w:date="2026-08-07T18:51:00Z" w16du:dateUtc="2026-08-07T06:51:00Z">
        <w:r w:rsidR="00311E34">
          <w:t xml:space="preserve"> the false-positive rate underestimates </w:t>
        </w:r>
      </w:ins>
      <w:ins w:id="379" w:author="Rachael Sumner" w:date="2026-08-07T18:54:00Z" w16du:dateUtc="2026-08-07T06:54:00Z">
        <w:r w:rsidR="00311E34">
          <w:t xml:space="preserve">prevalence. </w:t>
        </w:r>
      </w:ins>
    </w:p>
    <w:p w14:paraId="67953912" w14:textId="16C066A5" w:rsidR="00886E0F" w:rsidRDefault="00C178F6">
      <w:pPr>
        <w:rPr>
          <w:ins w:id="380" w:author="Rachael Sumner" w:date="2026-08-07T19:08:00Z" w16du:dateUtc="2026-08-07T07:08:00Z"/>
        </w:rPr>
      </w:pPr>
      <w:ins w:id="381" w:author="Goldenholz, Daniel M (HMFP - Neurology )" w:date="2026-08-12T00:24:00Z" w16du:dateUtc="2026-08-12T04:24:00Z">
        <w:r>
          <w:t>Across cumulative C1 ratio thresholds from 1.69 to 10, the proportions reported by Herzog (2015)</w:t>
        </w:r>
      </w:ins>
      <w:ins w:id="382" w:author="Goldenholz, Daniel M (HMFP - Neurology )" w:date="2026-08-12T00:25:00Z" w16du:dateUtc="2026-08-12T04:25:00Z">
        <w:r>
          <w:fldChar w:fldCharType="begin"/>
        </w:r>
      </w:ins>
      <w:r>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383" w:author="Goldenholz, Daniel M (HMFP - Neurology )" w:date="2026-08-12T00:25:00Z" w16du:dateUtc="2026-08-12T04:25:00Z">
        <w:r>
          <w:fldChar w:fldCharType="separate"/>
        </w:r>
        <w:r w:rsidRPr="00F503D2">
          <w:rPr>
            <w:rFonts w:eastAsiaTheme="minorEastAsia" w:cs="Times New Roman"/>
            <w:szCs w:val="24"/>
            <w:vertAlign w:val="superscript"/>
          </w:rPr>
          <w:t>2</w:t>
        </w:r>
        <w:r>
          <w:fldChar w:fldCharType="end"/>
        </w:r>
      </w:ins>
      <w:ins w:id="384" w:author="Goldenholz, Daniel M (HMFP - Neurology )" w:date="2026-08-12T00:24:00Z" w16du:dateUtc="2026-08-12T04:24:00Z">
        <w:r>
          <w:t xml:space="preserve"> exceeded the corresponding simulated heterogeneous-cohort proportions by 1.16–10.72 percentage points, equivalent to relative differences of 22%–92% (Appendix Table S4).</w:t>
        </w:r>
        <w:r>
          <w:t xml:space="preserve"> </w:t>
        </w:r>
      </w:ins>
      <w:ins w:id="385" w:author="Rachael Sumner" w:date="2026-08-07T18:55:00Z" w16du:dateUtc="2026-08-07T06:55:00Z">
        <w:del w:id="386" w:author="Goldenholz, Daniel M (HMFP - Neurology )" w:date="2026-08-12T00:25:00Z" w16du:dateUtc="2026-08-12T04:25:00Z">
          <w:r w:rsidR="00ED1221" w:rsidDel="00C178F6">
            <w:delText>R</w:delText>
          </w:r>
        </w:del>
      </w:ins>
      <w:ins w:id="387" w:author="Rachael Sumner" w:date="2026-08-07T18:54:00Z">
        <w:del w:id="388" w:author="Goldenholz, Daniel M (HMFP - Neurology )" w:date="2026-08-12T00:25:00Z" w16du:dateUtc="2026-08-12T04:25:00Z">
          <w:r w:rsidR="00311E34" w:rsidRPr="00311E34" w:rsidDel="00C178F6">
            <w:delText xml:space="preserve">ates </w:delText>
          </w:r>
        </w:del>
      </w:ins>
      <w:ins w:id="389" w:author="Rachael Sumner" w:date="2026-08-09T09:43:00Z" w16du:dateUtc="2026-08-08T21:43:00Z">
        <w:del w:id="390" w:author="Goldenholz, Daniel M (HMFP - Neurology )" w:date="2026-08-12T00:25:00Z" w16du:dateUtc="2026-08-12T04:25:00Z">
          <w:r w:rsidR="0056505E" w:rsidDel="00C178F6">
            <w:delText>showing exa</w:delText>
          </w:r>
        </w:del>
      </w:ins>
      <w:ins w:id="391" w:author="Rachael Sumner" w:date="2026-08-09T09:44:00Z" w16du:dateUtc="2026-08-08T21:44:00Z">
        <w:del w:id="392" w:author="Goldenholz, Daniel M (HMFP - Neurology )" w:date="2026-08-12T00:25:00Z" w16du:dateUtc="2026-08-12T04:25:00Z">
          <w:r w:rsidR="0056505E" w:rsidDel="00C178F6">
            <w:delText>cerbation above</w:delText>
          </w:r>
        </w:del>
      </w:ins>
      <w:ins w:id="393" w:author="Rachael Sumner" w:date="2026-08-07T18:54:00Z">
        <w:del w:id="394" w:author="Goldenholz, Daniel M (HMFP - Neurology )" w:date="2026-08-12T00:25:00Z" w16du:dateUtc="2026-08-12T04:25:00Z">
          <w:r w:rsidR="00311E34" w:rsidRPr="00311E34" w:rsidDel="00C178F6">
            <w:delText xml:space="preserve"> the 1.69 ratio cut-off are </w:delText>
          </w:r>
          <w:r w:rsidR="00311E34" w:rsidRPr="00311E34" w:rsidDel="00C178F6">
            <w:rPr>
              <w:rPrChange w:id="395" w:author="Rachael Sumner" w:date="2026-08-07T18:54:00Z" w16du:dateUtc="2026-08-07T06:54:00Z">
                <w:rPr>
                  <w:b/>
                  <w:bCs/>
                </w:rPr>
              </w:rPrChange>
            </w:rPr>
            <w:delText>22% to 92% higher</w:delText>
          </w:r>
          <w:r w:rsidR="00311E34" w:rsidRPr="00311E34" w:rsidDel="00C178F6">
            <w:delText xml:space="preserve"> in </w:delText>
          </w:r>
        </w:del>
      </w:ins>
      <w:ins w:id="396" w:author="Rachael Sumner" w:date="2026-08-09T09:43:00Z" w16du:dateUtc="2026-08-08T21:43:00Z">
        <w:del w:id="397" w:author="Goldenholz, Daniel M (HMFP - Neurology )" w:date="2026-08-12T00:25:00Z" w16du:dateUtc="2026-08-12T04:25:00Z">
          <w:r w:rsidR="0056505E" w:rsidDel="00C178F6">
            <w:delText>empirical studies</w:delText>
          </w:r>
        </w:del>
      </w:ins>
      <w:ins w:id="398" w:author="Rachael Sumner" w:date="2026-08-07T19:00:00Z" w16du:dateUtc="2026-08-07T07:00:00Z">
        <w:del w:id="399" w:author="Goldenholz, Daniel M (HMFP - Neurology )" w:date="2026-08-12T00:25:00Z" w16du:dateUtc="2026-08-12T04:25:00Z">
          <w:r w:rsidR="00ED1221" w:rsidDel="00C178F6">
            <w:fldChar w:fldCharType="begin"/>
          </w:r>
          <w:r w:rsidR="00ED1221" w:rsidDel="00C178F6">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ED1221" w:rsidDel="00C178F6">
            <w:fldChar w:fldCharType="separate"/>
          </w:r>
          <w:r w:rsidR="00ED1221" w:rsidRPr="00F503D2" w:rsidDel="00C178F6">
            <w:rPr>
              <w:rFonts w:eastAsiaTheme="minorEastAsia" w:cs="Times New Roman"/>
              <w:szCs w:val="24"/>
              <w:vertAlign w:val="superscript"/>
            </w:rPr>
            <w:delText>2</w:delText>
          </w:r>
          <w:r w:rsidR="00ED1221" w:rsidDel="00C178F6">
            <w:fldChar w:fldCharType="end"/>
          </w:r>
        </w:del>
      </w:ins>
      <w:ins w:id="400" w:author="Rachael Sumner" w:date="2026-08-07T18:54:00Z">
        <w:del w:id="401" w:author="Goldenholz, Daniel M (HMFP - Neurology )" w:date="2026-08-12T00:25:00Z" w16du:dateUtc="2026-08-12T04:25:00Z">
          <w:r w:rsidR="00311E34" w:rsidRPr="00311E34" w:rsidDel="00C178F6">
            <w:delText xml:space="preserve"> compared to </w:delText>
          </w:r>
        </w:del>
      </w:ins>
      <w:ins w:id="402" w:author="Rachael Sumner" w:date="2026-08-09T09:43:00Z" w16du:dateUtc="2026-08-08T21:43:00Z">
        <w:del w:id="403" w:author="Goldenholz, Daniel M (HMFP - Neurology )" w:date="2026-08-12T00:25:00Z" w16du:dateUtc="2026-08-12T04:25:00Z">
          <w:r w:rsidR="0056505E" w:rsidDel="00C178F6">
            <w:delText xml:space="preserve">our simulations </w:delText>
          </w:r>
        </w:del>
      </w:ins>
      <w:ins w:id="404" w:author="Rachael Sumner" w:date="2026-08-09T09:44:00Z" w16du:dateUtc="2026-08-08T21:44:00Z">
        <w:del w:id="405" w:author="Goldenholz, Daniel M (HMFP - Neurology )" w:date="2026-08-12T00:25:00Z" w16du:dateUtc="2026-08-12T04:25:00Z">
          <w:r w:rsidR="0056505E" w:rsidDel="00C178F6">
            <w:delText>of</w:delText>
          </w:r>
        </w:del>
      </w:ins>
      <w:ins w:id="406" w:author="Rachael Sumner" w:date="2026-08-09T09:43:00Z" w16du:dateUtc="2026-08-08T21:43:00Z">
        <w:del w:id="407" w:author="Goldenholz, Daniel M (HMFP - Neurology )" w:date="2026-08-12T00:25:00Z" w16du:dateUtc="2026-08-12T04:25:00Z">
          <w:r w:rsidR="0056505E" w:rsidDel="00C178F6">
            <w:delText xml:space="preserve"> the</w:delText>
          </w:r>
        </w:del>
      </w:ins>
      <w:ins w:id="408" w:author="Rachael Sumner" w:date="2026-08-07T18:54:00Z">
        <w:del w:id="409" w:author="Goldenholz, Daniel M (HMFP - Neurology )" w:date="2026-08-12T00:25:00Z" w16du:dateUtc="2026-08-12T04:25:00Z">
          <w:r w:rsidR="00311E34" w:rsidRPr="00311E34" w:rsidDel="00C178F6">
            <w:delText xml:space="preserve"> heterogeneous cohort</w:delText>
          </w:r>
        </w:del>
      </w:ins>
      <w:ins w:id="410" w:author="Rachael Sumner" w:date="2026-08-07T18:55:00Z" w16du:dateUtc="2026-08-07T06:55:00Z">
        <w:del w:id="411" w:author="Goldenholz, Daniel M (HMFP - Neurology )" w:date="2026-08-12T00:25:00Z" w16du:dateUtc="2026-08-12T04:25:00Z">
          <w:r w:rsidR="00ED1221" w:rsidDel="00C178F6">
            <w:delText xml:space="preserve">. </w:delText>
          </w:r>
        </w:del>
      </w:ins>
      <w:ins w:id="412" w:author="Rachael Sumner" w:date="2026-08-09T09:44:00Z" w16du:dateUtc="2026-08-08T21:44:00Z">
        <w:del w:id="413" w:author="Goldenholz, Daniel M (HMFP - Neurology )" w:date="2026-08-12T00:26:00Z" w16du:dateUtc="2026-08-12T04:26:00Z">
          <w:r w:rsidR="0056505E" w:rsidDel="00C178F6">
            <w:delText>The heterogenous cohort are most like a true epilepsy patient sample.</w:delText>
          </w:r>
        </w:del>
      </w:ins>
    </w:p>
    <w:p w14:paraId="7E1C288B" w14:textId="0B3B5D44" w:rsidR="001E7EC1" w:rsidDel="0056505E" w:rsidRDefault="00ED1221">
      <w:pPr>
        <w:rPr>
          <w:del w:id="414" w:author="Rachael Sumner" w:date="2026-08-07T18:29:00Z" w16du:dateUtc="2026-08-07T06:29:00Z"/>
        </w:rPr>
      </w:pPr>
      <w:ins w:id="415" w:author="Rachael Sumner" w:date="2026-08-07T18:56:00Z" w16du:dateUtc="2026-08-07T06:56:00Z">
        <w:r>
          <w:lastRenderedPageBreak/>
          <w:t>There is a considerable body of literature on how menstrual cycle steroidal fluctuations can</w:t>
        </w:r>
      </w:ins>
      <w:ins w:id="416" w:author="Rachael Sumner" w:date="2026-08-07T19:01:00Z" w16du:dateUtc="2026-08-07T07:01:00Z">
        <w:r>
          <w:t xml:space="preserve"> physiologically</w:t>
        </w:r>
      </w:ins>
      <w:ins w:id="417" w:author="Rachael Sumner" w:date="2026-08-07T18:56:00Z" w16du:dateUtc="2026-08-07T06:56:00Z">
        <w:r>
          <w:t xml:space="preserve"> exacerbate seizures</w:t>
        </w:r>
      </w:ins>
      <w:ins w:id="418" w:author="Rachael Sumner" w:date="2026-08-09T10:53:00Z" w16du:dateUtc="2026-08-08T22:53:00Z">
        <w:r w:rsidR="00C22BE3">
          <w:t xml:space="preserve"> </w:t>
        </w:r>
        <w:r w:rsidR="00C22BE3">
          <w:fldChar w:fldCharType="begin"/>
        </w:r>
      </w:ins>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19" w:author="Rachael Sumner" w:date="2026-08-09T10:53:00Z" w16du:dateUtc="2026-08-08T22:53:00Z">
        <w:r w:rsidR="00C22BE3">
          <w:fldChar w:fldCharType="separate"/>
        </w:r>
        <w:r w:rsidR="00C22BE3" w:rsidRPr="00F503D2">
          <w:rPr>
            <w:rFonts w:eastAsiaTheme="minorEastAsia" w:cs="Times New Roman"/>
            <w:szCs w:val="24"/>
            <w:vertAlign w:val="superscript"/>
          </w:rPr>
          <w:t>2</w:t>
        </w:r>
        <w:r w:rsidR="00C22BE3">
          <w:fldChar w:fldCharType="end"/>
        </w:r>
      </w:ins>
      <w:ins w:id="420" w:author="Rachael Sumner" w:date="2026-08-07T18:56:00Z" w16du:dateUtc="2026-08-07T06:56:00Z">
        <w:r>
          <w:t xml:space="preserve">. </w:t>
        </w:r>
      </w:ins>
      <w:ins w:id="421" w:author="Rachael Sumner" w:date="2026-08-07T18:57:00Z" w16du:dateUtc="2026-08-07T06:57:00Z">
        <w:r>
          <w:t xml:space="preserve">Further, while there are few randomized controlled trials, there </w:t>
        </w:r>
      </w:ins>
      <w:ins w:id="422" w:author="Rachael Sumner" w:date="2026-08-07T18:58:00Z" w16du:dateUtc="2026-08-07T06:58:00Z">
        <w:r>
          <w:t xml:space="preserve">are studies reporting </w:t>
        </w:r>
      </w:ins>
      <w:ins w:id="423" w:author="Rachael Sumner" w:date="2026-08-07T18:57:00Z" w16du:dateUtc="2026-08-07T06:57:00Z">
        <w:r>
          <w:t xml:space="preserve">that treatments that stop the fluctuations of hormones may be effective in reducing seizure burden in </w:t>
        </w:r>
      </w:ins>
      <w:ins w:id="424" w:author="Rachael Sumner" w:date="2026-08-07T18:58:00Z" w16du:dateUtc="2026-08-07T06:58:00Z">
        <w:r>
          <w:t>women reporting CE.</w:t>
        </w:r>
      </w:ins>
      <w:ins w:id="425" w:author="Rachael Sumner" w:date="2026-08-07T18:59:00Z" w16du:dateUtc="2026-08-07T06:59:00Z">
        <w:r>
          <w:t xml:space="preserve"> But</w:t>
        </w:r>
      </w:ins>
      <w:ins w:id="426" w:author="Rachael Sumner" w:date="2026-08-09T09:47:00Z" w16du:dateUtc="2026-08-08T21:47:00Z">
        <w:r w:rsidR="00CA5711">
          <w:t xml:space="preserve"> overall,</w:t>
        </w:r>
      </w:ins>
      <w:ins w:id="427" w:author="Rachael Sumner" w:date="2026-08-07T18:59:00Z" w16du:dateUtc="2026-08-07T06:59:00Z">
        <w:r>
          <w:t xml:space="preserve"> treatment evidence remains limited and mixed</w:t>
        </w:r>
        <w:r>
          <w:fldChar w:fldCharType="begin"/>
        </w:r>
        <w:r>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Pr="00CB29DC">
          <w:rPr>
            <w:rFonts w:eastAsiaTheme="minorEastAsia" w:cs="Times New Roman"/>
            <w:szCs w:val="24"/>
            <w:vertAlign w:val="superscript"/>
          </w:rPr>
          <w:t>13</w:t>
        </w:r>
        <w:r>
          <w:fldChar w:fldCharType="end"/>
        </w:r>
        <w:r>
          <w:t xml:space="preserve"> </w:t>
        </w:r>
        <w:r>
          <w:fldChar w:fldCharType="begin"/>
        </w:r>
        <w:r>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Pr="00B35E5A">
          <w:rPr>
            <w:rFonts w:eastAsiaTheme="minorEastAsia" w:cs="Times New Roman"/>
            <w:szCs w:val="24"/>
            <w:vertAlign w:val="superscript"/>
          </w:rPr>
          <w:t>14,15</w:t>
        </w:r>
        <w:r>
          <w:fldChar w:fldCharType="end"/>
        </w:r>
      </w:ins>
      <w:ins w:id="428" w:author="Rachael Sumner" w:date="2026-08-07T20:22:00Z" w16du:dateUtc="2026-08-07T08:22:00Z">
        <w:r w:rsidR="00C063CB">
          <w:t xml:space="preserve"> </w:t>
        </w:r>
      </w:ins>
    </w:p>
    <w:p w14:paraId="61A3D8DA" w14:textId="77777777" w:rsidR="0056505E" w:rsidRDefault="0056505E">
      <w:pPr>
        <w:rPr>
          <w:ins w:id="429" w:author="Rachael Sumner" w:date="2026-08-09T09:38:00Z" w16du:dateUtc="2026-08-08T21:38:00Z"/>
        </w:rPr>
      </w:pPr>
    </w:p>
    <w:p w14:paraId="16CE9412" w14:textId="52A5617C" w:rsidR="004B250B" w:rsidDel="00D34224" w:rsidRDefault="00CA5711">
      <w:pPr>
        <w:rPr>
          <w:moveFrom w:id="430" w:author="Rachael Sumner" w:date="2026-08-07T18:03:00Z" w16du:dateUtc="2026-08-07T06:03:00Z"/>
        </w:rPr>
      </w:pPr>
      <w:ins w:id="431" w:author="Rachael Sumner" w:date="2026-08-09T09:47:00Z" w16du:dateUtc="2026-08-08T21:47:00Z">
        <w:r>
          <w:t>T</w:t>
        </w:r>
      </w:ins>
      <w:ins w:id="432" w:author="Rachael Sumner" w:date="2026-08-09T09:38:00Z" w16du:dateUtc="2026-08-08T21:38:00Z">
        <w:r w:rsidR="0056505E">
          <w:t>his simulation study suggests actual rates of C</w:t>
        </w:r>
      </w:ins>
      <w:ins w:id="433" w:author="Rachael Sumner" w:date="2026-08-09T09:41:00Z" w16du:dateUtc="2026-08-08T21:41:00Z">
        <w:r w:rsidR="0056505E">
          <w:t>1/C2/C3 CE as diagnosed using the Herzog criteria</w:t>
        </w:r>
      </w:ins>
      <w:ins w:id="434" w:author="Rachael Sumner" w:date="2026-08-09T09:42:00Z" w16du:dateUtc="2026-08-08T21:42:00Z">
        <w:r w:rsidR="0056505E">
          <w:fldChar w:fldCharType="begin"/>
        </w:r>
      </w:ins>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35" w:author="Rachael Sumner" w:date="2026-08-09T09:42:00Z" w16du:dateUtc="2026-08-08T21:42: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36" w:author="Rachael Sumner" w:date="2026-08-09T09:42:00Z" w16du:dateUtc="2026-08-08T21:42:00Z">
        <w:r w:rsidR="0056505E">
          <w:fldChar w:fldCharType="separate"/>
        </w:r>
        <w:r w:rsidR="0056505E" w:rsidRPr="00F503D2">
          <w:rPr>
            <w:rFonts w:eastAsiaTheme="minorEastAsia" w:cs="Times New Roman"/>
            <w:szCs w:val="24"/>
            <w:vertAlign w:val="superscript"/>
          </w:rPr>
          <w:t>2</w:t>
        </w:r>
        <w:r w:rsidR="0056505E">
          <w:fldChar w:fldCharType="end"/>
        </w:r>
      </w:ins>
      <w:ins w:id="437" w:author="Rachael Sumner" w:date="2026-08-09T09:41:00Z" w16du:dateUtc="2026-08-08T21:41:00Z">
        <w:r w:rsidR="0056505E">
          <w:t xml:space="preserve"> </w:t>
        </w:r>
      </w:ins>
      <w:ins w:id="438" w:author="Rachael Sumner" w:date="2026-08-09T09:42:00Z" w16du:dateUtc="2026-08-08T21:42:00Z">
        <w:r w:rsidR="0056505E">
          <w:t xml:space="preserve">may </w:t>
        </w:r>
      </w:ins>
      <w:ins w:id="439" w:author="Rachael Sumner" w:date="2026-08-09T09:38:00Z" w16du:dateUtc="2026-08-08T21:38:00Z">
        <w:r w:rsidR="0056505E">
          <w:t xml:space="preserve">be considerably less than current accounts. </w:t>
        </w:r>
      </w:ins>
      <w:ins w:id="440" w:author="Rachael Sumner" w:date="2026-08-09T09:41:00Z" w16du:dateUtc="2026-08-08T21:41:00Z">
        <w:r w:rsidR="0056505E">
          <w:t>F</w:t>
        </w:r>
      </w:ins>
      <w:ins w:id="441" w:author="Rachael Sumner" w:date="2026-08-09T09:38:00Z" w16du:dateUtc="2026-08-08T21:38:00Z">
        <w:r w:rsidR="0056505E">
          <w:t>urthermore, that the cur</w:t>
        </w:r>
      </w:ins>
      <w:ins w:id="442" w:author="Rachael Sumner" w:date="2026-08-09T09:39:00Z" w16du:dateUtc="2026-08-08T21:39:00Z">
        <w:r w:rsidR="0056505E">
          <w:t>rent commonly used definitions</w:t>
        </w:r>
      </w:ins>
      <w:ins w:id="443" w:author="Rachael Sumner" w:date="2026-08-09T09:42:00Z" w16du:dateUtc="2026-08-08T21:42:00Z">
        <w:r w:rsidR="0056505E">
          <w:t xml:space="preserve"> </w:t>
        </w:r>
      </w:ins>
      <w:ins w:id="444" w:author="Rachael Sumner" w:date="2026-08-09T09:39:00Z" w16du:dateUtc="2026-08-08T21:39:00Z">
        <w:r w:rsidR="0056505E">
          <w:t xml:space="preserve">are vulnerable to </w:t>
        </w:r>
      </w:ins>
      <w:ins w:id="445" w:author="Rachael Sumner" w:date="2026-08-09T09:45:00Z" w16du:dateUtc="2026-08-08T21:45:00Z">
        <w:r>
          <w:t>statistical artefact</w:t>
        </w:r>
      </w:ins>
      <w:ins w:id="446" w:author="Rachael Sumner" w:date="2026-08-09T09:39:00Z" w16du:dateUtc="2026-08-08T21:39:00Z">
        <w:r w:rsidR="0056505E">
          <w:t>. As such</w:t>
        </w:r>
      </w:ins>
      <w:ins w:id="447" w:author="Rachael Sumner" w:date="2026-08-09T09:42:00Z" w16du:dateUtc="2026-08-08T21:42:00Z">
        <w:r w:rsidR="0056505E">
          <w:t>,</w:t>
        </w:r>
      </w:ins>
      <w:moveFromRangeStart w:id="448" w:author="Rachael Sumner" w:date="2026-08-07T18:03:00Z" w:name="move237018196"/>
      <w:moveFrom w:id="449" w:author="Rachael Sumner" w:date="2026-08-07T18:03:00Z" w16du:dateUtc="2026-08-07T06:03:00Z">
        <w:r w:rsidDel="00D34224">
          <w:t>The model-concordant negative-binomial findings address implementation-level calibration under related model assumptions, not clinical usefulness or superiority.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From>
    </w:p>
    <w:moveFromRangeEnd w:id="448"/>
    <w:p w14:paraId="0E134465" w14:textId="69B91E18" w:rsidR="004B250B" w:rsidDel="00ED1221" w:rsidRDefault="00000000">
      <w:pPr>
        <w:rPr>
          <w:del w:id="450" w:author="Rachael Sumner" w:date="2026-08-07T19:04:00Z" w16du:dateUtc="2026-08-07T07:04:00Z"/>
        </w:rPr>
      </w:pPr>
      <w:del w:id="451" w:author="Rachael Sumner" w:date="2026-08-07T18:58:00Z" w16du:dateUtc="2026-08-07T06:58:00Z">
        <w:r w:rsidDel="00ED1221">
          <w:delText>Earlier studies established biologically plausible and clinically important C1, C2, and C3 patterns</w:delText>
        </w:r>
      </w:del>
      <w:del w:id="452" w:author="Rachael Sumner" w:date="2026-08-07T18:13:00Z" w16du:dateUtc="2026-08-07T06:13:00Z">
        <w:r w:rsidDel="001E7EC1">
          <w:delText>,</w:delText>
        </w:r>
      </w:del>
      <w:del w:id="453" w:author="Rachael Sumner" w:date="2026-08-07T18:58:00Z" w16du:dateUtc="2026-08-07T06:58:00Z">
        <w:r w:rsidDel="00ED1221">
          <w:delText xml:space="preserve"> </w:delText>
        </w:r>
      </w:del>
      <w:del w:id="454" w:author="Rachael Sumner" w:date="2026-08-07T18:13:00Z" w16du:dateUtc="2026-08-07T06:13:00Z">
        <w:r w:rsidDel="001E7EC1">
          <w:delText>and</w:delText>
        </w:r>
      </w:del>
      <w:del w:id="455" w:author="Rachael Sumner" w:date="2026-08-07T18:58:00Z" w16du:dateUtc="2026-08-07T06:58:00Z">
        <w:r w:rsidDel="00ED1221">
          <w:delText xml:space="preserve"> treatment evidence remains limited and mixed</w:delText>
        </w:r>
      </w:del>
      <w:del w:id="456" w:author="Rachael Sumner" w:date="2026-08-07T18:16:00Z" w16du:dateUtc="2026-08-07T06:16:00Z">
        <w:r w:rsidDel="001E7EC1">
          <w:delText>.</w:delText>
        </w:r>
      </w:del>
      <w:del w:id="457" w:author="Rachael Sumner" w:date="2026-08-07T18:58:00Z" w16du:dateUtc="2026-08-07T06:58:00Z">
        <w:r w:rsidR="00CB29DC" w:rsidDel="00ED1221">
          <w:fldChar w:fldCharType="begin"/>
        </w:r>
        <w:r w:rsidR="00CB29DC" w:rsidDel="00ED1221">
          <w:del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delInstrText>
        </w:r>
        <w:r w:rsidR="00CB29DC" w:rsidDel="00ED1221">
          <w:fldChar w:fldCharType="separate"/>
        </w:r>
        <w:r w:rsidR="00CB29DC" w:rsidRPr="00CB29DC" w:rsidDel="00ED1221">
          <w:rPr>
            <w:rFonts w:eastAsiaTheme="minorEastAsia" w:cs="Times New Roman"/>
            <w:szCs w:val="24"/>
            <w:vertAlign w:val="superscript"/>
          </w:rPr>
          <w:delText>13</w:delText>
        </w:r>
        <w:r w:rsidR="00CB29DC" w:rsidDel="00ED1221">
          <w:fldChar w:fldCharType="end"/>
        </w:r>
        <w:r w:rsidDel="00ED1221">
          <w:delText xml:space="preserve"> </w:delText>
        </w:r>
        <w:r w:rsidR="00B35E5A" w:rsidDel="00ED1221">
          <w:fldChar w:fldCharType="begin"/>
        </w:r>
        <w:r w:rsidR="00B35E5A" w:rsidDel="00ED1221">
          <w:del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delInstrText>
        </w:r>
        <w:r w:rsidR="00B35E5A" w:rsidDel="00ED1221">
          <w:fldChar w:fldCharType="separate"/>
        </w:r>
        <w:r w:rsidR="00B35E5A" w:rsidRPr="00B35E5A" w:rsidDel="00ED1221">
          <w:rPr>
            <w:rFonts w:eastAsiaTheme="minorEastAsia" w:cs="Times New Roman"/>
            <w:szCs w:val="24"/>
            <w:vertAlign w:val="superscript"/>
          </w:rPr>
          <w:delText>14,15</w:delText>
        </w:r>
        <w:r w:rsidR="00B35E5A" w:rsidDel="00ED1221">
          <w:fldChar w:fldCharType="end"/>
        </w:r>
        <w:r w:rsidDel="00ED1221">
          <w:delText xml:space="preserve"> </w:delText>
        </w:r>
      </w:del>
      <w:del w:id="458" w:author="Rachael Sumner" w:date="2026-08-07T18:17:00Z" w16du:dateUtc="2026-08-07T06:17:00Z">
        <w:r w:rsidDel="001E7EC1">
          <w:delText>T</w:delText>
        </w:r>
      </w:del>
      <w:del w:id="459" w:author="Rachael Sumner" w:date="2026-08-07T18:58:00Z" w16du:dateUtc="2026-08-07T06:58:00Z">
        <w:r w:rsidDel="00ED1221">
          <w:delText xml:space="preserve">he present study </w:delText>
        </w:r>
      </w:del>
      <w:del w:id="460" w:author="Rachael Sumner" w:date="2026-08-07T18:17:00Z" w16du:dateUtc="2026-08-07T06:17:00Z">
        <w:r w:rsidDel="001E7EC1">
          <w:delText xml:space="preserve">instead </w:delText>
        </w:r>
      </w:del>
      <w:del w:id="461" w:author="Rachael Sumner" w:date="2026-08-07T18:58:00Z" w16du:dateUtc="2026-08-07T06:58:00Z">
        <w:r w:rsidDel="00ED1221">
          <w:delText xml:space="preserve">estimates a diagnostic background rate generated by chance alignment of independently simulated structured processes. </w:delText>
        </w:r>
      </w:del>
      <w:ins w:id="462" w:author="Rachael Sumner" w:date="2026-08-09T09:39:00Z" w16du:dateUtc="2026-08-08T21:39:00Z">
        <w:r w:rsidR="0056505E">
          <w:t xml:space="preserve"> t</w:t>
        </w:r>
      </w:ins>
      <w:ins w:id="463" w:author="Rachael Sumner" w:date="2026-08-07T19:09:00Z" w16du:dateUtc="2026-08-07T07:09:00Z">
        <w:r w:rsidR="00886E0F">
          <w:t>his study point</w:t>
        </w:r>
      </w:ins>
      <w:ins w:id="464" w:author="Rachael Sumner" w:date="2026-08-07T19:10:00Z" w16du:dateUtc="2026-08-07T07:10:00Z">
        <w:r w:rsidR="00886E0F">
          <w:t>s</w:t>
        </w:r>
      </w:ins>
      <w:ins w:id="465" w:author="Rachael Sumner" w:date="2026-08-07T19:09:00Z" w16du:dateUtc="2026-08-07T07:09:00Z">
        <w:r w:rsidR="00886E0F">
          <w:t xml:space="preserve"> to </w:t>
        </w:r>
      </w:ins>
      <w:del w:id="466" w:author="Rachael Sumner" w:date="2026-08-07T19:04:00Z" w16du:dateUtc="2026-08-07T07:04:00Z">
        <w:r w:rsidDel="00ED1221">
          <w:delText>It does not estimate true prevalence, sensitivity, positive predictive value, or treatment response.</w:delText>
        </w:r>
        <w:r w:rsidR="007E1DA8" w:rsidDel="00ED1221">
          <w:delText xml:space="preserve"> Rather, consider </w:delText>
        </w:r>
      </w:del>
      <w:del w:id="467" w:author="Rachael Sumner" w:date="2026-08-07T19:03:00Z" w16du:dateUtc="2026-08-07T07:03:00Z">
        <w:r w:rsidR="007E1DA8" w:rsidDel="00ED1221">
          <w:delText xml:space="preserve">simulations of this sort </w:delText>
        </w:r>
      </w:del>
      <w:ins w:id="468" w:author="Brandon Westover" w:date="2026-07-31T22:52:00Z" w16du:dateUtc="2026-08-01T05:52:00Z">
        <w:del w:id="469" w:author="Rachael Sumner" w:date="2026-08-07T19:03:00Z" w16du:dateUtc="2026-08-07T07:03:00Z">
          <w:r w:rsidR="00C31E67" w:rsidDel="00ED1221">
            <w:delText xml:space="preserve">show that </w:delText>
          </w:r>
        </w:del>
      </w:ins>
      <w:del w:id="470" w:author="Rachael Sumner" w:date="2026-08-07T19:03:00Z" w16du:dateUtc="2026-08-07T07:03:00Z">
        <w:r w:rsidR="007E1DA8" w:rsidDel="00ED1221">
          <w:delText>as a lower limit that these CE</w:delText>
        </w:r>
      </w:del>
      <w:ins w:id="471" w:author="Brandon Westover" w:date="2026-07-31T22:53:00Z" w16du:dateUtc="2026-08-01T05:53:00Z">
        <w:del w:id="472" w:author="Rachael Sumner" w:date="2026-08-07T19:03:00Z" w16du:dateUtc="2026-08-07T07:03:00Z">
          <w:r w:rsidR="00C31E67" w:rsidDel="00ED1221">
            <w:delText>commonly used criteria</w:delText>
          </w:r>
        </w:del>
      </w:ins>
      <w:del w:id="473" w:author="Rachael Sumner" w:date="2026-08-07T19:03:00Z" w16du:dateUtc="2026-08-07T07:03:00Z">
        <w:r w:rsidR="007E1DA8" w:rsidDel="00ED1221">
          <w:delText xml:space="preserve"> definitions are capable of – they are always expected to detect </w:delText>
        </w:r>
      </w:del>
      <w:del w:id="474" w:author="Rachael Sumner" w:date="2026-08-07T18:18:00Z" w16du:dateUtc="2026-08-07T06:18:00Z">
        <w:r w:rsidR="007E1DA8" w:rsidDel="001E7EC1">
          <w:delText xml:space="preserve">some degree of </w:delText>
        </w:r>
      </w:del>
      <w:del w:id="475" w:author="Rachael Sumner" w:date="2026-08-07T19:03:00Z" w16du:dateUtc="2026-08-07T07:03:00Z">
        <w:r w:rsidR="007E1DA8" w:rsidDel="00ED1221">
          <w:delText>CE even when in reality none is present.</w:delText>
        </w:r>
      </w:del>
    </w:p>
    <w:p w14:paraId="28599E65" w14:textId="76EFC547" w:rsidR="00CA5711" w:rsidRDefault="00000000">
      <w:pPr>
        <w:rPr>
          <w:ins w:id="476" w:author="Rachael Sumner" w:date="2026-08-09T09:49:00Z" w16du:dateUtc="2026-08-08T21:49:00Z"/>
        </w:rPr>
      </w:pPr>
      <w:del w:id="477" w:author="Rachael Sumner" w:date="2026-08-07T19:09:00Z" w16du:dateUtc="2026-08-07T07:09:00Z">
        <w:r w:rsidDel="00886E0F">
          <w:delText>S</w:delText>
        </w:r>
      </w:del>
      <w:ins w:id="478" w:author="Rachael Sumner" w:date="2026-08-07T19:09:00Z" w16du:dateUtc="2026-08-07T07:09:00Z">
        <w:r w:rsidR="00886E0F">
          <w:t>s</w:t>
        </w:r>
      </w:ins>
      <w:r>
        <w:t>everal design implications fo</w:t>
      </w:r>
      <w:ins w:id="479" w:author="Rachael Sumner" w:date="2026-08-07T19:10:00Z" w16du:dateUtc="2026-08-07T07:10:00Z">
        <w:r w:rsidR="00886E0F">
          <w:t>r future research into CE</w:t>
        </w:r>
      </w:ins>
      <w:del w:id="480" w:author="Rachael Sumner" w:date="2026-08-07T19:09:00Z" w16du:dateUtc="2026-08-07T07:09:00Z">
        <w:r w:rsidDel="00886E0F">
          <w:delText>llow</w:delText>
        </w:r>
      </w:del>
      <w:r>
        <w:t>.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w:t>
      </w:r>
      <w:ins w:id="481" w:author="Rachael Sumner" w:date="2026-08-09T09:43:00Z" w16du:dateUtc="2026-08-08T21:43:00Z">
        <w:r w:rsidR="0056505E">
          <w:fldChar w:fldCharType="begin"/>
        </w:r>
      </w:ins>
      <w:r w:rsidR="00C178F6">
        <w:instrText xml:space="preserve"> ADDIN ZOTERO_ITEM CSL_CITATION {"citationID":"RccCugCF","properties":{"unsorted":false,"formattedCitation":"\\super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82" w:author="Rachael Sumner" w:date="2026-08-09T09:43:00Z" w16du:dateUtc="2026-08-08T21:43: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{"citationID":"Eb67bwmK","properties":{"unsorted":false,"formattedCitation":"\\super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83" w:author="Rachael Sumner" w:date="2026-08-09T09:43:00Z" w16du:dateUtc="2026-08-08T21:43:00Z">
        <w:r w:rsidR="0056505E">
          <w:fldChar w:fldCharType="separate"/>
        </w:r>
        <w:r w:rsidR="0056505E" w:rsidRPr="00F503D2">
          <w:rPr>
            <w:rFonts w:eastAsiaTheme="minorEastAsia" w:cs="Times New Roman"/>
            <w:szCs w:val="24"/>
            <w:vertAlign w:val="superscript"/>
          </w:rPr>
          <w:t>2</w:t>
        </w:r>
        <w:r w:rsidR="0056505E">
          <w:fldChar w:fldCharType="end"/>
        </w:r>
      </w:ins>
      <w:r>
        <w:t xml:space="preserve"> </w:t>
      </w:r>
      <w:del w:id="484" w:author="Rachael Sumner" w:date="2026-08-09T09:43:00Z" w16du:dateUtc="2026-08-08T21:43:00Z">
        <w:r w:rsidDel="0056505E">
          <w:delText xml:space="preserve">2004 </w:delText>
        </w:r>
      </w:del>
      <w:r>
        <w:t>benchmark is aligned with the exact three-complete-cycle rule, not a random three-calendar-month window.</w:t>
      </w:r>
    </w:p>
    <w:p w14:paraId="622B933E" w14:textId="623D456A" w:rsidR="00CA5711" w:rsidRDefault="00CA5711">
      <w:pPr>
        <w:rPr>
          <w:ins w:id="485" w:author="Rachael Sumner" w:date="2026-08-07T20:22:00Z" w16du:dateUtc="2026-08-07T08:22:00Z"/>
        </w:rPr>
      </w:pPr>
      <w:ins w:id="486" w:author="Rachael Sumner" w:date="2026-08-09T09:48:00Z" w16du:dateUtc="2026-08-08T21:48:00Z">
        <w:r>
          <w:t xml:space="preserve">Future empirical studies into CE and treatments ought to </w:t>
        </w:r>
        <w:del w:id="487" w:author="Goldenholz, Daniel M (HMFP - Neurology )" w:date="2026-08-12T00:40:00Z" w16du:dateUtc="2026-08-12T04:40:00Z">
          <w:r w:rsidDel="005D6D01">
            <w:delText>take into account</w:delText>
          </w:r>
        </w:del>
      </w:ins>
      <w:ins w:id="488" w:author="Goldenholz, Daniel M (HMFP - Neurology )" w:date="2026-08-12T00:40:00Z" w16du:dateUtc="2026-08-12T04:40:00Z">
        <w:r w:rsidR="005D6D01">
          <w:t>consider</w:t>
        </w:r>
      </w:ins>
      <w:ins w:id="489" w:author="Rachael Sumner" w:date="2026-08-09T09:48:00Z" w16du:dateUtc="2026-08-08T21:48:00Z">
        <w:r>
          <w:t xml:space="preserve"> the risk of false-positive in considering power calculations and group assignment.  </w:t>
        </w:r>
      </w:ins>
      <w:moveToRangeStart w:id="490" w:author="Rachael Sumner" w:date="2026-08-09T09:49:00Z" w:name="move237161412"/>
      <w:r w:rsidRPr="00CA5711">
        <w:t xml:space="preserve">Future </w:t>
      </w:r>
      <w:del w:id="491" w:author="Rachael Sumner" w:date="2026-08-09T09:55:00Z" w16du:dateUtc="2026-08-08T21:55:00Z">
        <w:r w:rsidRPr="00CA5711" w:rsidDel="003A77D4">
          <w:delText xml:space="preserve">work </w:delText>
        </w:r>
      </w:del>
      <w:ins w:id="492" w:author="Rachael Sumner" w:date="2026-08-09T09:55:00Z" w16du:dateUtc="2026-08-08T21:55:00Z">
        <w:r w:rsidR="003A77D4">
          <w:t>directions for the simulation work</w:t>
        </w:r>
        <w:r w:rsidR="003A77D4" w:rsidRPr="00CA5711">
          <w:t xml:space="preserve"> </w:t>
        </w:r>
      </w:ins>
      <w:del w:id="493" w:author="Rachael Sumner" w:date="2026-08-09T09:56:00Z" w16du:dateUtc="2026-08-08T21:56:00Z">
        <w:r w:rsidRPr="00CA5711" w:rsidDel="003A77D4">
          <w:delText xml:space="preserve">should </w:delText>
        </w:r>
      </w:del>
      <w:ins w:id="494" w:author="Rachael Sumner" w:date="2026-08-09T09:56:00Z" w16du:dateUtc="2026-08-08T21:56:00Z">
        <w:r w:rsidR="003A77D4">
          <w:t>includes</w:t>
        </w:r>
        <w:r w:rsidR="003A77D4" w:rsidRPr="00CA5711">
          <w:t xml:space="preserve"> </w:t>
        </w:r>
      </w:ins>
      <w:r w:rsidRPr="00CA5711">
        <w:t>compar</w:t>
      </w:r>
      <w:ins w:id="495" w:author="Rachael Sumner" w:date="2026-08-09T09:56:00Z" w16du:dateUtc="2026-08-08T21:56:00Z">
        <w:r w:rsidR="003A77D4">
          <w:t>ing</w:t>
        </w:r>
      </w:ins>
      <w:del w:id="496" w:author="Rachael Sumner" w:date="2026-08-09T09:56:00Z" w16du:dateUtc="2026-08-08T21:56:00Z">
        <w:r w:rsidRPr="00CA5711" w:rsidDel="003A77D4">
          <w:delText>e</w:delText>
        </w:r>
      </w:del>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moveToRangeEnd w:id="490"/>
      <w:ins w:id="497" w:author="Rachael Sumner" w:date="2026-08-09T09:56:00Z" w16du:dateUtc="2026-08-08T21:56:00Z">
        <w:r w:rsidR="003A77D4">
          <w:t xml:space="preserve"> Such work requires long-term </w:t>
        </w:r>
      </w:ins>
      <w:ins w:id="498" w:author="Rachael Sumner" w:date="2026-08-09T09:58:00Z" w16du:dateUtc="2026-08-08T21:58:00Z">
        <w:r w:rsidR="003A77D4">
          <w:t>real-world</w:t>
        </w:r>
      </w:ins>
      <w:ins w:id="499" w:author="Rachael Sumner" w:date="2026-08-09T09:56:00Z" w16du:dateUtc="2026-08-08T21:56:00Z">
        <w:r w:rsidR="003A77D4">
          <w:t xml:space="preserve"> seizure and menstrual cycle diaries. </w:t>
        </w:r>
      </w:ins>
    </w:p>
    <w:p w14:paraId="0AB59058" w14:textId="0200C839" w:rsidR="00C063CB" w:rsidRPr="00303E3A" w:rsidRDefault="00C063CB">
      <w:pPr>
        <w:rPr>
          <w:u w:val="single"/>
          <w:rPrChange w:id="500" w:author="Rachael Sumner" w:date="2026-08-09T10:13:00Z" w16du:dateUtc="2026-08-08T22:13:00Z">
            <w:rPr/>
          </w:rPrChange>
        </w:rPr>
      </w:pPr>
      <w:ins w:id="501" w:author="Rachael Sumner" w:date="2026-08-07T20:22:00Z" w16du:dateUtc="2026-08-07T08:22:00Z">
        <w:r w:rsidRPr="00303E3A">
          <w:rPr>
            <w:u w:val="single"/>
            <w:rPrChange w:id="502" w:author="Rachael Sumner" w:date="2026-08-09T10:13:00Z" w16du:dateUtc="2026-08-08T22:13:00Z">
              <w:rPr/>
            </w:rPrChange>
          </w:rPr>
          <w:t>Strengths and limitations</w:t>
        </w:r>
      </w:ins>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78E8CAE5" w:rsidR="004B250B" w:rsidRDefault="00000000">
      <w:r>
        <w:t xml:space="preserve">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w:t>
      </w:r>
      <w:r w:rsidR="007E1DA8">
        <w:t xml:space="preserve">explicitly </w:t>
      </w:r>
      <w:r>
        <w:t>simulated</w:t>
      </w:r>
      <w:r w:rsidR="007E1DA8">
        <w:t xml:space="preserve"> (with the caveat that both simulators were developed to match self-reported diary statistical features)</w:t>
      </w:r>
      <w:r>
        <w:t xml:space="preserve">. Monte Carlo intervals do not include model-form uncertainty. </w:t>
      </w:r>
      <w:del w:id="503" w:author="Brandon Westover" w:date="2026-07-31T22:55:00Z" w16du:dateUtc="2026-08-01T05:55:00Z">
        <w:r w:rsidR="009076FA" w:rsidDel="00C31E67">
          <w:delText>Treatnents</w:delText>
        </w:r>
      </w:del>
      <w:ins w:id="504" w:author="Brandon Westover" w:date="2026-07-31T22:55:00Z" w16du:dateUtc="2026-08-01T05:55:00Z">
        <w:r w:rsidR="00C31E67">
          <w:t>Treatment</w:t>
        </w:r>
      </w:ins>
      <w:r>
        <w:t xml:space="preserve"> changes and </w:t>
      </w:r>
      <w:del w:id="505" w:author="Rachael Sumner" w:date="2026-08-09T09:59:00Z" w16du:dateUtc="2026-08-08T21:59:00Z">
        <w:r w:rsidDel="003A77D4">
          <w:delText>secular</w:delText>
        </w:r>
      </w:del>
      <w:ins w:id="506" w:author="Rachael Sumner" w:date="2026-08-09T09:59:00Z" w16du:dateUtc="2026-08-08T21:59:00Z">
        <w:r w:rsidR="003A77D4">
          <w:t>long-term</w:t>
        </w:r>
      </w:ins>
      <w:r>
        <w:t xml:space="preserve"> seizure-rate trends were outside the scope of this paper and could invalidate stationarity assumptions or alter chance-alignment rates. The study does not evaluate false negatives or adjudicated seizure types.</w:t>
      </w:r>
    </w:p>
    <w:p w14:paraId="566AAD37" w14:textId="72C0DA5F" w:rsidR="00D34224" w:rsidDel="00D34224" w:rsidRDefault="00000000" w:rsidP="00D34224">
      <w:pPr>
        <w:rPr>
          <w:del w:id="507" w:author="Rachael Sumner" w:date="2026-08-07T18:03:00Z" w16du:dateUtc="2026-08-07T06:03:00Z"/>
          <w:moveTo w:id="508" w:author="Rachael Sumner" w:date="2026-08-07T18:03:00Z" w16du:dateUtc="2026-08-07T06:03:00Z"/>
        </w:rPr>
      </w:pPr>
      <w:moveFromRangeStart w:id="509" w:author="Rachael Sumner" w:date="2026-08-09T09:49:00Z" w:name="move237161412"/>
      <w:moveFrom w:id="510" w:author="Rachael Sumner" w:date="2026-08-09T09:49:00Z" w16du:dateUtc="2026-08-08T21:49:00Z">
        <w:r w:rsidDel="00CA5711">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moveFrom>
      <w:moveFromRangeEnd w:id="509"/>
      <w:moveToRangeStart w:id="511" w:author="Rachael Sumner" w:date="2026-08-07T18:03:00Z" w:name="move237018196"/>
      <w:moveTo w:id="512" w:author="Rachael Sumner" w:date="2026-08-07T18:03:00Z" w16du:dateUtc="2026-08-07T06:03:00Z">
        <w:r w:rsidR="00D34224">
          <w:t>The model-concordant negative-binomial findings address implementation-level calibration under related model assumptions</w:t>
        </w:r>
        <w:del w:id="513" w:author="Rachael Sumner" w:date="2026-08-09T10:00:00Z" w16du:dateUtc="2026-08-08T22:00:00Z">
          <w:r w:rsidR="00D34224" w:rsidDel="003A77D4">
            <w:delText>, not</w:delText>
          </w:r>
        </w:del>
      </w:moveTo>
      <w:ins w:id="514" w:author="Rachael Sumner" w:date="2026-08-09T10:00:00Z" w16du:dateUtc="2026-08-08T22:00:00Z">
        <w:r w:rsidR="003A77D4">
          <w:t xml:space="preserve">. These tests don’t </w:t>
        </w:r>
      </w:ins>
      <w:moveTo w:id="515" w:author="Rachael Sumner" w:date="2026-08-07T18:03:00Z" w16du:dateUtc="2026-08-07T06:03:00Z">
        <w:del w:id="516" w:author="Rachael Sumner" w:date="2026-08-09T10:00:00Z" w16du:dateUtc="2026-08-08T22:00:00Z">
          <w:r w:rsidR="00D34224" w:rsidDel="003A77D4">
            <w:delText xml:space="preserve"> </w:delText>
          </w:r>
        </w:del>
      </w:moveTo>
      <w:ins w:id="517" w:author="Rachael Sumner" w:date="2026-08-09T10:00:00Z" w16du:dateUtc="2026-08-08T22:00:00Z">
        <w:r w:rsidR="003A77D4">
          <w:t>consider</w:t>
        </w:r>
      </w:ins>
      <w:ins w:id="518" w:author="Rachael Sumner" w:date="2026-08-09T09:59:00Z" w16du:dateUtc="2026-08-08T21:59:00Z">
        <w:r w:rsidR="003A77D4">
          <w:t xml:space="preserve"> </w:t>
        </w:r>
      </w:ins>
      <w:moveTo w:id="519" w:author="Rachael Sumner" w:date="2026-08-07T18:03:00Z" w16du:dateUtc="2026-08-07T06:03:00Z">
        <w:r w:rsidR="00D34224">
          <w:t xml:space="preserve">clinical usefulness or superiority. C1/C2 rates near 5% are expected for tests constructed around </w:t>
        </w:r>
        <w:proofErr w:type="gramStart"/>
        <w:r w:rsidR="00D34224">
          <w:t>a 5% Type</w:t>
        </w:r>
        <w:proofErr w:type="gramEnd"/>
        <w:r w:rsidR="00D34224">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To>
    </w:p>
    <w:moveToRangeEnd w:id="511"/>
    <w:p w14:paraId="7AA40DB2" w14:textId="77777777" w:rsidR="00D34224" w:rsidRDefault="00D34224"/>
    <w:p w14:paraId="1748C9DA" w14:textId="42AD12BE" w:rsidR="004B250B" w:rsidRDefault="00000000">
      <w:r>
        <w:t xml:space="preserve">In conclusion, catamenial epilepsy </w:t>
      </w:r>
      <w:r w:rsidR="009076FA">
        <w:t>mis</w:t>
      </w:r>
      <w:r>
        <w:t xml:space="preserve">classification </w:t>
      </w:r>
      <w:ins w:id="520" w:author="Brandon Westover" w:date="2026-07-31T22:56:00Z" w16du:dateUtc="2026-08-01T05:56:00Z">
        <w:r w:rsidR="00C31E67">
          <w:t xml:space="preserve">may </w:t>
        </w:r>
      </w:ins>
      <w:del w:id="521" w:author="Brandon Westover" w:date="2026-07-31T22:56:00Z" w16du:dateUtc="2026-08-01T05:56:00Z">
        <w:r w:rsidDel="00C31E67">
          <w:delText xml:space="preserve">can </w:delText>
        </w:r>
      </w:del>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t>Acknowledgments</w:t>
      </w:r>
    </w:p>
    <w:p w14:paraId="354E0A8F" w14:textId="478358F0" w:rsidR="004B250B" w:rsidRDefault="00000000">
      <w:r>
        <w:t xml:space="preserve">The authors thank the people </w:t>
      </w:r>
      <w:del w:id="522" w:author="Rachael Sumner" w:date="2026-08-09T10:13:00Z" w16du:dateUtc="2026-08-08T22:13:00Z">
        <w:r w:rsidDel="00303E3A">
          <w:delText>whose</w:delText>
        </w:r>
      </w:del>
      <w:proofErr w:type="gramStart"/>
      <w:ins w:id="523" w:author="Rachael Sumner" w:date="2026-08-09T10:13:00Z" w16du:dateUtc="2026-08-08T22:13:00Z">
        <w:r w:rsidR="00303E3A">
          <w:t>whose</w:t>
        </w:r>
      </w:ins>
      <w:proofErr w:type="gramEnd"/>
      <w:r>
        <w:t xml:space="preserve"> menstrual and seizure diaries contributed to the published statistical targets used by the two simulators.</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lastRenderedPageBreak/>
        <w:t>Conflict of Interest</w:t>
      </w:r>
    </w:p>
    <w:p w14:paraId="02D55F1F" w14:textId="77777777" w:rsidR="00C178F6" w:rsidRDefault="00000000" w:rsidP="00867CB7">
      <w:pPr>
        <w:rPr>
          <w:ins w:id="524" w:author="Goldenholz, Daniel M (HMFP - Neurology )" w:date="2026-08-12T00:27:00Z" w16du:dateUtc="2026-08-12T04:27:00Z"/>
        </w:rPr>
      </w:pPr>
      <w:r>
        <w:t xml:space="preserve">DMG reports funding from NIH K23NS124656, NIH R21NS142800, and the American Board of Psychiatry and Neurology. SC, WTK, and RLS report no disclosures relevant to the manuscript. </w:t>
      </w:r>
      <w:r w:rsidR="00867CB7">
        <w:t xml:space="preserve">MBW </w:t>
      </w:r>
      <w:r w:rsidR="00867CB7" w:rsidRPr="00867CB7">
        <w:t xml:space="preserve">is a co-founder, serves as a scientific advisor and consultant to, and has a personal equity interest in Beacon </w:t>
      </w:r>
      <w:proofErr w:type="spellStart"/>
      <w:r w:rsidR="00867CB7" w:rsidRPr="00867CB7">
        <w:t>Biosignals</w:t>
      </w:r>
      <w:proofErr w:type="spellEnd"/>
      <w:r w:rsidR="00867CB7" w:rsidRPr="00867CB7">
        <w:t xml:space="preserve">. </w:t>
      </w:r>
    </w:p>
    <w:p w14:paraId="5E78EFC1" w14:textId="76004148" w:rsidR="004B250B" w:rsidRDefault="00000000" w:rsidP="00C178F6">
      <w:pPr>
        <w:pStyle w:val="Heading1"/>
        <w:pPrChange w:id="525" w:author="Goldenholz, Daniel M (HMFP - Neurology )" w:date="2026-08-12T00:27:00Z" w16du:dateUtc="2026-08-12T04:27:00Z">
          <w:pPr/>
        </w:pPrChange>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72D49C61" w14:textId="77777777" w:rsidR="004B250B" w:rsidRDefault="00000000">
      <w:pPr>
        <w:pStyle w:val="Heading1"/>
      </w:pPr>
      <w:r>
        <w:t>Data and Code Availability</w:t>
      </w:r>
    </w:p>
    <w:p w14:paraId="61802A33"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6D02506" w14:textId="77777777" w:rsidR="004B250B" w:rsidRDefault="00000000">
      <w:pPr>
        <w:pStyle w:val="Heading1"/>
      </w:pPr>
      <w:r>
        <w:t>References</w:t>
      </w:r>
    </w:p>
    <w:p w14:paraId="56D0E56D" w14:textId="77777777" w:rsidR="00C178F6" w:rsidRPr="00C178F6" w:rsidRDefault="00E24A71" w:rsidP="00C178F6">
      <w:pPr>
        <w:pStyle w:val="Bibliography"/>
        <w:rPr>
          <w:rFonts w:eastAsiaTheme="minorEastAsia" w:cs="Times New Roman"/>
        </w:rPr>
      </w:pPr>
      <w:r>
        <w:fldChar w:fldCharType="begin"/>
      </w:r>
      <w:r w:rsidR="00C178F6">
        <w:instrText xml:space="preserve"> ADDIN ZOTERO_BIBL {"uncited":[],"omitted":[],"custom":[]} CSL_BIBLIOGRAPHY </w:instrText>
      </w:r>
      <w:r>
        <w:fldChar w:fldCharType="separate"/>
      </w:r>
      <w:r w:rsidR="00C178F6" w:rsidRPr="00C178F6">
        <w:rPr>
          <w:rFonts w:eastAsiaTheme="minorEastAsia" w:cs="Times New Roman"/>
        </w:rPr>
        <w:t xml:space="preserve">1. </w:t>
      </w:r>
      <w:r w:rsidR="00C178F6" w:rsidRPr="00C178F6">
        <w:rPr>
          <w:rFonts w:eastAsiaTheme="minorEastAsia" w:cs="Times New Roman"/>
        </w:rPr>
        <w:tab/>
        <w:t xml:space="preserve">Herzog AG, Harden CL, </w:t>
      </w:r>
      <w:proofErr w:type="spellStart"/>
      <w:r w:rsidR="00C178F6" w:rsidRPr="00C178F6">
        <w:rPr>
          <w:rFonts w:eastAsiaTheme="minorEastAsia" w:cs="Times New Roman"/>
        </w:rPr>
        <w:t>Liporace</w:t>
      </w:r>
      <w:proofErr w:type="spellEnd"/>
      <w:r w:rsidR="00C178F6" w:rsidRPr="00C178F6">
        <w:rPr>
          <w:rFonts w:eastAsiaTheme="minorEastAsia" w:cs="Times New Roman"/>
        </w:rPr>
        <w:t xml:space="preserve"> J, Pennell P, Schomer DL, Sperling M, et al. Frequency of catamenial seizure exacerbation in women with localization-related epilepsy. Ann Neurol. 2004; 56(3):431–4. </w:t>
      </w:r>
    </w:p>
    <w:p w14:paraId="26FE72C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2. </w:t>
      </w:r>
      <w:r w:rsidRPr="00C178F6">
        <w:rPr>
          <w:rFonts w:eastAsiaTheme="minorEastAsia" w:cs="Times New Roman"/>
        </w:rPr>
        <w:tab/>
        <w:t xml:space="preserve">Herzog AG. Catamenial epilepsy: Update on prevalence, pathophysiology and treatment from the findings of the NIH Progesterone Treatment Trial. Seizure. 2015; 28:18–25. </w:t>
      </w:r>
    </w:p>
    <w:p w14:paraId="0A86BAAE"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3. </w:t>
      </w:r>
      <w:r w:rsidRPr="00C178F6">
        <w:rPr>
          <w:rFonts w:eastAsiaTheme="minorEastAsia" w:cs="Times New Roman"/>
        </w:rPr>
        <w:tab/>
        <w:t>Voinescu PE, Kelly M, French JA, Harden C, Davis A, Lau C, et al. Catamenial epilepsy occurrence and patterns in a mixed population of women with epilepsy. Epilepsia. 2023; 64(9</w:t>
      </w:r>
      <w:proofErr w:type="gramStart"/>
      <w:r w:rsidRPr="00C178F6">
        <w:rPr>
          <w:rFonts w:eastAsiaTheme="minorEastAsia" w:cs="Times New Roman"/>
        </w:rPr>
        <w:t>):e</w:t>
      </w:r>
      <w:proofErr w:type="gramEnd"/>
      <w:r w:rsidRPr="00C178F6">
        <w:rPr>
          <w:rFonts w:eastAsiaTheme="minorEastAsia" w:cs="Times New Roman"/>
        </w:rPr>
        <w:t xml:space="preserve">194–9. </w:t>
      </w:r>
    </w:p>
    <w:p w14:paraId="6DB44C0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4. </w:t>
      </w:r>
      <w:r w:rsidRPr="00C178F6">
        <w:rPr>
          <w:rFonts w:eastAsiaTheme="minorEastAsia" w:cs="Times New Roman"/>
        </w:rPr>
        <w:tab/>
        <w:t xml:space="preserve">Karoly PJ, Cook MJ, Maturana M, Nurse ES, Payne D, Brinkmann BH, et al. Forecasting cycles of seizure likelihood. Epilepsia. 2020; 61(4):776–86. </w:t>
      </w:r>
    </w:p>
    <w:p w14:paraId="38D55F77"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5. </w:t>
      </w:r>
      <w:r w:rsidRPr="00C178F6">
        <w:rPr>
          <w:rFonts w:eastAsiaTheme="minorEastAsia" w:cs="Times New Roman"/>
        </w:rPr>
        <w:tab/>
        <w:t xml:space="preserve">Karoly PJ, Rao VR, Gregg NM, Worrell GA, Bernard C, Cook MJ, et al. Cycles in epilepsy. Nat Rev Neurol. 2021; 17(5):267–84. </w:t>
      </w:r>
    </w:p>
    <w:p w14:paraId="6CBC379D"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6. </w:t>
      </w:r>
      <w:r w:rsidRPr="00C178F6">
        <w:rPr>
          <w:rFonts w:eastAsiaTheme="minorEastAsia" w:cs="Times New Roman"/>
        </w:rPr>
        <w:tab/>
        <w:t xml:space="preserve">Baud MO, Kleen JK, Mirro EA, </w:t>
      </w:r>
      <w:proofErr w:type="spellStart"/>
      <w:r w:rsidRPr="00C178F6">
        <w:rPr>
          <w:rFonts w:eastAsiaTheme="minorEastAsia" w:cs="Times New Roman"/>
        </w:rPr>
        <w:t>Andrechak</w:t>
      </w:r>
      <w:proofErr w:type="spellEnd"/>
      <w:r w:rsidRPr="00C178F6">
        <w:rPr>
          <w:rFonts w:eastAsiaTheme="minorEastAsia" w:cs="Times New Roman"/>
        </w:rPr>
        <w:t xml:space="preserve"> JC, King-Stephens D, Chang EF, et al. </w:t>
      </w:r>
      <w:proofErr w:type="gramStart"/>
      <w:r w:rsidRPr="00C178F6">
        <w:rPr>
          <w:rFonts w:eastAsiaTheme="minorEastAsia" w:cs="Times New Roman"/>
        </w:rPr>
        <w:t>Multi-day</w:t>
      </w:r>
      <w:proofErr w:type="gramEnd"/>
      <w:r w:rsidRPr="00C178F6">
        <w:rPr>
          <w:rFonts w:eastAsiaTheme="minorEastAsia" w:cs="Times New Roman"/>
        </w:rPr>
        <w:t xml:space="preserve"> rhythms modulate seizure risk in epilepsy. Nat Commun. 2018; 9(1):88. </w:t>
      </w:r>
    </w:p>
    <w:p w14:paraId="0BAE64A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7. </w:t>
      </w:r>
      <w:r w:rsidRPr="00C178F6">
        <w:rPr>
          <w:rFonts w:eastAsiaTheme="minorEastAsia" w:cs="Times New Roman"/>
        </w:rPr>
        <w:tab/>
        <w:t xml:space="preserve">Goldenholz DM, Westover MB. Flexible realistic simulation of seizure occurrence recapitulating statistical properties of seizure diaries. Epilepsia. 2023; 64(2):396–405. </w:t>
      </w:r>
    </w:p>
    <w:p w14:paraId="3C57C2EB" w14:textId="77777777" w:rsidR="00C178F6" w:rsidRPr="00C178F6" w:rsidRDefault="00C178F6" w:rsidP="00C178F6">
      <w:pPr>
        <w:pStyle w:val="Bibliography"/>
        <w:rPr>
          <w:rFonts w:eastAsiaTheme="minorEastAsia" w:cs="Times New Roman"/>
        </w:rPr>
      </w:pPr>
      <w:r w:rsidRPr="00C178F6">
        <w:rPr>
          <w:rFonts w:eastAsiaTheme="minorEastAsia" w:cs="Times New Roman"/>
        </w:rPr>
        <w:lastRenderedPageBreak/>
        <w:t xml:space="preserve">8. </w:t>
      </w:r>
      <w:r w:rsidRPr="00C178F6">
        <w:rPr>
          <w:rFonts w:eastAsiaTheme="minorEastAsia" w:cs="Times New Roman"/>
        </w:rPr>
        <w:tab/>
        <w:t xml:space="preserve">Daniel Goldenholz. HORMONE-CYCLE [Internet]. </w:t>
      </w:r>
      <w:proofErr w:type="spellStart"/>
      <w:r w:rsidRPr="00C178F6">
        <w:rPr>
          <w:rFonts w:eastAsiaTheme="minorEastAsia" w:cs="Times New Roman"/>
        </w:rPr>
        <w:t>GoldenholzLab</w:t>
      </w:r>
      <w:proofErr w:type="spellEnd"/>
      <w:r w:rsidRPr="00C178F6">
        <w:rPr>
          <w:rFonts w:eastAsiaTheme="minorEastAsia" w:cs="Times New Roman"/>
        </w:rPr>
        <w:t>; 2026. Available from: https://github.com/GoldenholzLab/catamenial-epilepsy-sim.git</w:t>
      </w:r>
    </w:p>
    <w:p w14:paraId="0DDD74F6"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9. </w:t>
      </w:r>
      <w:r w:rsidRPr="00C178F6">
        <w:rPr>
          <w:rFonts w:eastAsiaTheme="minorEastAsia" w:cs="Times New Roman"/>
        </w:rPr>
        <w:tab/>
        <w:t xml:space="preserve">Stricker R, Eberhart R, </w:t>
      </w:r>
      <w:proofErr w:type="spellStart"/>
      <w:r w:rsidRPr="00C178F6">
        <w:rPr>
          <w:rFonts w:eastAsiaTheme="minorEastAsia" w:cs="Times New Roman"/>
        </w:rPr>
        <w:t>Chevailler</w:t>
      </w:r>
      <w:proofErr w:type="spellEnd"/>
      <w:r w:rsidRPr="00C178F6">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03DCAEB4"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10. </w:t>
      </w:r>
      <w:r w:rsidRPr="00C178F6">
        <w:rPr>
          <w:rFonts w:eastAsiaTheme="minorEastAsia" w:cs="Times New Roman"/>
        </w:rPr>
        <w:tab/>
        <w:t xml:space="preserve">Bull JR, Rowland SP, </w:t>
      </w:r>
      <w:proofErr w:type="spellStart"/>
      <w:r w:rsidRPr="00C178F6">
        <w:rPr>
          <w:rFonts w:eastAsiaTheme="minorEastAsia" w:cs="Times New Roman"/>
        </w:rPr>
        <w:t>Scherwitzl</w:t>
      </w:r>
      <w:proofErr w:type="spellEnd"/>
      <w:r w:rsidRPr="00C178F6">
        <w:rPr>
          <w:rFonts w:eastAsiaTheme="minorEastAsia" w:cs="Times New Roman"/>
        </w:rPr>
        <w:t xml:space="preserve"> EB, </w:t>
      </w:r>
      <w:proofErr w:type="spellStart"/>
      <w:r w:rsidRPr="00C178F6">
        <w:rPr>
          <w:rFonts w:eastAsiaTheme="minorEastAsia" w:cs="Times New Roman"/>
        </w:rPr>
        <w:t>Scherwitzl</w:t>
      </w:r>
      <w:proofErr w:type="spellEnd"/>
      <w:r w:rsidRPr="00C178F6">
        <w:rPr>
          <w:rFonts w:eastAsiaTheme="minorEastAsia" w:cs="Times New Roman"/>
        </w:rPr>
        <w:t xml:space="preserve"> R, Danielsson KG, Harper J. Real-world menstrual cycle characteristics of more than 600,000 menstrual cycles. NPJ Digit Med. 2019; 2:83. </w:t>
      </w:r>
    </w:p>
    <w:p w14:paraId="4426DEB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11. </w:t>
      </w:r>
      <w:r w:rsidRPr="00C178F6">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23C176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12. </w:t>
      </w:r>
      <w:r w:rsidRPr="00C178F6">
        <w:rPr>
          <w:rFonts w:eastAsiaTheme="minorEastAsia" w:cs="Times New Roman"/>
        </w:rPr>
        <w:tab/>
        <w:t xml:space="preserve">Monks T, Currie CSM, </w:t>
      </w:r>
      <w:proofErr w:type="spellStart"/>
      <w:r w:rsidRPr="00C178F6">
        <w:rPr>
          <w:rFonts w:eastAsiaTheme="minorEastAsia" w:cs="Times New Roman"/>
        </w:rPr>
        <w:t>Onggo</w:t>
      </w:r>
      <w:proofErr w:type="spellEnd"/>
      <w:r w:rsidRPr="00C178F6">
        <w:rPr>
          <w:rFonts w:eastAsiaTheme="minorEastAsia" w:cs="Times New Roman"/>
        </w:rPr>
        <w:t xml:space="preserve"> BS, Robinson S, Kunc M, Taylor SJE. Strengthening the reporting of empirical simulation studies: introducing the STRESS guidelines. J Simul. 2019; 13(1):55–67. </w:t>
      </w:r>
    </w:p>
    <w:p w14:paraId="765BD330"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13. </w:t>
      </w:r>
      <w:r w:rsidRPr="00C178F6">
        <w:rPr>
          <w:rFonts w:eastAsiaTheme="minorEastAsia" w:cs="Times New Roman"/>
        </w:rPr>
        <w:tab/>
        <w:t xml:space="preserve">Herzog AG, Klein P, </w:t>
      </w:r>
      <w:proofErr w:type="spellStart"/>
      <w:r w:rsidRPr="00C178F6">
        <w:rPr>
          <w:rFonts w:eastAsiaTheme="minorEastAsia" w:cs="Times New Roman"/>
        </w:rPr>
        <w:t>Ransil</w:t>
      </w:r>
      <w:proofErr w:type="spellEnd"/>
      <w:r w:rsidRPr="00C178F6">
        <w:rPr>
          <w:rFonts w:eastAsiaTheme="minorEastAsia" w:cs="Times New Roman"/>
        </w:rPr>
        <w:t xml:space="preserve"> BJ. Three patterns of catamenial epilepsy. Epilepsia. 1997; 38(10):1082–8. </w:t>
      </w:r>
    </w:p>
    <w:p w14:paraId="3BC1DEC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14. </w:t>
      </w:r>
      <w:r w:rsidRPr="00C178F6">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178C92B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15. </w:t>
      </w:r>
      <w:r w:rsidRPr="00C178F6">
        <w:rPr>
          <w:rFonts w:eastAsiaTheme="minorEastAsia" w:cs="Times New Roman"/>
        </w:rPr>
        <w:tab/>
        <w:t xml:space="preserve">Maguire MJ, Nevitt SJ. Treatments for seizures in catamenial (menstrual-related) epilepsy. Cochrane Database Syst Rev. 2021; 9(9):CD013225. </w:t>
      </w:r>
    </w:p>
    <w:p w14:paraId="06E5848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16. </w:t>
      </w:r>
      <w:r w:rsidRPr="00C178F6">
        <w:rPr>
          <w:rFonts w:eastAsiaTheme="minorEastAsia" w:cs="Times New Roman"/>
        </w:rPr>
        <w:tab/>
      </w:r>
      <w:proofErr w:type="spellStart"/>
      <w:r w:rsidRPr="00C178F6">
        <w:rPr>
          <w:rFonts w:eastAsiaTheme="minorEastAsia" w:cs="Times New Roman"/>
        </w:rPr>
        <w:t>Alshakhouri</w:t>
      </w:r>
      <w:proofErr w:type="spellEnd"/>
      <w:r w:rsidRPr="00C178F6">
        <w:rPr>
          <w:rFonts w:eastAsiaTheme="minorEastAsia" w:cs="Times New Roman"/>
        </w:rPr>
        <w:t xml:space="preserve"> M, Sharpe C, Bergin P, Sumner RL. Female sex steroids and epilepsy: Part 2. A practical and human focus on catamenial epilepsy. Epilepsia. 2024; 65(3):569–82. </w:t>
      </w:r>
    </w:p>
    <w:p w14:paraId="7E17F0CF" w14:textId="2E1AB152" w:rsidR="004B250B" w:rsidRDefault="00E24A71" w:rsidP="00C178F6">
      <w:pPr>
        <w:pStyle w:val="Bibliography"/>
      </w:pPr>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rPr>
                <w:sz w:val="16"/>
              </w:rPr>
              <w:t>Healthy ovulatory</w:t>
            </w:r>
          </w:p>
        </w:tc>
        <w:tc>
          <w:tcPr>
            <w:tcW w:w="1088" w:type="dxa"/>
            <w:vAlign w:val="center"/>
          </w:tcPr>
          <w:p w14:paraId="7D83E65C" w14:textId="77777777" w:rsidR="004B250B" w:rsidRDefault="00000000">
            <w:pPr>
              <w:keepLines/>
              <w:spacing w:after="0"/>
            </w:pPr>
            <w:r>
              <w:rPr>
                <w:sz w:val="16"/>
              </w:rPr>
              <w:t>50,000</w:t>
            </w:r>
          </w:p>
        </w:tc>
        <w:tc>
          <w:tcPr>
            <w:tcW w:w="1088" w:type="dxa"/>
            <w:vAlign w:val="center"/>
          </w:tcPr>
          <w:p w14:paraId="48295AEC" w14:textId="77777777" w:rsidR="004B250B" w:rsidRDefault="00000000">
            <w:pPr>
              <w:keepLines/>
              <w:spacing w:after="0"/>
            </w:pPr>
            <w:r>
              <w:rPr>
                <w:sz w:val="16"/>
              </w:rPr>
              <w:t>31.5</w:t>
            </w:r>
          </w:p>
        </w:tc>
        <w:tc>
          <w:tcPr>
            <w:tcW w:w="1088" w:type="dxa"/>
            <w:vAlign w:val="center"/>
          </w:tcPr>
          <w:p w14:paraId="7591E12E" w14:textId="77777777" w:rsidR="004B250B" w:rsidRDefault="00000000">
            <w:pPr>
              <w:keepLines/>
              <w:spacing w:after="0"/>
            </w:pPr>
            <w:r>
              <w:rPr>
                <w:sz w:val="16"/>
              </w:rPr>
              <w:t>7.8</w:t>
            </w:r>
          </w:p>
        </w:tc>
        <w:tc>
          <w:tcPr>
            <w:tcW w:w="1088" w:type="dxa"/>
            <w:vAlign w:val="center"/>
          </w:tcPr>
          <w:p w14:paraId="78788C8E" w14:textId="77777777" w:rsidR="004B250B" w:rsidRDefault="00000000">
            <w:pPr>
              <w:keepLines/>
              <w:spacing w:after="0"/>
            </w:pPr>
            <w:r>
              <w:rPr>
                <w:sz w:val="16"/>
              </w:rPr>
              <w:t>29.15</w:t>
            </w:r>
          </w:p>
        </w:tc>
        <w:tc>
          <w:tcPr>
            <w:tcW w:w="1088" w:type="dxa"/>
            <w:vAlign w:val="center"/>
          </w:tcPr>
          <w:p w14:paraId="43B5248A" w14:textId="77777777" w:rsidR="004B250B" w:rsidRDefault="00000000">
            <w:pPr>
              <w:keepLines/>
              <w:spacing w:after="0"/>
            </w:pPr>
            <w:r>
              <w:rPr>
                <w:sz w:val="16"/>
              </w:rPr>
              <w:t>3.39</w:t>
            </w:r>
          </w:p>
        </w:tc>
        <w:tc>
          <w:tcPr>
            <w:tcW w:w="1088" w:type="dxa"/>
            <w:vAlign w:val="center"/>
          </w:tcPr>
          <w:p w14:paraId="17478CD7" w14:textId="77777777" w:rsidR="004B250B" w:rsidRDefault="00000000">
            <w:pPr>
              <w:keepLines/>
              <w:spacing w:after="0"/>
            </w:pPr>
            <w:r>
              <w:rPr>
                <w:sz w:val="16"/>
              </w:rPr>
              <w:t>100.0%</w:t>
            </w:r>
          </w:p>
        </w:tc>
        <w:tc>
          <w:tcPr>
            <w:tcW w:w="1088" w:type="dxa"/>
            <w:vAlign w:val="center"/>
          </w:tcPr>
          <w:p w14:paraId="2EF2CB41" w14:textId="77777777" w:rsidR="004B250B" w:rsidRDefault="00000000">
            <w:pPr>
              <w:keepLines/>
              <w:spacing w:after="0"/>
            </w:pPr>
            <w:r>
              <w:rPr>
                <w:sz w:val="16"/>
              </w:rPr>
              <w:t>2.46</w:t>
            </w:r>
          </w:p>
        </w:tc>
        <w:tc>
          <w:tcPr>
            <w:tcW w:w="1088" w:type="dxa"/>
            <w:vAlign w:val="center"/>
          </w:tcPr>
          <w:p w14:paraId="336C4A77" w14:textId="77777777" w:rsidR="004B250B" w:rsidRDefault="00000000">
            <w:pPr>
              <w:keepLines/>
              <w:spacing w:after="0"/>
            </w:pPr>
            <w:r>
              <w:rPr>
                <w:sz w:val="16"/>
              </w:rPr>
              <w:t>6.83</w:t>
            </w:r>
          </w:p>
        </w:tc>
      </w:tr>
      <w:tr w:rsidR="004B250B" w14:paraId="03F4B2BA" w14:textId="77777777">
        <w:trPr>
          <w:jc w:val="center"/>
        </w:trPr>
        <w:tc>
          <w:tcPr>
            <w:tcW w:w="1088" w:type="dxa"/>
            <w:vAlign w:val="center"/>
          </w:tcPr>
          <w:p w14:paraId="0A41E373" w14:textId="77777777" w:rsidR="004B250B" w:rsidRDefault="00000000">
            <w:pPr>
              <w:keepLines/>
              <w:spacing w:after="0"/>
            </w:pPr>
            <w:r>
              <w:rPr>
                <w:sz w:val="16"/>
              </w:rPr>
              <w:t>Heterogeneous menstruating-age</w:t>
            </w:r>
          </w:p>
        </w:tc>
        <w:tc>
          <w:tcPr>
            <w:tcW w:w="1088" w:type="dxa"/>
            <w:vAlign w:val="center"/>
          </w:tcPr>
          <w:p w14:paraId="1CBF6B6D" w14:textId="77777777" w:rsidR="004B250B" w:rsidRDefault="00000000">
            <w:pPr>
              <w:keepLines/>
              <w:spacing w:after="0"/>
            </w:pPr>
            <w:r>
              <w:rPr>
                <w:sz w:val="16"/>
              </w:rPr>
              <w:t>50,000</w:t>
            </w:r>
          </w:p>
        </w:tc>
        <w:tc>
          <w:tcPr>
            <w:tcW w:w="1088" w:type="dxa"/>
            <w:vAlign w:val="center"/>
          </w:tcPr>
          <w:p w14:paraId="7688F45C" w14:textId="77777777" w:rsidR="004B250B" w:rsidRDefault="00000000">
            <w:pPr>
              <w:keepLines/>
              <w:spacing w:after="0"/>
            </w:pPr>
            <w:r>
              <w:rPr>
                <w:sz w:val="16"/>
              </w:rPr>
              <w:t>34.0</w:t>
            </w:r>
          </w:p>
        </w:tc>
        <w:tc>
          <w:tcPr>
            <w:tcW w:w="1088" w:type="dxa"/>
            <w:vAlign w:val="center"/>
          </w:tcPr>
          <w:p w14:paraId="7F135D5C" w14:textId="77777777" w:rsidR="004B250B" w:rsidRDefault="00000000">
            <w:pPr>
              <w:keepLines/>
              <w:spacing w:after="0"/>
            </w:pPr>
            <w:r>
              <w:rPr>
                <w:sz w:val="16"/>
              </w:rPr>
              <w:t>12.1</w:t>
            </w:r>
          </w:p>
        </w:tc>
        <w:tc>
          <w:tcPr>
            <w:tcW w:w="1088" w:type="dxa"/>
            <w:vAlign w:val="center"/>
          </w:tcPr>
          <w:p w14:paraId="24F1A0DD" w14:textId="77777777" w:rsidR="004B250B" w:rsidRDefault="00000000">
            <w:pPr>
              <w:keepLines/>
              <w:spacing w:after="0"/>
            </w:pPr>
            <w:r>
              <w:rPr>
                <w:sz w:val="16"/>
              </w:rPr>
              <w:t>30.92</w:t>
            </w:r>
          </w:p>
        </w:tc>
        <w:tc>
          <w:tcPr>
            <w:tcW w:w="1088" w:type="dxa"/>
            <w:vAlign w:val="center"/>
          </w:tcPr>
          <w:p w14:paraId="64B4FD4C" w14:textId="77777777" w:rsidR="004B250B" w:rsidRDefault="00000000">
            <w:pPr>
              <w:keepLines/>
              <w:spacing w:after="0"/>
            </w:pPr>
            <w:r>
              <w:rPr>
                <w:sz w:val="16"/>
              </w:rPr>
              <w:t>4.74</w:t>
            </w:r>
          </w:p>
        </w:tc>
        <w:tc>
          <w:tcPr>
            <w:tcW w:w="1088" w:type="dxa"/>
            <w:vAlign w:val="center"/>
          </w:tcPr>
          <w:p w14:paraId="0E664399" w14:textId="77777777" w:rsidR="004B250B" w:rsidRDefault="00000000">
            <w:pPr>
              <w:keepLines/>
              <w:spacing w:after="0"/>
            </w:pPr>
            <w:r>
              <w:rPr>
                <w:sz w:val="16"/>
              </w:rPr>
              <w:t>79.0%</w:t>
            </w:r>
          </w:p>
        </w:tc>
        <w:tc>
          <w:tcPr>
            <w:tcW w:w="1088" w:type="dxa"/>
            <w:vAlign w:val="center"/>
          </w:tcPr>
          <w:p w14:paraId="043C0925" w14:textId="77777777" w:rsidR="004B250B" w:rsidRDefault="00000000">
            <w:pPr>
              <w:keepLines/>
              <w:spacing w:after="0"/>
            </w:pPr>
            <w:r>
              <w:rPr>
                <w:sz w:val="16"/>
              </w:rPr>
              <w:t>2.45</w:t>
            </w:r>
          </w:p>
        </w:tc>
        <w:tc>
          <w:tcPr>
            <w:tcW w:w="1088" w:type="dxa"/>
            <w:vAlign w:val="center"/>
          </w:tcPr>
          <w:p w14:paraId="0E378BA3" w14:textId="77777777" w:rsidR="004B250B" w:rsidRDefault="00000000">
            <w:pPr>
              <w:keepLines/>
              <w:spacing w:after="0"/>
            </w:pPr>
            <w:r>
              <w:rPr>
                <w:sz w:val="16"/>
              </w:rP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rPr>
                <w:sz w:val="14"/>
              </w:rPr>
              <w:t>Healthy ovulatory</w:t>
            </w:r>
          </w:p>
        </w:tc>
        <w:tc>
          <w:tcPr>
            <w:tcW w:w="1399" w:type="dxa"/>
            <w:vAlign w:val="center"/>
          </w:tcPr>
          <w:p w14:paraId="6EC5E3C2" w14:textId="77777777" w:rsidR="004B250B" w:rsidRDefault="00000000">
            <w:pPr>
              <w:keepLines/>
              <w:spacing w:after="0"/>
            </w:pPr>
            <w:r>
              <w:rPr>
                <w:sz w:val="14"/>
              </w:rPr>
              <w:t>36-month full diary</w:t>
            </w:r>
          </w:p>
        </w:tc>
        <w:tc>
          <w:tcPr>
            <w:tcW w:w="1399" w:type="dxa"/>
            <w:vAlign w:val="center"/>
          </w:tcPr>
          <w:p w14:paraId="38BF7EAA" w14:textId="77777777" w:rsidR="004B250B" w:rsidRDefault="00000000">
            <w:pPr>
              <w:keepLines/>
              <w:spacing w:after="0"/>
            </w:pPr>
            <w:r>
              <w:rPr>
                <w:sz w:val="14"/>
              </w:rPr>
              <w:t>Windowed Herzog thresholds</w:t>
            </w:r>
          </w:p>
        </w:tc>
        <w:tc>
          <w:tcPr>
            <w:tcW w:w="1399" w:type="dxa"/>
            <w:vAlign w:val="center"/>
          </w:tcPr>
          <w:p w14:paraId="256B1CE5" w14:textId="77777777" w:rsidR="004B250B" w:rsidRDefault="00000000">
            <w:pPr>
              <w:keepLines/>
              <w:spacing w:after="0"/>
            </w:pPr>
            <w:r>
              <w:rPr>
                <w:sz w:val="14"/>
              </w:rPr>
              <w:t>49,605 / 50,000</w:t>
            </w:r>
          </w:p>
        </w:tc>
        <w:tc>
          <w:tcPr>
            <w:tcW w:w="1399" w:type="dxa"/>
            <w:vAlign w:val="center"/>
          </w:tcPr>
          <w:p w14:paraId="19404E91" w14:textId="77777777" w:rsidR="004B250B" w:rsidRDefault="00000000">
            <w:pPr>
              <w:keepLines/>
              <w:spacing w:after="0"/>
            </w:pPr>
            <w:r>
              <w:rPr>
                <w:sz w:val="14"/>
              </w:rPr>
              <w:t>11.7 (11.4–11.9)</w:t>
            </w:r>
          </w:p>
        </w:tc>
        <w:tc>
          <w:tcPr>
            <w:tcW w:w="1399" w:type="dxa"/>
            <w:vAlign w:val="center"/>
          </w:tcPr>
          <w:p w14:paraId="5312CE31" w14:textId="77777777" w:rsidR="004B250B" w:rsidRDefault="00000000">
            <w:pPr>
              <w:keepLines/>
              <w:spacing w:after="0"/>
            </w:pPr>
            <w:r>
              <w:rPr>
                <w:sz w:val="14"/>
              </w:rPr>
              <w:t>11.6</w:t>
            </w:r>
          </w:p>
        </w:tc>
        <w:tc>
          <w:tcPr>
            <w:tcW w:w="1399" w:type="dxa"/>
            <w:vAlign w:val="center"/>
          </w:tcPr>
          <w:p w14:paraId="137D0C83" w14:textId="77777777" w:rsidR="004B250B" w:rsidRDefault="00000000">
            <w:pPr>
              <w:keepLines/>
              <w:spacing w:after="0"/>
            </w:pPr>
            <w:r>
              <w:rPr>
                <w:sz w:val="14"/>
              </w:rPr>
              <w:t>0.8</w:t>
            </w:r>
          </w:p>
        </w:tc>
      </w:tr>
      <w:tr w:rsidR="004B250B" w14:paraId="1C8F5AA8" w14:textId="77777777">
        <w:trPr>
          <w:jc w:val="center"/>
        </w:trPr>
        <w:tc>
          <w:tcPr>
            <w:tcW w:w="1399" w:type="dxa"/>
            <w:vAlign w:val="center"/>
          </w:tcPr>
          <w:p w14:paraId="58E08388" w14:textId="77777777" w:rsidR="004B250B" w:rsidRDefault="004B250B">
            <w:pPr>
              <w:keepLines/>
              <w:spacing w:after="0"/>
            </w:pPr>
          </w:p>
        </w:tc>
        <w:tc>
          <w:tcPr>
            <w:tcW w:w="1399" w:type="dxa"/>
            <w:vAlign w:val="center"/>
          </w:tcPr>
          <w:p w14:paraId="3822DEFC" w14:textId="77777777" w:rsidR="004B250B" w:rsidRDefault="004B250B">
            <w:pPr>
              <w:keepLines/>
              <w:spacing w:after="0"/>
            </w:pPr>
          </w:p>
        </w:tc>
        <w:tc>
          <w:tcPr>
            <w:tcW w:w="1399" w:type="dxa"/>
            <w:vAlign w:val="center"/>
          </w:tcPr>
          <w:p w14:paraId="2CD13693" w14:textId="77777777" w:rsidR="004B250B" w:rsidRDefault="00000000">
            <w:pPr>
              <w:keepLines/>
              <w:spacing w:after="0"/>
            </w:pPr>
            <w:r>
              <w:rPr>
                <w:sz w:val="14"/>
              </w:rPr>
              <w:t>Windowed Herzog C1/C2 union</w:t>
            </w:r>
          </w:p>
        </w:tc>
        <w:tc>
          <w:tcPr>
            <w:tcW w:w="1399" w:type="dxa"/>
            <w:vAlign w:val="center"/>
          </w:tcPr>
          <w:p w14:paraId="712774C0" w14:textId="77777777" w:rsidR="004B250B" w:rsidRDefault="00000000">
            <w:pPr>
              <w:keepLines/>
              <w:spacing w:after="0"/>
            </w:pPr>
            <w:r>
              <w:rPr>
                <w:sz w:val="14"/>
              </w:rPr>
              <w:t>49,605 / 50,000</w:t>
            </w:r>
          </w:p>
        </w:tc>
        <w:tc>
          <w:tcPr>
            <w:tcW w:w="1399" w:type="dxa"/>
            <w:vAlign w:val="center"/>
          </w:tcPr>
          <w:p w14:paraId="11B6D14E" w14:textId="77777777" w:rsidR="004B250B" w:rsidRDefault="00000000">
            <w:pPr>
              <w:keepLines/>
              <w:spacing w:after="0"/>
            </w:pPr>
            <w:r>
              <w:rPr>
                <w:sz w:val="14"/>
              </w:rPr>
              <w:t>11.7 (11.4–11.9)</w:t>
            </w:r>
          </w:p>
        </w:tc>
        <w:tc>
          <w:tcPr>
            <w:tcW w:w="1399" w:type="dxa"/>
            <w:vAlign w:val="center"/>
          </w:tcPr>
          <w:p w14:paraId="2D8851DD" w14:textId="77777777" w:rsidR="004B250B" w:rsidRDefault="00000000">
            <w:pPr>
              <w:keepLines/>
              <w:spacing w:after="0"/>
            </w:pPr>
            <w:r>
              <w:rPr>
                <w:sz w:val="14"/>
              </w:rPr>
              <w:t>11.6</w:t>
            </w:r>
          </w:p>
        </w:tc>
        <w:tc>
          <w:tcPr>
            <w:tcW w:w="1399" w:type="dxa"/>
            <w:vAlign w:val="center"/>
          </w:tcPr>
          <w:p w14:paraId="61B94B6C" w14:textId="77777777" w:rsidR="004B250B" w:rsidRDefault="00000000">
            <w:pPr>
              <w:keepLines/>
              <w:spacing w:after="0"/>
            </w:pPr>
            <w:r>
              <w:rPr>
                <w:sz w:val="14"/>
              </w:rPr>
              <w:t>0.8</w:t>
            </w:r>
          </w:p>
        </w:tc>
      </w:tr>
      <w:tr w:rsidR="004B250B" w14:paraId="3E939E1B" w14:textId="77777777">
        <w:trPr>
          <w:jc w:val="center"/>
        </w:trPr>
        <w:tc>
          <w:tcPr>
            <w:tcW w:w="1399" w:type="dxa"/>
            <w:vAlign w:val="center"/>
          </w:tcPr>
          <w:p w14:paraId="4295B280" w14:textId="77777777" w:rsidR="004B250B" w:rsidRDefault="004B250B">
            <w:pPr>
              <w:keepLines/>
              <w:spacing w:after="0"/>
            </w:pPr>
          </w:p>
        </w:tc>
        <w:tc>
          <w:tcPr>
            <w:tcW w:w="1399" w:type="dxa"/>
            <w:vAlign w:val="center"/>
          </w:tcPr>
          <w:p w14:paraId="03EDBFAE" w14:textId="77777777" w:rsidR="004B250B" w:rsidRDefault="004B250B">
            <w:pPr>
              <w:keepLines/>
              <w:spacing w:after="0"/>
            </w:pPr>
          </w:p>
        </w:tc>
        <w:tc>
          <w:tcPr>
            <w:tcW w:w="1399" w:type="dxa"/>
            <w:vAlign w:val="center"/>
          </w:tcPr>
          <w:p w14:paraId="52DF2E42" w14:textId="77777777" w:rsidR="004B250B" w:rsidRDefault="00000000">
            <w:pPr>
              <w:keepLines/>
              <w:spacing w:after="0"/>
            </w:pPr>
            <w:r>
              <w:rPr>
                <w:sz w:val="14"/>
              </w:rPr>
              <w:t>Herzog C1/C2 + ≥4 seizure-day minimum</w:t>
            </w:r>
          </w:p>
        </w:tc>
        <w:tc>
          <w:tcPr>
            <w:tcW w:w="1399" w:type="dxa"/>
            <w:vAlign w:val="center"/>
          </w:tcPr>
          <w:p w14:paraId="56FE6EB8" w14:textId="77777777" w:rsidR="004B250B" w:rsidRDefault="00000000">
            <w:pPr>
              <w:keepLines/>
              <w:spacing w:after="0"/>
            </w:pPr>
            <w:r>
              <w:rPr>
                <w:sz w:val="14"/>
              </w:rPr>
              <w:t>48,359 / 50,000</w:t>
            </w:r>
          </w:p>
        </w:tc>
        <w:tc>
          <w:tcPr>
            <w:tcW w:w="1399" w:type="dxa"/>
            <w:vAlign w:val="center"/>
          </w:tcPr>
          <w:p w14:paraId="79EA7363" w14:textId="77777777" w:rsidR="004B250B" w:rsidRDefault="00000000">
            <w:pPr>
              <w:keepLines/>
              <w:spacing w:after="0"/>
            </w:pPr>
            <w:r>
              <w:rPr>
                <w:sz w:val="14"/>
              </w:rPr>
              <w:t>10.6 (10.3–10.9)</w:t>
            </w:r>
          </w:p>
        </w:tc>
        <w:tc>
          <w:tcPr>
            <w:tcW w:w="1399" w:type="dxa"/>
            <w:vAlign w:val="center"/>
          </w:tcPr>
          <w:p w14:paraId="3259A868" w14:textId="77777777" w:rsidR="004B250B" w:rsidRDefault="00000000">
            <w:pPr>
              <w:keepLines/>
              <w:spacing w:after="0"/>
            </w:pPr>
            <w:r>
              <w:rPr>
                <w:sz w:val="14"/>
              </w:rPr>
              <w:t>10.3</w:t>
            </w:r>
          </w:p>
        </w:tc>
        <w:tc>
          <w:tcPr>
            <w:tcW w:w="1399" w:type="dxa"/>
            <w:vAlign w:val="center"/>
          </w:tcPr>
          <w:p w14:paraId="349E78F8" w14:textId="77777777" w:rsidR="004B250B" w:rsidRDefault="00000000">
            <w:pPr>
              <w:keepLines/>
              <w:spacing w:after="0"/>
            </w:pPr>
            <w:r>
              <w:rPr>
                <w:sz w:val="14"/>
              </w:rPr>
              <w:t>3.3</w:t>
            </w:r>
          </w:p>
        </w:tc>
      </w:tr>
      <w:tr w:rsidR="004B250B" w14:paraId="47FBAD71" w14:textId="77777777">
        <w:trPr>
          <w:jc w:val="center"/>
        </w:trPr>
        <w:tc>
          <w:tcPr>
            <w:tcW w:w="1399" w:type="dxa"/>
            <w:vAlign w:val="center"/>
          </w:tcPr>
          <w:p w14:paraId="40254DBF" w14:textId="77777777" w:rsidR="004B250B" w:rsidRDefault="004B250B">
            <w:pPr>
              <w:keepLines/>
              <w:spacing w:after="0"/>
            </w:pPr>
          </w:p>
        </w:tc>
        <w:tc>
          <w:tcPr>
            <w:tcW w:w="1399" w:type="dxa"/>
            <w:vAlign w:val="center"/>
          </w:tcPr>
          <w:p w14:paraId="72246D5A" w14:textId="77777777" w:rsidR="004B250B" w:rsidRDefault="004B250B">
            <w:pPr>
              <w:keepLines/>
              <w:spacing w:after="0"/>
            </w:pPr>
          </w:p>
        </w:tc>
        <w:tc>
          <w:tcPr>
            <w:tcW w:w="1399" w:type="dxa"/>
            <w:vAlign w:val="center"/>
          </w:tcPr>
          <w:p w14:paraId="7A841525" w14:textId="77777777" w:rsidR="004B250B" w:rsidRDefault="00000000">
            <w:pPr>
              <w:keepLines/>
              <w:spacing w:after="0"/>
            </w:pPr>
            <w:r>
              <w:rPr>
                <w:sz w:val="14"/>
              </w:rPr>
              <w:t>Negative-binomial C1/C2 calibration</w:t>
            </w:r>
          </w:p>
        </w:tc>
        <w:tc>
          <w:tcPr>
            <w:tcW w:w="1399" w:type="dxa"/>
            <w:vAlign w:val="center"/>
          </w:tcPr>
          <w:p w14:paraId="382C2B98" w14:textId="77777777" w:rsidR="004B250B" w:rsidRDefault="00000000">
            <w:pPr>
              <w:keepLines/>
              <w:spacing w:after="0"/>
            </w:pPr>
            <w:r>
              <w:rPr>
                <w:sz w:val="14"/>
              </w:rPr>
              <w:t>48,359 / 50,000</w:t>
            </w:r>
          </w:p>
        </w:tc>
        <w:tc>
          <w:tcPr>
            <w:tcW w:w="1399" w:type="dxa"/>
            <w:vAlign w:val="center"/>
          </w:tcPr>
          <w:p w14:paraId="11914980" w14:textId="77777777" w:rsidR="004B250B" w:rsidRDefault="00000000">
            <w:pPr>
              <w:keepLines/>
              <w:spacing w:after="0"/>
            </w:pPr>
            <w:r>
              <w:rPr>
                <w:sz w:val="14"/>
              </w:rPr>
              <w:t>4.4 (4.2–4.6)</w:t>
            </w:r>
          </w:p>
        </w:tc>
        <w:tc>
          <w:tcPr>
            <w:tcW w:w="1399" w:type="dxa"/>
            <w:vAlign w:val="center"/>
          </w:tcPr>
          <w:p w14:paraId="0DBD80D4" w14:textId="77777777" w:rsidR="004B250B" w:rsidRDefault="00000000">
            <w:pPr>
              <w:keepLines/>
              <w:spacing w:after="0"/>
            </w:pPr>
            <w:r>
              <w:rPr>
                <w:sz w:val="14"/>
              </w:rPr>
              <w:t>4.3</w:t>
            </w:r>
          </w:p>
        </w:tc>
        <w:tc>
          <w:tcPr>
            <w:tcW w:w="1399" w:type="dxa"/>
            <w:vAlign w:val="center"/>
          </w:tcPr>
          <w:p w14:paraId="3A0409E0" w14:textId="77777777" w:rsidR="004B250B" w:rsidRDefault="00000000">
            <w:pPr>
              <w:keepLines/>
              <w:spacing w:after="0"/>
            </w:pPr>
            <w:r>
              <w:rPr>
                <w:sz w:val="14"/>
              </w:rPr>
              <w:t>3.3</w:t>
            </w:r>
          </w:p>
        </w:tc>
      </w:tr>
      <w:tr w:rsidR="004B250B" w14:paraId="64FB3262" w14:textId="77777777">
        <w:trPr>
          <w:jc w:val="center"/>
        </w:trPr>
        <w:tc>
          <w:tcPr>
            <w:tcW w:w="1399" w:type="dxa"/>
            <w:vAlign w:val="center"/>
          </w:tcPr>
          <w:p w14:paraId="1D39A471" w14:textId="77777777" w:rsidR="004B250B" w:rsidRDefault="004B250B">
            <w:pPr>
              <w:keepLines/>
              <w:spacing w:after="0"/>
            </w:pPr>
          </w:p>
        </w:tc>
        <w:tc>
          <w:tcPr>
            <w:tcW w:w="1399" w:type="dxa"/>
            <w:vAlign w:val="center"/>
          </w:tcPr>
          <w:p w14:paraId="4766351A" w14:textId="77777777" w:rsidR="004B250B" w:rsidRDefault="00000000">
            <w:pPr>
              <w:keepLines/>
              <w:spacing w:after="0"/>
            </w:pPr>
            <w:r>
              <w:rPr>
                <w:sz w:val="14"/>
              </w:rPr>
              <w:t>3-month calendar</w:t>
            </w:r>
          </w:p>
        </w:tc>
        <w:tc>
          <w:tcPr>
            <w:tcW w:w="1399" w:type="dxa"/>
            <w:vAlign w:val="center"/>
          </w:tcPr>
          <w:p w14:paraId="37100D2C" w14:textId="77777777" w:rsidR="004B250B" w:rsidRDefault="00000000">
            <w:pPr>
              <w:keepLines/>
              <w:spacing w:after="0"/>
            </w:pPr>
            <w:r>
              <w:rPr>
                <w:sz w:val="14"/>
              </w:rPr>
              <w:t>Windowed Herzog thresholds</w:t>
            </w:r>
          </w:p>
        </w:tc>
        <w:tc>
          <w:tcPr>
            <w:tcW w:w="1399" w:type="dxa"/>
            <w:vAlign w:val="center"/>
          </w:tcPr>
          <w:p w14:paraId="7DD62BF2" w14:textId="77777777" w:rsidR="004B250B" w:rsidRDefault="00000000">
            <w:pPr>
              <w:keepLines/>
              <w:spacing w:after="0"/>
            </w:pPr>
            <w:r>
              <w:rPr>
                <w:sz w:val="14"/>
              </w:rPr>
              <w:t>45,321 / 50,000</w:t>
            </w:r>
          </w:p>
        </w:tc>
        <w:tc>
          <w:tcPr>
            <w:tcW w:w="1399" w:type="dxa"/>
            <w:vAlign w:val="center"/>
          </w:tcPr>
          <w:p w14:paraId="1C60D063" w14:textId="77777777" w:rsidR="004B250B" w:rsidRDefault="00000000">
            <w:pPr>
              <w:keepLines/>
              <w:spacing w:after="0"/>
            </w:pPr>
            <w:r>
              <w:rPr>
                <w:sz w:val="14"/>
              </w:rPr>
              <w:t>41.4 (41.0–41.9)</w:t>
            </w:r>
          </w:p>
        </w:tc>
        <w:tc>
          <w:tcPr>
            <w:tcW w:w="1399" w:type="dxa"/>
            <w:vAlign w:val="center"/>
          </w:tcPr>
          <w:p w14:paraId="492727FA" w14:textId="77777777" w:rsidR="004B250B" w:rsidRDefault="00000000">
            <w:pPr>
              <w:keepLines/>
              <w:spacing w:after="0"/>
            </w:pPr>
            <w:r>
              <w:rPr>
                <w:sz w:val="14"/>
              </w:rPr>
              <w:t>37.5</w:t>
            </w:r>
          </w:p>
        </w:tc>
        <w:tc>
          <w:tcPr>
            <w:tcW w:w="1399" w:type="dxa"/>
            <w:vAlign w:val="center"/>
          </w:tcPr>
          <w:p w14:paraId="7E357CA1" w14:textId="77777777" w:rsidR="004B250B" w:rsidRDefault="00000000">
            <w:pPr>
              <w:keepLines/>
              <w:spacing w:after="0"/>
            </w:pPr>
            <w:r>
              <w:rPr>
                <w:sz w:val="14"/>
              </w:rPr>
              <w:t>9.4</w:t>
            </w:r>
          </w:p>
        </w:tc>
      </w:tr>
      <w:tr w:rsidR="004B250B" w14:paraId="5CE41D4C" w14:textId="77777777">
        <w:trPr>
          <w:jc w:val="center"/>
        </w:trPr>
        <w:tc>
          <w:tcPr>
            <w:tcW w:w="1399" w:type="dxa"/>
            <w:vAlign w:val="center"/>
          </w:tcPr>
          <w:p w14:paraId="13C8CA39" w14:textId="77777777" w:rsidR="004B250B" w:rsidRDefault="004B250B">
            <w:pPr>
              <w:keepLines/>
              <w:spacing w:after="0"/>
            </w:pPr>
          </w:p>
        </w:tc>
        <w:tc>
          <w:tcPr>
            <w:tcW w:w="1399" w:type="dxa"/>
            <w:vAlign w:val="center"/>
          </w:tcPr>
          <w:p w14:paraId="1902A069" w14:textId="77777777" w:rsidR="004B250B" w:rsidRDefault="00000000">
            <w:pPr>
              <w:keepLines/>
              <w:spacing w:after="0"/>
            </w:pPr>
            <w:r>
              <w:rPr>
                <w:sz w:val="14"/>
              </w:rPr>
              <w:t>3 complete cycles</w:t>
            </w:r>
          </w:p>
        </w:tc>
        <w:tc>
          <w:tcPr>
            <w:tcW w:w="1399" w:type="dxa"/>
            <w:vAlign w:val="center"/>
          </w:tcPr>
          <w:p w14:paraId="14D09C5C" w14:textId="77777777" w:rsidR="004B250B" w:rsidRDefault="00000000">
            <w:pPr>
              <w:keepLines/>
              <w:spacing w:after="0"/>
            </w:pPr>
            <w:r>
              <w:rPr>
                <w:sz w:val="14"/>
              </w:rPr>
              <w:t>Exact Herzog 2004, any pattern</w:t>
            </w:r>
          </w:p>
        </w:tc>
        <w:tc>
          <w:tcPr>
            <w:tcW w:w="1399" w:type="dxa"/>
            <w:vAlign w:val="center"/>
          </w:tcPr>
          <w:p w14:paraId="220B4273" w14:textId="77777777" w:rsidR="004B250B" w:rsidRDefault="00000000">
            <w:pPr>
              <w:keepLines/>
              <w:spacing w:after="0"/>
            </w:pPr>
            <w:r>
              <w:rPr>
                <w:sz w:val="14"/>
              </w:rPr>
              <w:t>23,206 / 50,000</w:t>
            </w:r>
          </w:p>
        </w:tc>
        <w:tc>
          <w:tcPr>
            <w:tcW w:w="1399" w:type="dxa"/>
            <w:vAlign w:val="center"/>
          </w:tcPr>
          <w:p w14:paraId="25010521" w14:textId="77777777" w:rsidR="004B250B" w:rsidRDefault="00000000">
            <w:pPr>
              <w:keepLines/>
              <w:spacing w:after="0"/>
            </w:pPr>
            <w:r>
              <w:rPr>
                <w:sz w:val="14"/>
              </w:rPr>
              <w:t>50.0 (49.3–50.6)</w:t>
            </w:r>
          </w:p>
        </w:tc>
        <w:tc>
          <w:tcPr>
            <w:tcW w:w="1399" w:type="dxa"/>
            <w:vAlign w:val="center"/>
          </w:tcPr>
          <w:p w14:paraId="332E842D" w14:textId="77777777" w:rsidR="004B250B" w:rsidRDefault="00000000">
            <w:pPr>
              <w:keepLines/>
              <w:spacing w:after="0"/>
            </w:pPr>
            <w:r>
              <w:rPr>
                <w:sz w:val="14"/>
              </w:rPr>
              <w:t>23.2</w:t>
            </w:r>
          </w:p>
        </w:tc>
        <w:tc>
          <w:tcPr>
            <w:tcW w:w="1399" w:type="dxa"/>
            <w:vAlign w:val="center"/>
          </w:tcPr>
          <w:p w14:paraId="1A918D3D" w14:textId="77777777" w:rsidR="004B250B" w:rsidRDefault="00000000">
            <w:pPr>
              <w:keepLines/>
              <w:spacing w:after="0"/>
            </w:pPr>
            <w:r>
              <w:rPr>
                <w:sz w:val="14"/>
              </w:rPr>
              <w:t>53.6</w:t>
            </w:r>
          </w:p>
        </w:tc>
      </w:tr>
      <w:tr w:rsidR="004B250B" w14:paraId="628176C4" w14:textId="77777777">
        <w:trPr>
          <w:jc w:val="center"/>
        </w:trPr>
        <w:tc>
          <w:tcPr>
            <w:tcW w:w="1399" w:type="dxa"/>
            <w:vAlign w:val="center"/>
          </w:tcPr>
          <w:p w14:paraId="3644D908" w14:textId="77777777" w:rsidR="004B250B" w:rsidRDefault="00000000">
            <w:pPr>
              <w:keepLines/>
              <w:spacing w:after="0"/>
            </w:pPr>
            <w:r>
              <w:rPr>
                <w:sz w:val="14"/>
              </w:rPr>
              <w:t>Heterogeneous menstruating-age</w:t>
            </w:r>
          </w:p>
        </w:tc>
        <w:tc>
          <w:tcPr>
            <w:tcW w:w="1399" w:type="dxa"/>
            <w:vAlign w:val="center"/>
          </w:tcPr>
          <w:p w14:paraId="0A46DB61" w14:textId="77777777" w:rsidR="004B250B" w:rsidRDefault="00000000">
            <w:pPr>
              <w:keepLines/>
              <w:spacing w:after="0"/>
            </w:pPr>
            <w:r>
              <w:rPr>
                <w:sz w:val="14"/>
              </w:rPr>
              <w:t>36-month full diary</w:t>
            </w:r>
          </w:p>
        </w:tc>
        <w:tc>
          <w:tcPr>
            <w:tcW w:w="1399" w:type="dxa"/>
            <w:vAlign w:val="center"/>
          </w:tcPr>
          <w:p w14:paraId="5B5AD90D" w14:textId="77777777" w:rsidR="004B250B" w:rsidRDefault="00000000">
            <w:pPr>
              <w:keepLines/>
              <w:spacing w:after="0"/>
            </w:pPr>
            <w:r>
              <w:rPr>
                <w:sz w:val="14"/>
              </w:rPr>
              <w:t>Windowed Herzog thresholds</w:t>
            </w:r>
          </w:p>
        </w:tc>
        <w:tc>
          <w:tcPr>
            <w:tcW w:w="1399" w:type="dxa"/>
            <w:vAlign w:val="center"/>
          </w:tcPr>
          <w:p w14:paraId="4745A622" w14:textId="77777777" w:rsidR="004B250B" w:rsidRDefault="00000000">
            <w:pPr>
              <w:keepLines/>
              <w:spacing w:after="0"/>
            </w:pPr>
            <w:r>
              <w:rPr>
                <w:sz w:val="14"/>
              </w:rPr>
              <w:t>49,587 / 50,000</w:t>
            </w:r>
          </w:p>
        </w:tc>
        <w:tc>
          <w:tcPr>
            <w:tcW w:w="1399" w:type="dxa"/>
            <w:vAlign w:val="center"/>
          </w:tcPr>
          <w:p w14:paraId="56033B18" w14:textId="77777777" w:rsidR="004B250B" w:rsidRDefault="00000000">
            <w:pPr>
              <w:keepLines/>
              <w:spacing w:after="0"/>
            </w:pPr>
            <w:r>
              <w:rPr>
                <w:sz w:val="14"/>
              </w:rPr>
              <w:t>36.0 (35.6–36.5)</w:t>
            </w:r>
          </w:p>
        </w:tc>
        <w:tc>
          <w:tcPr>
            <w:tcW w:w="1399" w:type="dxa"/>
            <w:vAlign w:val="center"/>
          </w:tcPr>
          <w:p w14:paraId="54FEF244" w14:textId="77777777" w:rsidR="004B250B" w:rsidRDefault="00000000">
            <w:pPr>
              <w:keepLines/>
              <w:spacing w:after="0"/>
            </w:pPr>
            <w:r>
              <w:rPr>
                <w:sz w:val="14"/>
              </w:rPr>
              <w:t>35.7</w:t>
            </w:r>
          </w:p>
        </w:tc>
        <w:tc>
          <w:tcPr>
            <w:tcW w:w="1399" w:type="dxa"/>
            <w:vAlign w:val="center"/>
          </w:tcPr>
          <w:p w14:paraId="53A0FFC8" w14:textId="77777777" w:rsidR="004B250B" w:rsidRDefault="00000000">
            <w:pPr>
              <w:keepLines/>
              <w:spacing w:after="0"/>
            </w:pPr>
            <w:r>
              <w:rPr>
                <w:sz w:val="14"/>
              </w:rPr>
              <w:t>0.8</w:t>
            </w:r>
          </w:p>
        </w:tc>
      </w:tr>
      <w:tr w:rsidR="004B250B" w14:paraId="74EB13DB" w14:textId="77777777">
        <w:trPr>
          <w:jc w:val="center"/>
        </w:trPr>
        <w:tc>
          <w:tcPr>
            <w:tcW w:w="1399" w:type="dxa"/>
            <w:vAlign w:val="center"/>
          </w:tcPr>
          <w:p w14:paraId="1BB6389D" w14:textId="77777777" w:rsidR="004B250B" w:rsidRDefault="004B250B">
            <w:pPr>
              <w:keepLines/>
              <w:spacing w:after="0"/>
            </w:pPr>
          </w:p>
        </w:tc>
        <w:tc>
          <w:tcPr>
            <w:tcW w:w="1399" w:type="dxa"/>
            <w:vAlign w:val="center"/>
          </w:tcPr>
          <w:p w14:paraId="38A698BB" w14:textId="77777777" w:rsidR="004B250B" w:rsidRDefault="004B250B">
            <w:pPr>
              <w:keepLines/>
              <w:spacing w:after="0"/>
            </w:pPr>
          </w:p>
        </w:tc>
        <w:tc>
          <w:tcPr>
            <w:tcW w:w="1399" w:type="dxa"/>
            <w:vAlign w:val="center"/>
          </w:tcPr>
          <w:p w14:paraId="6A3E1286" w14:textId="77777777" w:rsidR="004B250B" w:rsidRDefault="00000000">
            <w:pPr>
              <w:keepLines/>
              <w:spacing w:after="0"/>
            </w:pPr>
            <w:r>
              <w:rPr>
                <w:sz w:val="14"/>
              </w:rPr>
              <w:t>Windowed Herzog C1/C2 union</w:t>
            </w:r>
          </w:p>
        </w:tc>
        <w:tc>
          <w:tcPr>
            <w:tcW w:w="1399" w:type="dxa"/>
            <w:vAlign w:val="center"/>
          </w:tcPr>
          <w:p w14:paraId="6A59A1A7" w14:textId="77777777" w:rsidR="004B250B" w:rsidRDefault="00000000">
            <w:pPr>
              <w:keepLines/>
              <w:spacing w:after="0"/>
            </w:pPr>
            <w:r>
              <w:rPr>
                <w:sz w:val="14"/>
              </w:rPr>
              <w:t>49,587 / 50,000</w:t>
            </w:r>
          </w:p>
        </w:tc>
        <w:tc>
          <w:tcPr>
            <w:tcW w:w="1399" w:type="dxa"/>
            <w:vAlign w:val="center"/>
          </w:tcPr>
          <w:p w14:paraId="0B9B70FE" w14:textId="77777777" w:rsidR="004B250B" w:rsidRDefault="00000000">
            <w:pPr>
              <w:keepLines/>
              <w:spacing w:after="0"/>
            </w:pPr>
            <w:r>
              <w:rPr>
                <w:sz w:val="14"/>
              </w:rPr>
              <w:t>11.7 (11.4–12.0)</w:t>
            </w:r>
          </w:p>
        </w:tc>
        <w:tc>
          <w:tcPr>
            <w:tcW w:w="1399" w:type="dxa"/>
            <w:vAlign w:val="center"/>
          </w:tcPr>
          <w:p w14:paraId="654A7446" w14:textId="77777777" w:rsidR="004B250B" w:rsidRDefault="00000000">
            <w:pPr>
              <w:keepLines/>
              <w:spacing w:after="0"/>
            </w:pPr>
            <w:r>
              <w:rPr>
                <w:sz w:val="14"/>
              </w:rPr>
              <w:t>11.6</w:t>
            </w:r>
          </w:p>
        </w:tc>
        <w:tc>
          <w:tcPr>
            <w:tcW w:w="1399" w:type="dxa"/>
            <w:vAlign w:val="center"/>
          </w:tcPr>
          <w:p w14:paraId="745B7D84" w14:textId="77777777" w:rsidR="004B250B" w:rsidRDefault="00000000">
            <w:pPr>
              <w:keepLines/>
              <w:spacing w:after="0"/>
            </w:pPr>
            <w:r>
              <w:rPr>
                <w:sz w:val="14"/>
              </w:rPr>
              <w:t>0.8</w:t>
            </w:r>
          </w:p>
        </w:tc>
      </w:tr>
      <w:tr w:rsidR="004B250B" w14:paraId="5234E095" w14:textId="77777777">
        <w:trPr>
          <w:jc w:val="center"/>
        </w:trPr>
        <w:tc>
          <w:tcPr>
            <w:tcW w:w="1399" w:type="dxa"/>
            <w:vAlign w:val="center"/>
          </w:tcPr>
          <w:p w14:paraId="7965AFC4" w14:textId="77777777" w:rsidR="004B250B" w:rsidRDefault="004B250B">
            <w:pPr>
              <w:keepLines/>
              <w:spacing w:after="0"/>
            </w:pPr>
          </w:p>
        </w:tc>
        <w:tc>
          <w:tcPr>
            <w:tcW w:w="1399" w:type="dxa"/>
            <w:vAlign w:val="center"/>
          </w:tcPr>
          <w:p w14:paraId="4D14F21B" w14:textId="77777777" w:rsidR="004B250B" w:rsidRDefault="004B250B">
            <w:pPr>
              <w:keepLines/>
              <w:spacing w:after="0"/>
            </w:pPr>
          </w:p>
        </w:tc>
        <w:tc>
          <w:tcPr>
            <w:tcW w:w="1399" w:type="dxa"/>
            <w:vAlign w:val="center"/>
          </w:tcPr>
          <w:p w14:paraId="3798D20C" w14:textId="77777777" w:rsidR="004B250B" w:rsidRDefault="00000000">
            <w:pPr>
              <w:keepLines/>
              <w:spacing w:after="0"/>
            </w:pPr>
            <w:r>
              <w:rPr>
                <w:sz w:val="14"/>
              </w:rPr>
              <w:t>Windowed Herzog C3 only</w:t>
            </w:r>
          </w:p>
        </w:tc>
        <w:tc>
          <w:tcPr>
            <w:tcW w:w="1399" w:type="dxa"/>
            <w:vAlign w:val="center"/>
          </w:tcPr>
          <w:p w14:paraId="7CBEE0D6" w14:textId="77777777" w:rsidR="004B250B" w:rsidRDefault="00000000">
            <w:pPr>
              <w:keepLines/>
              <w:spacing w:after="0"/>
            </w:pPr>
            <w:r>
              <w:rPr>
                <w:sz w:val="14"/>
              </w:rPr>
              <w:t>38,783 / 50,000</w:t>
            </w:r>
          </w:p>
        </w:tc>
        <w:tc>
          <w:tcPr>
            <w:tcW w:w="1399" w:type="dxa"/>
            <w:vAlign w:val="center"/>
          </w:tcPr>
          <w:p w14:paraId="41C460B6" w14:textId="77777777" w:rsidR="004B250B" w:rsidRDefault="00000000">
            <w:pPr>
              <w:keepLines/>
              <w:spacing w:after="0"/>
            </w:pPr>
            <w:r>
              <w:rPr>
                <w:sz w:val="14"/>
              </w:rPr>
              <w:t>37.0 (36.6–37.5)</w:t>
            </w:r>
          </w:p>
        </w:tc>
        <w:tc>
          <w:tcPr>
            <w:tcW w:w="1399" w:type="dxa"/>
            <w:vAlign w:val="center"/>
          </w:tcPr>
          <w:p w14:paraId="25BF0068" w14:textId="77777777" w:rsidR="004B250B" w:rsidRDefault="00000000">
            <w:pPr>
              <w:keepLines/>
              <w:spacing w:after="0"/>
            </w:pPr>
            <w:r>
              <w:rPr>
                <w:sz w:val="14"/>
              </w:rPr>
              <w:t>28.7</w:t>
            </w:r>
          </w:p>
        </w:tc>
        <w:tc>
          <w:tcPr>
            <w:tcW w:w="1399" w:type="dxa"/>
            <w:vAlign w:val="center"/>
          </w:tcPr>
          <w:p w14:paraId="2B7F6AE7" w14:textId="77777777" w:rsidR="004B250B" w:rsidRDefault="00000000">
            <w:pPr>
              <w:keepLines/>
              <w:spacing w:after="0"/>
            </w:pPr>
            <w:r>
              <w:rPr>
                <w:sz w:val="14"/>
              </w:rPr>
              <w:t>22.4</w:t>
            </w:r>
          </w:p>
        </w:tc>
      </w:tr>
      <w:tr w:rsidR="004B250B" w14:paraId="2FE83B91" w14:textId="77777777">
        <w:trPr>
          <w:jc w:val="center"/>
        </w:trPr>
        <w:tc>
          <w:tcPr>
            <w:tcW w:w="1399" w:type="dxa"/>
            <w:vAlign w:val="center"/>
          </w:tcPr>
          <w:p w14:paraId="5198849A" w14:textId="77777777" w:rsidR="004B250B" w:rsidRDefault="004B250B">
            <w:pPr>
              <w:keepLines/>
              <w:spacing w:after="0"/>
            </w:pPr>
          </w:p>
        </w:tc>
        <w:tc>
          <w:tcPr>
            <w:tcW w:w="1399" w:type="dxa"/>
            <w:vAlign w:val="center"/>
          </w:tcPr>
          <w:p w14:paraId="6323E4EE" w14:textId="77777777" w:rsidR="004B250B" w:rsidRDefault="004B250B">
            <w:pPr>
              <w:keepLines/>
              <w:spacing w:after="0"/>
            </w:pPr>
          </w:p>
        </w:tc>
        <w:tc>
          <w:tcPr>
            <w:tcW w:w="1399" w:type="dxa"/>
            <w:vAlign w:val="center"/>
          </w:tcPr>
          <w:p w14:paraId="73126842" w14:textId="77777777" w:rsidR="004B250B" w:rsidRDefault="00000000">
            <w:pPr>
              <w:keepLines/>
              <w:spacing w:after="0"/>
            </w:pPr>
            <w:r>
              <w:rPr>
                <w:sz w:val="14"/>
              </w:rPr>
              <w:t>Herzog C1/C2 + ≥4 seizure-day minimum</w:t>
            </w:r>
          </w:p>
        </w:tc>
        <w:tc>
          <w:tcPr>
            <w:tcW w:w="1399" w:type="dxa"/>
            <w:vAlign w:val="center"/>
          </w:tcPr>
          <w:p w14:paraId="2436981A" w14:textId="77777777" w:rsidR="004B250B" w:rsidRDefault="00000000">
            <w:pPr>
              <w:keepLines/>
              <w:spacing w:after="0"/>
            </w:pPr>
            <w:r>
              <w:rPr>
                <w:sz w:val="14"/>
              </w:rPr>
              <w:t>48,333 / 50,000</w:t>
            </w:r>
          </w:p>
        </w:tc>
        <w:tc>
          <w:tcPr>
            <w:tcW w:w="1399" w:type="dxa"/>
            <w:vAlign w:val="center"/>
          </w:tcPr>
          <w:p w14:paraId="5D75D51E" w14:textId="77777777" w:rsidR="004B250B" w:rsidRDefault="00000000">
            <w:pPr>
              <w:keepLines/>
              <w:spacing w:after="0"/>
            </w:pPr>
            <w:r>
              <w:rPr>
                <w:sz w:val="14"/>
              </w:rPr>
              <w:t>10.7 (10.4–10.9)</w:t>
            </w:r>
          </w:p>
        </w:tc>
        <w:tc>
          <w:tcPr>
            <w:tcW w:w="1399" w:type="dxa"/>
            <w:vAlign w:val="center"/>
          </w:tcPr>
          <w:p w14:paraId="0C7DB82B" w14:textId="77777777" w:rsidR="004B250B" w:rsidRDefault="00000000">
            <w:pPr>
              <w:keepLines/>
              <w:spacing w:after="0"/>
            </w:pPr>
            <w:r>
              <w:rPr>
                <w:sz w:val="14"/>
              </w:rPr>
              <w:t>10.3</w:t>
            </w:r>
          </w:p>
        </w:tc>
        <w:tc>
          <w:tcPr>
            <w:tcW w:w="1399" w:type="dxa"/>
            <w:vAlign w:val="center"/>
          </w:tcPr>
          <w:p w14:paraId="4E0EFC0C" w14:textId="77777777" w:rsidR="004B250B" w:rsidRDefault="00000000">
            <w:pPr>
              <w:keepLines/>
              <w:spacing w:after="0"/>
            </w:pPr>
            <w:r>
              <w:rPr>
                <w:sz w:val="14"/>
              </w:rPr>
              <w:t>3.3</w:t>
            </w:r>
          </w:p>
        </w:tc>
      </w:tr>
      <w:tr w:rsidR="004B250B" w14:paraId="7F849339" w14:textId="77777777">
        <w:trPr>
          <w:jc w:val="center"/>
        </w:trPr>
        <w:tc>
          <w:tcPr>
            <w:tcW w:w="1399" w:type="dxa"/>
            <w:vAlign w:val="center"/>
          </w:tcPr>
          <w:p w14:paraId="7B41F008" w14:textId="77777777" w:rsidR="004B250B" w:rsidRDefault="004B250B">
            <w:pPr>
              <w:keepLines/>
              <w:spacing w:after="0"/>
            </w:pPr>
          </w:p>
        </w:tc>
        <w:tc>
          <w:tcPr>
            <w:tcW w:w="1399" w:type="dxa"/>
            <w:vAlign w:val="center"/>
          </w:tcPr>
          <w:p w14:paraId="2BA25240" w14:textId="77777777" w:rsidR="004B250B" w:rsidRDefault="004B250B">
            <w:pPr>
              <w:keepLines/>
              <w:spacing w:after="0"/>
            </w:pPr>
          </w:p>
        </w:tc>
        <w:tc>
          <w:tcPr>
            <w:tcW w:w="1399" w:type="dxa"/>
            <w:vAlign w:val="center"/>
          </w:tcPr>
          <w:p w14:paraId="0D3A37F2" w14:textId="77777777" w:rsidR="004B250B" w:rsidRDefault="00000000">
            <w:pPr>
              <w:keepLines/>
              <w:spacing w:after="0"/>
            </w:pPr>
            <w:r>
              <w:rPr>
                <w:sz w:val="14"/>
              </w:rPr>
              <w:t>Negative-binomial C1/C2 calibration</w:t>
            </w:r>
          </w:p>
        </w:tc>
        <w:tc>
          <w:tcPr>
            <w:tcW w:w="1399" w:type="dxa"/>
            <w:vAlign w:val="center"/>
          </w:tcPr>
          <w:p w14:paraId="0D80F876" w14:textId="77777777" w:rsidR="004B250B" w:rsidRDefault="00000000">
            <w:pPr>
              <w:keepLines/>
              <w:spacing w:after="0"/>
            </w:pPr>
            <w:r>
              <w:rPr>
                <w:sz w:val="14"/>
              </w:rPr>
              <w:t>48,333 / 50,000</w:t>
            </w:r>
          </w:p>
        </w:tc>
        <w:tc>
          <w:tcPr>
            <w:tcW w:w="1399" w:type="dxa"/>
            <w:vAlign w:val="center"/>
          </w:tcPr>
          <w:p w14:paraId="27C88D87" w14:textId="77777777" w:rsidR="004B250B" w:rsidRDefault="00000000">
            <w:pPr>
              <w:keepLines/>
              <w:spacing w:after="0"/>
            </w:pPr>
            <w:r>
              <w:rPr>
                <w:sz w:val="14"/>
              </w:rPr>
              <w:t>4.2 (4.1–4.4)</w:t>
            </w:r>
          </w:p>
        </w:tc>
        <w:tc>
          <w:tcPr>
            <w:tcW w:w="1399" w:type="dxa"/>
            <w:vAlign w:val="center"/>
          </w:tcPr>
          <w:p w14:paraId="53EA3288" w14:textId="77777777" w:rsidR="004B250B" w:rsidRDefault="00000000">
            <w:pPr>
              <w:keepLines/>
              <w:spacing w:after="0"/>
            </w:pPr>
            <w:r>
              <w:rPr>
                <w:sz w:val="14"/>
              </w:rPr>
              <w:t>4.1</w:t>
            </w:r>
          </w:p>
        </w:tc>
        <w:tc>
          <w:tcPr>
            <w:tcW w:w="1399" w:type="dxa"/>
            <w:vAlign w:val="center"/>
          </w:tcPr>
          <w:p w14:paraId="5AA177FA" w14:textId="77777777" w:rsidR="004B250B" w:rsidRDefault="00000000">
            <w:pPr>
              <w:keepLines/>
              <w:spacing w:after="0"/>
            </w:pPr>
            <w:r>
              <w:rPr>
                <w:sz w:val="14"/>
              </w:rPr>
              <w:t>3.3</w:t>
            </w:r>
          </w:p>
        </w:tc>
      </w:tr>
      <w:tr w:rsidR="004B250B" w14:paraId="12B99B73" w14:textId="77777777">
        <w:trPr>
          <w:jc w:val="center"/>
        </w:trPr>
        <w:tc>
          <w:tcPr>
            <w:tcW w:w="1399" w:type="dxa"/>
            <w:vAlign w:val="center"/>
          </w:tcPr>
          <w:p w14:paraId="1C10F702" w14:textId="77777777" w:rsidR="004B250B" w:rsidRDefault="004B250B">
            <w:pPr>
              <w:keepLines/>
              <w:spacing w:after="0"/>
            </w:pPr>
          </w:p>
        </w:tc>
        <w:tc>
          <w:tcPr>
            <w:tcW w:w="1399" w:type="dxa"/>
            <w:vAlign w:val="center"/>
          </w:tcPr>
          <w:p w14:paraId="51E0C099" w14:textId="77777777" w:rsidR="004B250B" w:rsidRDefault="00000000">
            <w:pPr>
              <w:keepLines/>
              <w:spacing w:after="0"/>
            </w:pPr>
            <w:r>
              <w:rPr>
                <w:sz w:val="14"/>
              </w:rPr>
              <w:t>3-month calendar</w:t>
            </w:r>
          </w:p>
        </w:tc>
        <w:tc>
          <w:tcPr>
            <w:tcW w:w="1399" w:type="dxa"/>
            <w:vAlign w:val="center"/>
          </w:tcPr>
          <w:p w14:paraId="36498240" w14:textId="77777777" w:rsidR="004B250B" w:rsidRDefault="00000000">
            <w:pPr>
              <w:keepLines/>
              <w:spacing w:after="0"/>
            </w:pPr>
            <w:r>
              <w:rPr>
                <w:sz w:val="14"/>
              </w:rPr>
              <w:t>Windowed Herzog thresholds</w:t>
            </w:r>
          </w:p>
        </w:tc>
        <w:tc>
          <w:tcPr>
            <w:tcW w:w="1399" w:type="dxa"/>
            <w:vAlign w:val="center"/>
          </w:tcPr>
          <w:p w14:paraId="3D16B4D5" w14:textId="77777777" w:rsidR="004B250B" w:rsidRDefault="00000000">
            <w:pPr>
              <w:keepLines/>
              <w:spacing w:after="0"/>
            </w:pPr>
            <w:r>
              <w:rPr>
                <w:sz w:val="14"/>
              </w:rPr>
              <w:t>45,198 / 50,000</w:t>
            </w:r>
          </w:p>
        </w:tc>
        <w:tc>
          <w:tcPr>
            <w:tcW w:w="1399" w:type="dxa"/>
            <w:vAlign w:val="center"/>
          </w:tcPr>
          <w:p w14:paraId="2B241237" w14:textId="77777777" w:rsidR="004B250B" w:rsidRDefault="00000000">
            <w:pPr>
              <w:keepLines/>
              <w:spacing w:after="0"/>
            </w:pPr>
            <w:r>
              <w:rPr>
                <w:sz w:val="14"/>
              </w:rPr>
              <w:t>50.5 (50.0–51.0)</w:t>
            </w:r>
          </w:p>
        </w:tc>
        <w:tc>
          <w:tcPr>
            <w:tcW w:w="1399" w:type="dxa"/>
            <w:vAlign w:val="center"/>
          </w:tcPr>
          <w:p w14:paraId="21DBA2B9" w14:textId="77777777" w:rsidR="004B250B" w:rsidRDefault="00000000">
            <w:pPr>
              <w:keepLines/>
              <w:spacing w:after="0"/>
            </w:pPr>
            <w:r>
              <w:rPr>
                <w:sz w:val="14"/>
              </w:rPr>
              <w:t>45.7</w:t>
            </w:r>
          </w:p>
        </w:tc>
        <w:tc>
          <w:tcPr>
            <w:tcW w:w="1399" w:type="dxa"/>
            <w:vAlign w:val="center"/>
          </w:tcPr>
          <w:p w14:paraId="01FE456A" w14:textId="77777777" w:rsidR="004B250B" w:rsidRDefault="00000000">
            <w:pPr>
              <w:keepLines/>
              <w:spacing w:after="0"/>
            </w:pPr>
            <w:r>
              <w:rPr>
                <w:sz w:val="14"/>
              </w:rPr>
              <w:t>9.6</w:t>
            </w:r>
          </w:p>
        </w:tc>
      </w:tr>
      <w:tr w:rsidR="004B250B" w14:paraId="5D4D9B76" w14:textId="77777777">
        <w:trPr>
          <w:jc w:val="center"/>
        </w:trPr>
        <w:tc>
          <w:tcPr>
            <w:tcW w:w="1399" w:type="dxa"/>
            <w:vAlign w:val="center"/>
          </w:tcPr>
          <w:p w14:paraId="758D3722" w14:textId="77777777" w:rsidR="004B250B" w:rsidRDefault="004B250B">
            <w:pPr>
              <w:keepLines/>
              <w:spacing w:after="0"/>
            </w:pPr>
          </w:p>
        </w:tc>
        <w:tc>
          <w:tcPr>
            <w:tcW w:w="1399" w:type="dxa"/>
            <w:vAlign w:val="center"/>
          </w:tcPr>
          <w:p w14:paraId="45891893" w14:textId="77777777" w:rsidR="004B250B" w:rsidRDefault="00000000">
            <w:pPr>
              <w:keepLines/>
              <w:spacing w:after="0"/>
            </w:pPr>
            <w:r>
              <w:rPr>
                <w:sz w:val="14"/>
              </w:rPr>
              <w:t>3 complete cycles</w:t>
            </w:r>
          </w:p>
        </w:tc>
        <w:tc>
          <w:tcPr>
            <w:tcW w:w="1399" w:type="dxa"/>
            <w:vAlign w:val="center"/>
          </w:tcPr>
          <w:p w14:paraId="37809798" w14:textId="77777777" w:rsidR="004B250B" w:rsidRDefault="00000000">
            <w:pPr>
              <w:keepLines/>
              <w:spacing w:after="0"/>
            </w:pPr>
            <w:r>
              <w:rPr>
                <w:sz w:val="14"/>
              </w:rPr>
              <w:t>Exact Herzog 2004, any pattern</w:t>
            </w:r>
          </w:p>
        </w:tc>
        <w:tc>
          <w:tcPr>
            <w:tcW w:w="1399" w:type="dxa"/>
            <w:vAlign w:val="center"/>
          </w:tcPr>
          <w:p w14:paraId="5B44740A" w14:textId="77777777" w:rsidR="004B250B" w:rsidRDefault="00000000">
            <w:pPr>
              <w:keepLines/>
              <w:spacing w:after="0"/>
            </w:pPr>
            <w:r>
              <w:rPr>
                <w:sz w:val="14"/>
              </w:rPr>
              <w:t>16,642 / 50,000</w:t>
            </w:r>
          </w:p>
        </w:tc>
        <w:tc>
          <w:tcPr>
            <w:tcW w:w="1399" w:type="dxa"/>
            <w:vAlign w:val="center"/>
          </w:tcPr>
          <w:p w14:paraId="6C248AF5" w14:textId="77777777" w:rsidR="004B250B" w:rsidRDefault="00000000">
            <w:pPr>
              <w:keepLines/>
              <w:spacing w:after="0"/>
            </w:pPr>
            <w:r>
              <w:rPr>
                <w:sz w:val="14"/>
              </w:rPr>
              <w:t>51.2 (50.5–52.0)</w:t>
            </w:r>
          </w:p>
        </w:tc>
        <w:tc>
          <w:tcPr>
            <w:tcW w:w="1399" w:type="dxa"/>
            <w:vAlign w:val="center"/>
          </w:tcPr>
          <w:p w14:paraId="50F3C559" w14:textId="77777777" w:rsidR="004B250B" w:rsidRDefault="00000000">
            <w:pPr>
              <w:keepLines/>
              <w:spacing w:after="0"/>
            </w:pPr>
            <w:r>
              <w:rPr>
                <w:sz w:val="14"/>
              </w:rPr>
              <w:t>17.1</w:t>
            </w:r>
          </w:p>
        </w:tc>
        <w:tc>
          <w:tcPr>
            <w:tcW w:w="1399" w:type="dxa"/>
            <w:vAlign w:val="center"/>
          </w:tcPr>
          <w:p w14:paraId="32E6DA33" w14:textId="77777777" w:rsidR="004B250B" w:rsidRDefault="00000000">
            <w:pPr>
              <w:keepLines/>
              <w:spacing w:after="0"/>
            </w:pPr>
            <w:r>
              <w:rPr>
                <w:sz w:val="14"/>
              </w:rPr>
              <w:t>66.7</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rPr>
                <w:sz w:val="15"/>
              </w:rPr>
              <w:t>Healthy ovulatory</w:t>
            </w:r>
          </w:p>
        </w:tc>
        <w:tc>
          <w:tcPr>
            <w:tcW w:w="1399" w:type="dxa"/>
            <w:vAlign w:val="center"/>
          </w:tcPr>
          <w:p w14:paraId="2159E9BB" w14:textId="77777777" w:rsidR="004B250B" w:rsidRDefault="00000000">
            <w:pPr>
              <w:keepLines/>
              <w:spacing w:after="0"/>
            </w:pPr>
            <w:r>
              <w:rPr>
                <w:sz w:val="15"/>
              </w:rPr>
              <w:t>30</w:t>
            </w:r>
          </w:p>
        </w:tc>
        <w:tc>
          <w:tcPr>
            <w:tcW w:w="1399" w:type="dxa"/>
            <w:vAlign w:val="center"/>
          </w:tcPr>
          <w:p w14:paraId="116878A3" w14:textId="77777777" w:rsidR="004B250B" w:rsidRDefault="00000000">
            <w:pPr>
              <w:keepLines/>
              <w:spacing w:after="0"/>
            </w:pPr>
            <w:r>
              <w:rPr>
                <w:sz w:val="15"/>
              </w:rPr>
              <w:t>Windowed Herzog thresholds</w:t>
            </w:r>
          </w:p>
        </w:tc>
        <w:tc>
          <w:tcPr>
            <w:tcW w:w="1399" w:type="dxa"/>
            <w:vAlign w:val="center"/>
          </w:tcPr>
          <w:p w14:paraId="6FE8C68D" w14:textId="77777777" w:rsidR="004B250B" w:rsidRDefault="00000000">
            <w:pPr>
              <w:keepLines/>
              <w:spacing w:after="0"/>
            </w:pPr>
            <w:r>
              <w:rPr>
                <w:sz w:val="15"/>
              </w:rPr>
              <w:t>37.7%</w:t>
            </w:r>
          </w:p>
        </w:tc>
        <w:tc>
          <w:tcPr>
            <w:tcW w:w="1399" w:type="dxa"/>
            <w:vAlign w:val="center"/>
          </w:tcPr>
          <w:p w14:paraId="5015F80C" w14:textId="77777777" w:rsidR="004B250B" w:rsidRDefault="00000000">
            <w:pPr>
              <w:keepLines/>
              <w:spacing w:after="0"/>
            </w:pPr>
            <w:r>
              <w:rPr>
                <w:sz w:val="15"/>
              </w:rPr>
              <w:t>20.0%–53.3%</w:t>
            </w:r>
          </w:p>
        </w:tc>
        <w:tc>
          <w:tcPr>
            <w:tcW w:w="1399" w:type="dxa"/>
            <w:vAlign w:val="center"/>
          </w:tcPr>
          <w:p w14:paraId="75D9C2B1" w14:textId="77777777" w:rsidR="004B250B" w:rsidRDefault="00000000">
            <w:pPr>
              <w:keepLines/>
              <w:spacing w:after="0"/>
            </w:pPr>
            <w:r>
              <w:rPr>
                <w:sz w:val="15"/>
              </w:rPr>
              <w:t>46.9%</w:t>
            </w:r>
          </w:p>
        </w:tc>
        <w:tc>
          <w:tcPr>
            <w:tcW w:w="1399" w:type="dxa"/>
            <w:vAlign w:val="center"/>
          </w:tcPr>
          <w:p w14:paraId="3E0EF471" w14:textId="77777777" w:rsidR="004B250B" w:rsidRDefault="00000000">
            <w:pPr>
              <w:keepLines/>
              <w:spacing w:after="0"/>
            </w:pPr>
            <w:r>
              <w:rPr>
                <w:sz w:val="15"/>
              </w:rPr>
              <w:t>20.5%</w:t>
            </w:r>
          </w:p>
        </w:tc>
      </w:tr>
      <w:tr w:rsidR="004B250B" w14:paraId="75CD931F" w14:textId="77777777">
        <w:trPr>
          <w:jc w:val="center"/>
        </w:trPr>
        <w:tc>
          <w:tcPr>
            <w:tcW w:w="1399" w:type="dxa"/>
            <w:vAlign w:val="center"/>
          </w:tcPr>
          <w:p w14:paraId="2DF196C3" w14:textId="77777777" w:rsidR="004B250B" w:rsidRDefault="004B250B">
            <w:pPr>
              <w:keepLines/>
              <w:spacing w:after="0"/>
            </w:pPr>
          </w:p>
        </w:tc>
        <w:tc>
          <w:tcPr>
            <w:tcW w:w="1399" w:type="dxa"/>
            <w:vAlign w:val="center"/>
          </w:tcPr>
          <w:p w14:paraId="2831957A" w14:textId="77777777" w:rsidR="004B250B" w:rsidRDefault="00000000">
            <w:pPr>
              <w:keepLines/>
              <w:spacing w:after="0"/>
            </w:pPr>
            <w:r>
              <w:rPr>
                <w:sz w:val="15"/>
              </w:rPr>
              <w:t>30</w:t>
            </w:r>
          </w:p>
        </w:tc>
        <w:tc>
          <w:tcPr>
            <w:tcW w:w="1399" w:type="dxa"/>
            <w:vAlign w:val="center"/>
          </w:tcPr>
          <w:p w14:paraId="11402C9C" w14:textId="77777777" w:rsidR="004B250B" w:rsidRDefault="00000000">
            <w:pPr>
              <w:keepLines/>
              <w:spacing w:after="0"/>
            </w:pPr>
            <w:r>
              <w:rPr>
                <w:sz w:val="15"/>
              </w:rPr>
              <w:t>Windowed Herzog C1/C2 union</w:t>
            </w:r>
          </w:p>
        </w:tc>
        <w:tc>
          <w:tcPr>
            <w:tcW w:w="1399" w:type="dxa"/>
            <w:vAlign w:val="center"/>
          </w:tcPr>
          <w:p w14:paraId="65FC147E" w14:textId="77777777" w:rsidR="004B250B" w:rsidRDefault="00000000">
            <w:pPr>
              <w:keepLines/>
              <w:spacing w:after="0"/>
            </w:pPr>
            <w:r>
              <w:rPr>
                <w:sz w:val="15"/>
              </w:rPr>
              <w:t>37.7%</w:t>
            </w:r>
          </w:p>
        </w:tc>
        <w:tc>
          <w:tcPr>
            <w:tcW w:w="1399" w:type="dxa"/>
            <w:vAlign w:val="center"/>
          </w:tcPr>
          <w:p w14:paraId="12AB0BFB" w14:textId="77777777" w:rsidR="004B250B" w:rsidRDefault="00000000">
            <w:pPr>
              <w:keepLines/>
              <w:spacing w:after="0"/>
            </w:pPr>
            <w:r>
              <w:rPr>
                <w:sz w:val="15"/>
              </w:rPr>
              <w:t>20.0%–53.3%</w:t>
            </w:r>
          </w:p>
        </w:tc>
        <w:tc>
          <w:tcPr>
            <w:tcW w:w="1399" w:type="dxa"/>
            <w:vAlign w:val="center"/>
          </w:tcPr>
          <w:p w14:paraId="46F7465E" w14:textId="77777777" w:rsidR="004B250B" w:rsidRDefault="00000000">
            <w:pPr>
              <w:keepLines/>
              <w:spacing w:after="0"/>
            </w:pPr>
            <w:r>
              <w:rPr>
                <w:sz w:val="15"/>
              </w:rPr>
              <w:t>46.9%</w:t>
            </w:r>
          </w:p>
        </w:tc>
        <w:tc>
          <w:tcPr>
            <w:tcW w:w="1399" w:type="dxa"/>
            <w:vAlign w:val="center"/>
          </w:tcPr>
          <w:p w14:paraId="1753681B" w14:textId="77777777" w:rsidR="004B250B" w:rsidRDefault="00000000">
            <w:pPr>
              <w:keepLines/>
              <w:spacing w:after="0"/>
            </w:pPr>
            <w:r>
              <w:rPr>
                <w:sz w:val="15"/>
              </w:rPr>
              <w:t>20.5%</w:t>
            </w:r>
          </w:p>
        </w:tc>
      </w:tr>
      <w:tr w:rsidR="004B250B" w14:paraId="57294564" w14:textId="77777777">
        <w:trPr>
          <w:jc w:val="center"/>
        </w:trPr>
        <w:tc>
          <w:tcPr>
            <w:tcW w:w="1399" w:type="dxa"/>
            <w:vAlign w:val="center"/>
          </w:tcPr>
          <w:p w14:paraId="6A91F8C1" w14:textId="77777777" w:rsidR="004B250B" w:rsidRDefault="004B250B">
            <w:pPr>
              <w:keepLines/>
              <w:spacing w:after="0"/>
            </w:pPr>
          </w:p>
        </w:tc>
        <w:tc>
          <w:tcPr>
            <w:tcW w:w="1399" w:type="dxa"/>
            <w:vAlign w:val="center"/>
          </w:tcPr>
          <w:p w14:paraId="7D0104E9" w14:textId="77777777" w:rsidR="004B250B" w:rsidRDefault="00000000">
            <w:pPr>
              <w:keepLines/>
              <w:spacing w:after="0"/>
            </w:pPr>
            <w:r>
              <w:rPr>
                <w:sz w:val="15"/>
              </w:rPr>
              <w:t>50</w:t>
            </w:r>
          </w:p>
        </w:tc>
        <w:tc>
          <w:tcPr>
            <w:tcW w:w="1399" w:type="dxa"/>
            <w:vAlign w:val="center"/>
          </w:tcPr>
          <w:p w14:paraId="2B266811" w14:textId="77777777" w:rsidR="004B250B" w:rsidRDefault="00000000">
            <w:pPr>
              <w:keepLines/>
              <w:spacing w:after="0"/>
            </w:pPr>
            <w:r>
              <w:rPr>
                <w:sz w:val="15"/>
              </w:rPr>
              <w:t>Windowed Herzog thresholds</w:t>
            </w:r>
          </w:p>
        </w:tc>
        <w:tc>
          <w:tcPr>
            <w:tcW w:w="1399" w:type="dxa"/>
            <w:vAlign w:val="center"/>
          </w:tcPr>
          <w:p w14:paraId="7B730C98" w14:textId="77777777" w:rsidR="004B250B" w:rsidRDefault="00000000">
            <w:pPr>
              <w:keepLines/>
              <w:spacing w:after="0"/>
            </w:pPr>
            <w:r>
              <w:rPr>
                <w:sz w:val="15"/>
              </w:rPr>
              <w:t>37.6%</w:t>
            </w:r>
          </w:p>
        </w:tc>
        <w:tc>
          <w:tcPr>
            <w:tcW w:w="1399" w:type="dxa"/>
            <w:vAlign w:val="center"/>
          </w:tcPr>
          <w:p w14:paraId="07B71ACF" w14:textId="77777777" w:rsidR="004B250B" w:rsidRDefault="00000000">
            <w:pPr>
              <w:keepLines/>
              <w:spacing w:after="0"/>
            </w:pPr>
            <w:r>
              <w:rPr>
                <w:sz w:val="15"/>
              </w:rPr>
              <w:t>24.0%–52.0%</w:t>
            </w:r>
          </w:p>
        </w:tc>
        <w:tc>
          <w:tcPr>
            <w:tcW w:w="1399" w:type="dxa"/>
            <w:vAlign w:val="center"/>
          </w:tcPr>
          <w:p w14:paraId="168C26C8" w14:textId="77777777" w:rsidR="004B250B" w:rsidRDefault="00000000">
            <w:pPr>
              <w:keepLines/>
              <w:spacing w:after="0"/>
            </w:pPr>
            <w:r>
              <w:rPr>
                <w:sz w:val="15"/>
              </w:rPr>
              <w:t>41.6%</w:t>
            </w:r>
          </w:p>
        </w:tc>
        <w:tc>
          <w:tcPr>
            <w:tcW w:w="1399" w:type="dxa"/>
            <w:vAlign w:val="center"/>
          </w:tcPr>
          <w:p w14:paraId="19B8873F" w14:textId="77777777" w:rsidR="004B250B" w:rsidRDefault="00000000">
            <w:pPr>
              <w:keepLines/>
              <w:spacing w:after="0"/>
            </w:pPr>
            <w:r>
              <w:rPr>
                <w:sz w:val="15"/>
              </w:rPr>
              <w:t>14.1%</w:t>
            </w:r>
          </w:p>
        </w:tc>
      </w:tr>
      <w:tr w:rsidR="004B250B" w14:paraId="33ECEE7A" w14:textId="77777777">
        <w:trPr>
          <w:jc w:val="center"/>
        </w:trPr>
        <w:tc>
          <w:tcPr>
            <w:tcW w:w="1399" w:type="dxa"/>
            <w:vAlign w:val="center"/>
          </w:tcPr>
          <w:p w14:paraId="6557EE6F" w14:textId="77777777" w:rsidR="004B250B" w:rsidRDefault="004B250B">
            <w:pPr>
              <w:keepLines/>
              <w:spacing w:after="0"/>
            </w:pPr>
          </w:p>
        </w:tc>
        <w:tc>
          <w:tcPr>
            <w:tcW w:w="1399" w:type="dxa"/>
            <w:vAlign w:val="center"/>
          </w:tcPr>
          <w:p w14:paraId="796301BF" w14:textId="77777777" w:rsidR="004B250B" w:rsidRDefault="00000000">
            <w:pPr>
              <w:keepLines/>
              <w:spacing w:after="0"/>
            </w:pPr>
            <w:r>
              <w:rPr>
                <w:sz w:val="15"/>
              </w:rPr>
              <w:t>50</w:t>
            </w:r>
          </w:p>
        </w:tc>
        <w:tc>
          <w:tcPr>
            <w:tcW w:w="1399" w:type="dxa"/>
            <w:vAlign w:val="center"/>
          </w:tcPr>
          <w:p w14:paraId="6646EC07" w14:textId="77777777" w:rsidR="004B250B" w:rsidRDefault="00000000">
            <w:pPr>
              <w:keepLines/>
              <w:spacing w:after="0"/>
            </w:pPr>
            <w:r>
              <w:rPr>
                <w:sz w:val="15"/>
              </w:rPr>
              <w:t>Windowed Herzog C1/C2 union</w:t>
            </w:r>
          </w:p>
        </w:tc>
        <w:tc>
          <w:tcPr>
            <w:tcW w:w="1399" w:type="dxa"/>
            <w:vAlign w:val="center"/>
          </w:tcPr>
          <w:p w14:paraId="49D9BB1C" w14:textId="77777777" w:rsidR="004B250B" w:rsidRDefault="00000000">
            <w:pPr>
              <w:keepLines/>
              <w:spacing w:after="0"/>
            </w:pPr>
            <w:r>
              <w:rPr>
                <w:sz w:val="15"/>
              </w:rPr>
              <w:t>37.6%</w:t>
            </w:r>
          </w:p>
        </w:tc>
        <w:tc>
          <w:tcPr>
            <w:tcW w:w="1399" w:type="dxa"/>
            <w:vAlign w:val="center"/>
          </w:tcPr>
          <w:p w14:paraId="40EBF099" w14:textId="77777777" w:rsidR="004B250B" w:rsidRDefault="00000000">
            <w:pPr>
              <w:keepLines/>
              <w:spacing w:after="0"/>
            </w:pPr>
            <w:r>
              <w:rPr>
                <w:sz w:val="15"/>
              </w:rPr>
              <w:t>24.0%–52.0%</w:t>
            </w:r>
          </w:p>
        </w:tc>
        <w:tc>
          <w:tcPr>
            <w:tcW w:w="1399" w:type="dxa"/>
            <w:vAlign w:val="center"/>
          </w:tcPr>
          <w:p w14:paraId="3679E5BD" w14:textId="77777777" w:rsidR="004B250B" w:rsidRDefault="00000000">
            <w:pPr>
              <w:keepLines/>
              <w:spacing w:after="0"/>
            </w:pPr>
            <w:r>
              <w:rPr>
                <w:sz w:val="15"/>
              </w:rPr>
              <w:t>41.6%</w:t>
            </w:r>
          </w:p>
        </w:tc>
        <w:tc>
          <w:tcPr>
            <w:tcW w:w="1399" w:type="dxa"/>
            <w:vAlign w:val="center"/>
          </w:tcPr>
          <w:p w14:paraId="7D6F5A6C" w14:textId="77777777" w:rsidR="004B250B" w:rsidRDefault="00000000">
            <w:pPr>
              <w:keepLines/>
              <w:spacing w:after="0"/>
            </w:pPr>
            <w:r>
              <w:rPr>
                <w:sz w:val="15"/>
              </w:rPr>
              <w:t>14.1%</w:t>
            </w:r>
          </w:p>
        </w:tc>
      </w:tr>
      <w:tr w:rsidR="004B250B" w14:paraId="3E5EE99C" w14:textId="77777777">
        <w:trPr>
          <w:jc w:val="center"/>
        </w:trPr>
        <w:tc>
          <w:tcPr>
            <w:tcW w:w="1399" w:type="dxa"/>
            <w:vAlign w:val="center"/>
          </w:tcPr>
          <w:p w14:paraId="238580EF" w14:textId="77777777" w:rsidR="004B250B" w:rsidRDefault="004B250B">
            <w:pPr>
              <w:keepLines/>
              <w:spacing w:after="0"/>
            </w:pPr>
          </w:p>
        </w:tc>
        <w:tc>
          <w:tcPr>
            <w:tcW w:w="1399" w:type="dxa"/>
            <w:vAlign w:val="center"/>
          </w:tcPr>
          <w:p w14:paraId="53B016A8" w14:textId="77777777" w:rsidR="004B250B" w:rsidRDefault="00000000">
            <w:pPr>
              <w:keepLines/>
              <w:spacing w:after="0"/>
            </w:pPr>
            <w:r>
              <w:rPr>
                <w:sz w:val="15"/>
              </w:rPr>
              <w:t>100</w:t>
            </w:r>
          </w:p>
        </w:tc>
        <w:tc>
          <w:tcPr>
            <w:tcW w:w="1399" w:type="dxa"/>
            <w:vAlign w:val="center"/>
          </w:tcPr>
          <w:p w14:paraId="25620FF6" w14:textId="77777777" w:rsidR="004B250B" w:rsidRDefault="00000000">
            <w:pPr>
              <w:keepLines/>
              <w:spacing w:after="0"/>
            </w:pPr>
            <w:r>
              <w:rPr>
                <w:sz w:val="15"/>
              </w:rPr>
              <w:t>Windowed Herzog thresholds</w:t>
            </w:r>
          </w:p>
        </w:tc>
        <w:tc>
          <w:tcPr>
            <w:tcW w:w="1399" w:type="dxa"/>
            <w:vAlign w:val="center"/>
          </w:tcPr>
          <w:p w14:paraId="3E0B1D8B" w14:textId="77777777" w:rsidR="004B250B" w:rsidRDefault="00000000">
            <w:pPr>
              <w:keepLines/>
              <w:spacing w:after="0"/>
            </w:pPr>
            <w:r>
              <w:rPr>
                <w:sz w:val="15"/>
              </w:rPr>
              <w:t>37.6%</w:t>
            </w:r>
          </w:p>
        </w:tc>
        <w:tc>
          <w:tcPr>
            <w:tcW w:w="1399" w:type="dxa"/>
            <w:vAlign w:val="center"/>
          </w:tcPr>
          <w:p w14:paraId="4B793AC8" w14:textId="77777777" w:rsidR="004B250B" w:rsidRDefault="00000000">
            <w:pPr>
              <w:keepLines/>
              <w:spacing w:after="0"/>
            </w:pPr>
            <w:r>
              <w:rPr>
                <w:sz w:val="15"/>
              </w:rPr>
              <w:t>28.0%–47.0%</w:t>
            </w:r>
          </w:p>
        </w:tc>
        <w:tc>
          <w:tcPr>
            <w:tcW w:w="1399" w:type="dxa"/>
            <w:vAlign w:val="center"/>
          </w:tcPr>
          <w:p w14:paraId="04D0E9F8" w14:textId="77777777" w:rsidR="004B250B" w:rsidRDefault="00000000">
            <w:pPr>
              <w:keepLines/>
              <w:spacing w:after="0"/>
            </w:pPr>
            <w:r>
              <w:rPr>
                <w:sz w:val="15"/>
              </w:rPr>
              <w:t>34.4%</w:t>
            </w:r>
          </w:p>
        </w:tc>
        <w:tc>
          <w:tcPr>
            <w:tcW w:w="1399" w:type="dxa"/>
            <w:vAlign w:val="center"/>
          </w:tcPr>
          <w:p w14:paraId="5DAC845E" w14:textId="77777777" w:rsidR="004B250B" w:rsidRDefault="00000000">
            <w:pPr>
              <w:keepLines/>
              <w:spacing w:after="0"/>
            </w:pPr>
            <w:r>
              <w:rPr>
                <w:sz w:val="15"/>
              </w:rPr>
              <w:t>7.9%</w:t>
            </w:r>
          </w:p>
        </w:tc>
      </w:tr>
      <w:tr w:rsidR="004B250B" w14:paraId="4141F173" w14:textId="77777777">
        <w:trPr>
          <w:jc w:val="center"/>
        </w:trPr>
        <w:tc>
          <w:tcPr>
            <w:tcW w:w="1399" w:type="dxa"/>
            <w:vAlign w:val="center"/>
          </w:tcPr>
          <w:p w14:paraId="5A34C8E2" w14:textId="77777777" w:rsidR="004B250B" w:rsidRDefault="004B250B">
            <w:pPr>
              <w:keepLines/>
              <w:spacing w:after="0"/>
            </w:pPr>
          </w:p>
        </w:tc>
        <w:tc>
          <w:tcPr>
            <w:tcW w:w="1399" w:type="dxa"/>
            <w:vAlign w:val="center"/>
          </w:tcPr>
          <w:p w14:paraId="360B5D52" w14:textId="77777777" w:rsidR="004B250B" w:rsidRDefault="00000000">
            <w:pPr>
              <w:keepLines/>
              <w:spacing w:after="0"/>
            </w:pPr>
            <w:r>
              <w:rPr>
                <w:sz w:val="15"/>
              </w:rPr>
              <w:t>100</w:t>
            </w:r>
          </w:p>
        </w:tc>
        <w:tc>
          <w:tcPr>
            <w:tcW w:w="1399" w:type="dxa"/>
            <w:vAlign w:val="center"/>
          </w:tcPr>
          <w:p w14:paraId="6D07D6BF" w14:textId="77777777" w:rsidR="004B250B" w:rsidRDefault="00000000">
            <w:pPr>
              <w:keepLines/>
              <w:spacing w:after="0"/>
            </w:pPr>
            <w:r>
              <w:rPr>
                <w:sz w:val="15"/>
              </w:rPr>
              <w:t>Windowed Herzog C1/C2 union</w:t>
            </w:r>
          </w:p>
        </w:tc>
        <w:tc>
          <w:tcPr>
            <w:tcW w:w="1399" w:type="dxa"/>
            <w:vAlign w:val="center"/>
          </w:tcPr>
          <w:p w14:paraId="60C653EC" w14:textId="77777777" w:rsidR="004B250B" w:rsidRDefault="00000000">
            <w:pPr>
              <w:keepLines/>
              <w:spacing w:after="0"/>
            </w:pPr>
            <w:r>
              <w:rPr>
                <w:sz w:val="15"/>
              </w:rPr>
              <w:t>37.6%</w:t>
            </w:r>
          </w:p>
        </w:tc>
        <w:tc>
          <w:tcPr>
            <w:tcW w:w="1399" w:type="dxa"/>
            <w:vAlign w:val="center"/>
          </w:tcPr>
          <w:p w14:paraId="338E6C36" w14:textId="77777777" w:rsidR="004B250B" w:rsidRDefault="00000000">
            <w:pPr>
              <w:keepLines/>
              <w:spacing w:after="0"/>
            </w:pPr>
            <w:r>
              <w:rPr>
                <w:sz w:val="15"/>
              </w:rPr>
              <w:t>28.0%–47.0%</w:t>
            </w:r>
          </w:p>
        </w:tc>
        <w:tc>
          <w:tcPr>
            <w:tcW w:w="1399" w:type="dxa"/>
            <w:vAlign w:val="center"/>
          </w:tcPr>
          <w:p w14:paraId="79DA2789" w14:textId="77777777" w:rsidR="004B250B" w:rsidRDefault="00000000">
            <w:pPr>
              <w:keepLines/>
              <w:spacing w:after="0"/>
            </w:pPr>
            <w:r>
              <w:rPr>
                <w:sz w:val="15"/>
              </w:rPr>
              <w:t>34.4%</w:t>
            </w:r>
          </w:p>
        </w:tc>
        <w:tc>
          <w:tcPr>
            <w:tcW w:w="1399" w:type="dxa"/>
            <w:vAlign w:val="center"/>
          </w:tcPr>
          <w:p w14:paraId="412B9D65" w14:textId="77777777" w:rsidR="004B250B" w:rsidRDefault="00000000">
            <w:pPr>
              <w:keepLines/>
              <w:spacing w:after="0"/>
            </w:pPr>
            <w:r>
              <w:rPr>
                <w:sz w:val="15"/>
              </w:rPr>
              <w:t>7.9%</w:t>
            </w:r>
          </w:p>
        </w:tc>
      </w:tr>
      <w:tr w:rsidR="004B250B" w14:paraId="10426D24" w14:textId="77777777">
        <w:trPr>
          <w:jc w:val="center"/>
        </w:trPr>
        <w:tc>
          <w:tcPr>
            <w:tcW w:w="1399" w:type="dxa"/>
            <w:vAlign w:val="center"/>
          </w:tcPr>
          <w:p w14:paraId="19D8A6BD" w14:textId="77777777" w:rsidR="004B250B" w:rsidRDefault="00000000">
            <w:pPr>
              <w:keepLines/>
              <w:spacing w:after="0"/>
            </w:pPr>
            <w:r>
              <w:rPr>
                <w:sz w:val="15"/>
              </w:rPr>
              <w:t>Heterogeneous menstruating-age</w:t>
            </w:r>
          </w:p>
        </w:tc>
        <w:tc>
          <w:tcPr>
            <w:tcW w:w="1399" w:type="dxa"/>
            <w:vAlign w:val="center"/>
          </w:tcPr>
          <w:p w14:paraId="278171F6" w14:textId="77777777" w:rsidR="004B250B" w:rsidRDefault="00000000">
            <w:pPr>
              <w:keepLines/>
              <w:spacing w:after="0"/>
            </w:pPr>
            <w:r>
              <w:rPr>
                <w:sz w:val="15"/>
              </w:rPr>
              <w:t>30</w:t>
            </w:r>
          </w:p>
        </w:tc>
        <w:tc>
          <w:tcPr>
            <w:tcW w:w="1399" w:type="dxa"/>
            <w:vAlign w:val="center"/>
          </w:tcPr>
          <w:p w14:paraId="2BFDA0EB" w14:textId="77777777" w:rsidR="004B250B" w:rsidRDefault="00000000">
            <w:pPr>
              <w:keepLines/>
              <w:spacing w:after="0"/>
            </w:pPr>
            <w:r>
              <w:rPr>
                <w:sz w:val="15"/>
              </w:rPr>
              <w:t>Windowed Herzog thresholds</w:t>
            </w:r>
          </w:p>
        </w:tc>
        <w:tc>
          <w:tcPr>
            <w:tcW w:w="1399" w:type="dxa"/>
            <w:vAlign w:val="center"/>
          </w:tcPr>
          <w:p w14:paraId="3C1313D7" w14:textId="77777777" w:rsidR="004B250B" w:rsidRDefault="00000000">
            <w:pPr>
              <w:keepLines/>
              <w:spacing w:after="0"/>
            </w:pPr>
            <w:r>
              <w:rPr>
                <w:sz w:val="15"/>
              </w:rPr>
              <w:t>45.9%</w:t>
            </w:r>
          </w:p>
        </w:tc>
        <w:tc>
          <w:tcPr>
            <w:tcW w:w="1399" w:type="dxa"/>
            <w:vAlign w:val="center"/>
          </w:tcPr>
          <w:p w14:paraId="42ECE8FC" w14:textId="77777777" w:rsidR="004B250B" w:rsidRDefault="00000000">
            <w:pPr>
              <w:keepLines/>
              <w:spacing w:after="0"/>
            </w:pPr>
            <w:r>
              <w:rPr>
                <w:sz w:val="15"/>
              </w:rPr>
              <w:t>30.0%–63.3%</w:t>
            </w:r>
          </w:p>
        </w:tc>
        <w:tc>
          <w:tcPr>
            <w:tcW w:w="1399" w:type="dxa"/>
            <w:vAlign w:val="center"/>
          </w:tcPr>
          <w:p w14:paraId="15B2E923" w14:textId="77777777" w:rsidR="004B250B" w:rsidRDefault="00000000">
            <w:pPr>
              <w:keepLines/>
              <w:spacing w:after="0"/>
            </w:pPr>
            <w:r>
              <w:rPr>
                <w:sz w:val="15"/>
              </w:rPr>
              <w:t>80.2%</w:t>
            </w:r>
          </w:p>
        </w:tc>
        <w:tc>
          <w:tcPr>
            <w:tcW w:w="1399" w:type="dxa"/>
            <w:vAlign w:val="center"/>
          </w:tcPr>
          <w:p w14:paraId="0BA6922D" w14:textId="77777777" w:rsidR="004B250B" w:rsidRDefault="00000000">
            <w:pPr>
              <w:keepLines/>
              <w:spacing w:after="0"/>
            </w:pPr>
            <w:r>
              <w:rPr>
                <w:sz w:val="15"/>
              </w:rPr>
              <w:t>54.3%</w:t>
            </w:r>
          </w:p>
        </w:tc>
      </w:tr>
      <w:tr w:rsidR="004B250B" w14:paraId="328FBBC0" w14:textId="77777777">
        <w:trPr>
          <w:jc w:val="center"/>
        </w:trPr>
        <w:tc>
          <w:tcPr>
            <w:tcW w:w="1399" w:type="dxa"/>
            <w:vAlign w:val="center"/>
          </w:tcPr>
          <w:p w14:paraId="5F61B8AC" w14:textId="77777777" w:rsidR="004B250B" w:rsidRDefault="004B250B">
            <w:pPr>
              <w:keepLines/>
              <w:spacing w:after="0"/>
            </w:pPr>
          </w:p>
        </w:tc>
        <w:tc>
          <w:tcPr>
            <w:tcW w:w="1399" w:type="dxa"/>
            <w:vAlign w:val="center"/>
          </w:tcPr>
          <w:p w14:paraId="42F679F9" w14:textId="77777777" w:rsidR="004B250B" w:rsidRDefault="00000000">
            <w:pPr>
              <w:keepLines/>
              <w:spacing w:after="0"/>
            </w:pPr>
            <w:r>
              <w:rPr>
                <w:sz w:val="15"/>
              </w:rPr>
              <w:t>30</w:t>
            </w:r>
          </w:p>
        </w:tc>
        <w:tc>
          <w:tcPr>
            <w:tcW w:w="1399" w:type="dxa"/>
            <w:vAlign w:val="center"/>
          </w:tcPr>
          <w:p w14:paraId="04B216FC" w14:textId="77777777" w:rsidR="004B250B" w:rsidRDefault="00000000">
            <w:pPr>
              <w:keepLines/>
              <w:spacing w:after="0"/>
            </w:pPr>
            <w:r>
              <w:rPr>
                <w:sz w:val="15"/>
              </w:rPr>
              <w:t>Windowed Herzog C1/C2 union</w:t>
            </w:r>
          </w:p>
        </w:tc>
        <w:tc>
          <w:tcPr>
            <w:tcW w:w="1399" w:type="dxa"/>
            <w:vAlign w:val="center"/>
          </w:tcPr>
          <w:p w14:paraId="3F2866A3" w14:textId="77777777" w:rsidR="004B250B" w:rsidRDefault="00000000">
            <w:pPr>
              <w:keepLines/>
              <w:spacing w:after="0"/>
            </w:pPr>
            <w:r>
              <w:rPr>
                <w:sz w:val="15"/>
              </w:rPr>
              <w:t>37.8%</w:t>
            </w:r>
          </w:p>
        </w:tc>
        <w:tc>
          <w:tcPr>
            <w:tcW w:w="1399" w:type="dxa"/>
            <w:vAlign w:val="center"/>
          </w:tcPr>
          <w:p w14:paraId="0BF651B0" w14:textId="77777777" w:rsidR="004B250B" w:rsidRDefault="00000000">
            <w:pPr>
              <w:keepLines/>
              <w:spacing w:after="0"/>
            </w:pPr>
            <w:r>
              <w:rPr>
                <w:sz w:val="15"/>
              </w:rPr>
              <w:t>20.0%–56.7%</w:t>
            </w:r>
          </w:p>
        </w:tc>
        <w:tc>
          <w:tcPr>
            <w:tcW w:w="1399" w:type="dxa"/>
            <w:vAlign w:val="center"/>
          </w:tcPr>
          <w:p w14:paraId="03A87195" w14:textId="77777777" w:rsidR="004B250B" w:rsidRDefault="00000000">
            <w:pPr>
              <w:keepLines/>
              <w:spacing w:after="0"/>
            </w:pPr>
            <w:r>
              <w:rPr>
                <w:sz w:val="15"/>
              </w:rPr>
              <w:t>47.1%</w:t>
            </w:r>
          </w:p>
        </w:tc>
        <w:tc>
          <w:tcPr>
            <w:tcW w:w="1399" w:type="dxa"/>
            <w:vAlign w:val="center"/>
          </w:tcPr>
          <w:p w14:paraId="701A0DC9" w14:textId="77777777" w:rsidR="004B250B" w:rsidRDefault="00000000">
            <w:pPr>
              <w:keepLines/>
              <w:spacing w:after="0"/>
            </w:pPr>
            <w:r>
              <w:rPr>
                <w:sz w:val="15"/>
              </w:rPr>
              <w:t>20.5%</w:t>
            </w:r>
          </w:p>
        </w:tc>
      </w:tr>
      <w:tr w:rsidR="004B250B" w14:paraId="538E4163" w14:textId="77777777">
        <w:trPr>
          <w:jc w:val="center"/>
        </w:trPr>
        <w:tc>
          <w:tcPr>
            <w:tcW w:w="1399" w:type="dxa"/>
            <w:vAlign w:val="center"/>
          </w:tcPr>
          <w:p w14:paraId="4F228599" w14:textId="77777777" w:rsidR="004B250B" w:rsidRDefault="004B250B">
            <w:pPr>
              <w:keepLines/>
              <w:spacing w:after="0"/>
            </w:pPr>
          </w:p>
        </w:tc>
        <w:tc>
          <w:tcPr>
            <w:tcW w:w="1399" w:type="dxa"/>
            <w:vAlign w:val="center"/>
          </w:tcPr>
          <w:p w14:paraId="7A6C180B" w14:textId="77777777" w:rsidR="004B250B" w:rsidRDefault="00000000">
            <w:pPr>
              <w:keepLines/>
              <w:spacing w:after="0"/>
            </w:pPr>
            <w:r>
              <w:rPr>
                <w:sz w:val="15"/>
              </w:rPr>
              <w:t>50</w:t>
            </w:r>
          </w:p>
        </w:tc>
        <w:tc>
          <w:tcPr>
            <w:tcW w:w="1399" w:type="dxa"/>
            <w:vAlign w:val="center"/>
          </w:tcPr>
          <w:p w14:paraId="1FE3598E" w14:textId="77777777" w:rsidR="004B250B" w:rsidRDefault="00000000">
            <w:pPr>
              <w:keepLines/>
              <w:spacing w:after="0"/>
            </w:pPr>
            <w:r>
              <w:rPr>
                <w:sz w:val="15"/>
              </w:rPr>
              <w:t>Windowed Herzog thresholds</w:t>
            </w:r>
          </w:p>
        </w:tc>
        <w:tc>
          <w:tcPr>
            <w:tcW w:w="1399" w:type="dxa"/>
            <w:vAlign w:val="center"/>
          </w:tcPr>
          <w:p w14:paraId="6FEF644A" w14:textId="77777777" w:rsidR="004B250B" w:rsidRDefault="00000000">
            <w:pPr>
              <w:keepLines/>
              <w:spacing w:after="0"/>
            </w:pPr>
            <w:r>
              <w:rPr>
                <w:sz w:val="15"/>
              </w:rPr>
              <w:t>46.0%</w:t>
            </w:r>
          </w:p>
        </w:tc>
        <w:tc>
          <w:tcPr>
            <w:tcW w:w="1399" w:type="dxa"/>
            <w:vAlign w:val="center"/>
          </w:tcPr>
          <w:p w14:paraId="4DE76491" w14:textId="77777777" w:rsidR="004B250B" w:rsidRDefault="00000000">
            <w:pPr>
              <w:keepLines/>
              <w:spacing w:after="0"/>
            </w:pPr>
            <w:r>
              <w:rPr>
                <w:sz w:val="15"/>
              </w:rPr>
              <w:t>32.0%–60.0%</w:t>
            </w:r>
          </w:p>
        </w:tc>
        <w:tc>
          <w:tcPr>
            <w:tcW w:w="1399" w:type="dxa"/>
            <w:vAlign w:val="center"/>
          </w:tcPr>
          <w:p w14:paraId="4109E7EA" w14:textId="77777777" w:rsidR="004B250B" w:rsidRDefault="00000000">
            <w:pPr>
              <w:keepLines/>
              <w:spacing w:after="0"/>
            </w:pPr>
            <w:r>
              <w:rPr>
                <w:sz w:val="15"/>
              </w:rPr>
              <w:t>84.0%</w:t>
            </w:r>
          </w:p>
        </w:tc>
        <w:tc>
          <w:tcPr>
            <w:tcW w:w="1399" w:type="dxa"/>
            <w:vAlign w:val="center"/>
          </w:tcPr>
          <w:p w14:paraId="3412E2A9" w14:textId="77777777" w:rsidR="004B250B" w:rsidRDefault="00000000">
            <w:pPr>
              <w:keepLines/>
              <w:spacing w:after="0"/>
            </w:pPr>
            <w:r>
              <w:rPr>
                <w:sz w:val="15"/>
              </w:rPr>
              <w:t>55.5%</w:t>
            </w:r>
          </w:p>
        </w:tc>
      </w:tr>
      <w:tr w:rsidR="004B250B" w14:paraId="222E2CEE" w14:textId="77777777">
        <w:trPr>
          <w:jc w:val="center"/>
        </w:trPr>
        <w:tc>
          <w:tcPr>
            <w:tcW w:w="1399" w:type="dxa"/>
            <w:vAlign w:val="center"/>
          </w:tcPr>
          <w:p w14:paraId="136F648F" w14:textId="77777777" w:rsidR="004B250B" w:rsidRDefault="004B250B">
            <w:pPr>
              <w:keepLines/>
              <w:spacing w:after="0"/>
            </w:pPr>
          </w:p>
        </w:tc>
        <w:tc>
          <w:tcPr>
            <w:tcW w:w="1399" w:type="dxa"/>
            <w:vAlign w:val="center"/>
          </w:tcPr>
          <w:p w14:paraId="33718383" w14:textId="77777777" w:rsidR="004B250B" w:rsidRDefault="00000000">
            <w:pPr>
              <w:keepLines/>
              <w:spacing w:after="0"/>
            </w:pPr>
            <w:r>
              <w:rPr>
                <w:sz w:val="15"/>
              </w:rPr>
              <w:t>50</w:t>
            </w:r>
          </w:p>
        </w:tc>
        <w:tc>
          <w:tcPr>
            <w:tcW w:w="1399" w:type="dxa"/>
            <w:vAlign w:val="center"/>
          </w:tcPr>
          <w:p w14:paraId="24CF0FF5" w14:textId="77777777" w:rsidR="004B250B" w:rsidRDefault="00000000">
            <w:pPr>
              <w:keepLines/>
              <w:spacing w:after="0"/>
            </w:pPr>
            <w:r>
              <w:rPr>
                <w:sz w:val="15"/>
              </w:rPr>
              <w:t>Windowed Herzog C1/C2 union</w:t>
            </w:r>
          </w:p>
        </w:tc>
        <w:tc>
          <w:tcPr>
            <w:tcW w:w="1399" w:type="dxa"/>
            <w:vAlign w:val="center"/>
          </w:tcPr>
          <w:p w14:paraId="36A3FBE7" w14:textId="77777777" w:rsidR="004B250B" w:rsidRDefault="00000000">
            <w:pPr>
              <w:keepLines/>
              <w:spacing w:after="0"/>
            </w:pPr>
            <w:r>
              <w:rPr>
                <w:sz w:val="15"/>
              </w:rPr>
              <w:t>38.0%</w:t>
            </w:r>
          </w:p>
        </w:tc>
        <w:tc>
          <w:tcPr>
            <w:tcW w:w="1399" w:type="dxa"/>
            <w:vAlign w:val="center"/>
          </w:tcPr>
          <w:p w14:paraId="4C0394D9" w14:textId="77777777" w:rsidR="004B250B" w:rsidRDefault="00000000">
            <w:pPr>
              <w:keepLines/>
              <w:spacing w:after="0"/>
            </w:pPr>
            <w:r>
              <w:rPr>
                <w:sz w:val="15"/>
              </w:rPr>
              <w:t>24.0%–52.0%</w:t>
            </w:r>
          </w:p>
        </w:tc>
        <w:tc>
          <w:tcPr>
            <w:tcW w:w="1399" w:type="dxa"/>
            <w:vAlign w:val="center"/>
          </w:tcPr>
          <w:p w14:paraId="4072310F" w14:textId="77777777" w:rsidR="004B250B" w:rsidRDefault="00000000">
            <w:pPr>
              <w:keepLines/>
              <w:spacing w:after="0"/>
            </w:pPr>
            <w:r>
              <w:rPr>
                <w:sz w:val="15"/>
              </w:rPr>
              <w:t>43.0%</w:t>
            </w:r>
          </w:p>
        </w:tc>
        <w:tc>
          <w:tcPr>
            <w:tcW w:w="1399" w:type="dxa"/>
            <w:vAlign w:val="center"/>
          </w:tcPr>
          <w:p w14:paraId="77D0D953" w14:textId="77777777" w:rsidR="004B250B" w:rsidRDefault="00000000">
            <w:pPr>
              <w:keepLines/>
              <w:spacing w:after="0"/>
            </w:pPr>
            <w:r>
              <w:rPr>
                <w:sz w:val="15"/>
              </w:rPr>
              <w:t>15.1%</w:t>
            </w:r>
          </w:p>
        </w:tc>
      </w:tr>
      <w:tr w:rsidR="004B250B" w14:paraId="64B00CDA" w14:textId="77777777">
        <w:trPr>
          <w:jc w:val="center"/>
        </w:trPr>
        <w:tc>
          <w:tcPr>
            <w:tcW w:w="1399" w:type="dxa"/>
            <w:vAlign w:val="center"/>
          </w:tcPr>
          <w:p w14:paraId="607E6FF7" w14:textId="77777777" w:rsidR="004B250B" w:rsidRDefault="004B250B">
            <w:pPr>
              <w:keepLines/>
              <w:spacing w:after="0"/>
            </w:pPr>
          </w:p>
        </w:tc>
        <w:tc>
          <w:tcPr>
            <w:tcW w:w="1399" w:type="dxa"/>
            <w:vAlign w:val="center"/>
          </w:tcPr>
          <w:p w14:paraId="6D9A37D6" w14:textId="77777777" w:rsidR="004B250B" w:rsidRDefault="00000000">
            <w:pPr>
              <w:keepLines/>
              <w:spacing w:after="0"/>
            </w:pPr>
            <w:r>
              <w:rPr>
                <w:sz w:val="15"/>
              </w:rPr>
              <w:t>100</w:t>
            </w:r>
          </w:p>
        </w:tc>
        <w:tc>
          <w:tcPr>
            <w:tcW w:w="1399" w:type="dxa"/>
            <w:vAlign w:val="center"/>
          </w:tcPr>
          <w:p w14:paraId="505CF62A" w14:textId="77777777" w:rsidR="004B250B" w:rsidRDefault="00000000">
            <w:pPr>
              <w:keepLines/>
              <w:spacing w:after="0"/>
            </w:pPr>
            <w:r>
              <w:rPr>
                <w:sz w:val="15"/>
              </w:rPr>
              <w:t>Windowed Herzog thresholds</w:t>
            </w:r>
          </w:p>
        </w:tc>
        <w:tc>
          <w:tcPr>
            <w:tcW w:w="1399" w:type="dxa"/>
            <w:vAlign w:val="center"/>
          </w:tcPr>
          <w:p w14:paraId="195C98FB" w14:textId="77777777" w:rsidR="004B250B" w:rsidRDefault="00000000">
            <w:pPr>
              <w:keepLines/>
              <w:spacing w:after="0"/>
            </w:pPr>
            <w:r>
              <w:rPr>
                <w:sz w:val="15"/>
              </w:rPr>
              <w:t>45.9%</w:t>
            </w:r>
          </w:p>
        </w:tc>
        <w:tc>
          <w:tcPr>
            <w:tcW w:w="1399" w:type="dxa"/>
            <w:vAlign w:val="center"/>
          </w:tcPr>
          <w:p w14:paraId="106581FE" w14:textId="77777777" w:rsidR="004B250B" w:rsidRDefault="00000000">
            <w:pPr>
              <w:keepLines/>
              <w:spacing w:after="0"/>
            </w:pPr>
            <w:r>
              <w:rPr>
                <w:sz w:val="15"/>
              </w:rPr>
              <w:t>36.0%–56.0%</w:t>
            </w:r>
          </w:p>
        </w:tc>
        <w:tc>
          <w:tcPr>
            <w:tcW w:w="1399" w:type="dxa"/>
            <w:vAlign w:val="center"/>
          </w:tcPr>
          <w:p w14:paraId="2138B894" w14:textId="77777777" w:rsidR="004B250B" w:rsidRDefault="00000000">
            <w:pPr>
              <w:keepLines/>
              <w:spacing w:after="0"/>
            </w:pPr>
            <w:r>
              <w:rPr>
                <w:sz w:val="15"/>
              </w:rPr>
              <w:t>90.3%</w:t>
            </w:r>
          </w:p>
        </w:tc>
        <w:tc>
          <w:tcPr>
            <w:tcW w:w="1399" w:type="dxa"/>
            <w:vAlign w:val="center"/>
          </w:tcPr>
          <w:p w14:paraId="180DCE4D" w14:textId="77777777" w:rsidR="004B250B" w:rsidRDefault="00000000">
            <w:pPr>
              <w:keepLines/>
              <w:spacing w:after="0"/>
            </w:pPr>
            <w:r>
              <w:rPr>
                <w:sz w:val="15"/>
              </w:rPr>
              <w:t>60.8%</w:t>
            </w:r>
          </w:p>
        </w:tc>
      </w:tr>
      <w:tr w:rsidR="004B250B" w14:paraId="213C098B" w14:textId="77777777">
        <w:trPr>
          <w:jc w:val="center"/>
        </w:trPr>
        <w:tc>
          <w:tcPr>
            <w:tcW w:w="1399" w:type="dxa"/>
            <w:vAlign w:val="center"/>
          </w:tcPr>
          <w:p w14:paraId="50E9FFD4" w14:textId="77777777" w:rsidR="004B250B" w:rsidRDefault="004B250B">
            <w:pPr>
              <w:keepLines/>
              <w:spacing w:after="0"/>
            </w:pPr>
          </w:p>
        </w:tc>
        <w:tc>
          <w:tcPr>
            <w:tcW w:w="1399" w:type="dxa"/>
            <w:vAlign w:val="center"/>
          </w:tcPr>
          <w:p w14:paraId="3C0852CA" w14:textId="77777777" w:rsidR="004B250B" w:rsidRDefault="00000000">
            <w:pPr>
              <w:keepLines/>
              <w:spacing w:after="0"/>
            </w:pPr>
            <w:r>
              <w:rPr>
                <w:sz w:val="15"/>
              </w:rPr>
              <w:t>100</w:t>
            </w:r>
          </w:p>
        </w:tc>
        <w:tc>
          <w:tcPr>
            <w:tcW w:w="1399" w:type="dxa"/>
            <w:vAlign w:val="center"/>
          </w:tcPr>
          <w:p w14:paraId="265CE301" w14:textId="77777777" w:rsidR="004B250B" w:rsidRDefault="00000000">
            <w:pPr>
              <w:keepLines/>
              <w:spacing w:after="0"/>
            </w:pPr>
            <w:r>
              <w:rPr>
                <w:sz w:val="15"/>
              </w:rPr>
              <w:t>Windowed Herzog C1/C2 union</w:t>
            </w:r>
          </w:p>
        </w:tc>
        <w:tc>
          <w:tcPr>
            <w:tcW w:w="1399" w:type="dxa"/>
            <w:vAlign w:val="center"/>
          </w:tcPr>
          <w:p w14:paraId="547D6C1D" w14:textId="77777777" w:rsidR="004B250B" w:rsidRDefault="00000000">
            <w:pPr>
              <w:keepLines/>
              <w:spacing w:after="0"/>
            </w:pPr>
            <w:r>
              <w:rPr>
                <w:sz w:val="15"/>
              </w:rPr>
              <w:t>37.8%</w:t>
            </w:r>
          </w:p>
        </w:tc>
        <w:tc>
          <w:tcPr>
            <w:tcW w:w="1399" w:type="dxa"/>
            <w:vAlign w:val="center"/>
          </w:tcPr>
          <w:p w14:paraId="6AA96AB3" w14:textId="77777777" w:rsidR="004B250B" w:rsidRDefault="00000000">
            <w:pPr>
              <w:keepLines/>
              <w:spacing w:after="0"/>
            </w:pPr>
            <w:r>
              <w:rPr>
                <w:sz w:val="15"/>
              </w:rPr>
              <w:t>29.0%–48.0%</w:t>
            </w:r>
          </w:p>
        </w:tc>
        <w:tc>
          <w:tcPr>
            <w:tcW w:w="1399" w:type="dxa"/>
            <w:vAlign w:val="center"/>
          </w:tcPr>
          <w:p w14:paraId="006F50E3" w14:textId="77777777" w:rsidR="004B250B" w:rsidRDefault="00000000">
            <w:pPr>
              <w:keepLines/>
              <w:spacing w:after="0"/>
            </w:pPr>
            <w:r>
              <w:rPr>
                <w:sz w:val="15"/>
              </w:rPr>
              <w:t>36.0%</w:t>
            </w:r>
          </w:p>
        </w:tc>
        <w:tc>
          <w:tcPr>
            <w:tcW w:w="1399" w:type="dxa"/>
            <w:vAlign w:val="center"/>
          </w:tcPr>
          <w:p w14:paraId="497ED19B" w14:textId="77777777" w:rsidR="004B250B" w:rsidRDefault="00000000">
            <w:pPr>
              <w:keepLines/>
              <w:spacing w:after="0"/>
            </w:pPr>
            <w:r>
              <w:rPr>
                <w:sz w:val="15"/>
              </w:rPr>
              <w:t>8.5%</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96DDDA" w14:textId="77777777" w:rsidR="00AD0DB3" w:rsidRDefault="00AD0DB3">
      <w:pPr>
        <w:spacing w:line="240" w:lineRule="auto"/>
      </w:pPr>
      <w:r>
        <w:separator/>
      </w:r>
    </w:p>
  </w:endnote>
  <w:endnote w:type="continuationSeparator" w:id="0">
    <w:p w14:paraId="13FA4989" w14:textId="77777777" w:rsidR="00AD0DB3" w:rsidRDefault="00AD0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371C81" w14:textId="77777777" w:rsidR="00AD0DB3" w:rsidRDefault="00AD0DB3">
      <w:pPr>
        <w:spacing w:line="240" w:lineRule="auto"/>
      </w:pPr>
      <w:r>
        <w:separator/>
      </w:r>
    </w:p>
  </w:footnote>
  <w:footnote w:type="continuationSeparator" w:id="0">
    <w:p w14:paraId="158C695A" w14:textId="77777777" w:rsidR="00AD0DB3" w:rsidRDefault="00AD0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chael Sumner">
    <w15:presenceInfo w15:providerId="AD" w15:userId="S::rsum009@UoA.auckland.ac.nz::162f5a50-9744-41b3-a384-e49902582cc7"/>
  </w15:person>
  <w15:person w15:author="Brandon Westover">
    <w15:presenceInfo w15:providerId="AD" w15:userId="S::mbwest@stanford.edu::e2fb930e-eaca-4045-857f-c71f7f9b7996"/>
  </w15:person>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470BE"/>
    <w:rsid w:val="003511D7"/>
    <w:rsid w:val="00393AE2"/>
    <w:rsid w:val="003A1FE9"/>
    <w:rsid w:val="003A6960"/>
    <w:rsid w:val="003A77D4"/>
    <w:rsid w:val="004034AC"/>
    <w:rsid w:val="004317BD"/>
    <w:rsid w:val="004370B3"/>
    <w:rsid w:val="00461591"/>
    <w:rsid w:val="00462B1A"/>
    <w:rsid w:val="00470D9D"/>
    <w:rsid w:val="004A4F3D"/>
    <w:rsid w:val="004A6B28"/>
    <w:rsid w:val="004B250B"/>
    <w:rsid w:val="004D5618"/>
    <w:rsid w:val="004E0820"/>
    <w:rsid w:val="00527A3D"/>
    <w:rsid w:val="00550220"/>
    <w:rsid w:val="0055574E"/>
    <w:rsid w:val="005561B0"/>
    <w:rsid w:val="0056505E"/>
    <w:rsid w:val="00584202"/>
    <w:rsid w:val="00596135"/>
    <w:rsid w:val="005D0680"/>
    <w:rsid w:val="005D2486"/>
    <w:rsid w:val="005D648A"/>
    <w:rsid w:val="005D6D01"/>
    <w:rsid w:val="005F2F43"/>
    <w:rsid w:val="005F6B0D"/>
    <w:rsid w:val="00673FE8"/>
    <w:rsid w:val="00695D97"/>
    <w:rsid w:val="006A3065"/>
    <w:rsid w:val="006A5650"/>
    <w:rsid w:val="006A7C0E"/>
    <w:rsid w:val="006D3CAE"/>
    <w:rsid w:val="006F223B"/>
    <w:rsid w:val="006F2A3B"/>
    <w:rsid w:val="007073D1"/>
    <w:rsid w:val="00721572"/>
    <w:rsid w:val="00734262"/>
    <w:rsid w:val="0074441A"/>
    <w:rsid w:val="00766F8D"/>
    <w:rsid w:val="00793F4A"/>
    <w:rsid w:val="007D2872"/>
    <w:rsid w:val="007D77DF"/>
    <w:rsid w:val="007E1DA8"/>
    <w:rsid w:val="007E4B9C"/>
    <w:rsid w:val="007E64D8"/>
    <w:rsid w:val="007F5FD7"/>
    <w:rsid w:val="00806295"/>
    <w:rsid w:val="008215F2"/>
    <w:rsid w:val="008510E8"/>
    <w:rsid w:val="00852DEF"/>
    <w:rsid w:val="00867CB7"/>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73594"/>
    <w:rsid w:val="00AA1D8D"/>
    <w:rsid w:val="00AB7D70"/>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486E"/>
    <w:rsid w:val="00D00F04"/>
    <w:rsid w:val="00D34224"/>
    <w:rsid w:val="00D54B26"/>
    <w:rsid w:val="00D62C09"/>
    <w:rsid w:val="00D85222"/>
    <w:rsid w:val="00D8577D"/>
    <w:rsid w:val="00D874AD"/>
    <w:rsid w:val="00DA0C79"/>
    <w:rsid w:val="00DA5F04"/>
    <w:rsid w:val="00DB69EF"/>
    <w:rsid w:val="00DF21FC"/>
    <w:rsid w:val="00E046BE"/>
    <w:rsid w:val="00E0477D"/>
    <w:rsid w:val="00E24A71"/>
    <w:rsid w:val="00E30C79"/>
    <w:rsid w:val="00E33554"/>
    <w:rsid w:val="00E55EDA"/>
    <w:rsid w:val="00E617AB"/>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13</Pages>
  <Words>11537</Words>
  <Characters>65763</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77146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3</cp:revision>
  <dcterms:created xsi:type="dcterms:W3CDTF">2026-08-12T04:38:00Z</dcterms:created>
  <dcterms:modified xsi:type="dcterms:W3CDTF">2026-08-12T04:40:00Z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