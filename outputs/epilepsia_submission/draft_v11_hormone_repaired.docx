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A0BF4" w14:textId="77777777" w:rsidR="004B250B" w:rsidRDefault="00000000">
      <w:pPr>
        <w:pStyle w:val="Title"/>
        <w:jc w:val="center"/>
      </w:pPr>
      <w:r>
        <w:t>False Positive Catamenial Epilepsy Classification: A Simulation Study</w:t>
      </w:r>
    </w:p>
    <w:p w14:paraId="2609814F" w14:textId="77777777" w:rsidR="004B250B" w:rsidRDefault="00000000">
      <w:pPr>
        <w:jc w:val="center"/>
      </w:pPr>
      <w:r>
        <w:rPr>
          <w:b/>
        </w:rPr>
        <w:t>Research Article</w:t>
      </w:r>
    </w:p>
    <w:p w14:paraId="55B27C4E" w14:textId="77777777" w:rsidR="004B250B" w:rsidRDefault="00000000">
      <w:pPr>
        <w:jc w:val="center"/>
      </w:pPr>
      <w:r>
        <w:t>Daniel M. Goldenholz, MD, PhD¹; Wesley T. Kerr, MD, PhD²˒³˒⁴; Sharon Chiang, MD, PhD⁵; M. Brandon Westover, MD, PhD⁶; Rachael L. Sumner, PhD⁷˒⁸</w:t>
      </w:r>
    </w:p>
    <w:p w14:paraId="55B27C4E" w14:textId="77777777" w:rsidR="004B250B" w:rsidRDefault="00000000">
      <w:pPr>
        <w:jc w:val="center"/>
      </w:pPr>
      <w:r>
        <w:t>Author emails and ORCID iDs: Daniel M. Goldenholz, daniel.goldenholz@bidmc.harvard.edu, 0000-0002-8370-2758; Wesley T. Kerr, kerrw@pitt.edu, 0000-0002-5546-5951; Sharon Chiang, sharon.chiang@ucsf.edu, 0000-0002-4548-4550; M. Brandon Westover, mbwest@stanford.edu, 0000-0003-4803-312X; Rachael L. Sumner, rachael.sumner@aut.ac.nz, 0000-0002-2652-4617.</w:t>
      </w:r>
    </w:p>
    <w:p w14:paraId="3B57968D" w14:textId="77777777" w:rsidR="004B250B" w:rsidRDefault="00000000">
      <w:r>
        <w:t>¹ Department of Neurology, Beth Israel Deaconess Medical Center, Harvard Medical School, Boston, Massachusetts, USA</w:t>
      </w:r>
    </w:p>
    <w:p w14:paraId="2A376D60" w14:textId="77777777" w:rsidR="004B250B" w:rsidRDefault="00000000">
      <w:r>
        <w:t>² Department of Neurology, University of Pittsburgh, Pittsburgh, Pennsylvania, USA</w:t>
      </w:r>
    </w:p>
    <w:p w14:paraId="2B6BC0A9" w14:textId="77777777" w:rsidR="004B250B" w:rsidRDefault="00000000">
      <w:r>
        <w:t>³ Department of Biomedical Informatics, University of Pittsburgh, Pittsburgh, Pennsylvania, USA</w:t>
      </w:r>
    </w:p>
    <w:p w14:paraId="5FCAE37E" w14:textId="77777777" w:rsidR="004B250B" w:rsidRDefault="00000000">
      <w:r>
        <w:t>⁴ Department of Psychiatry, University of Pittsburgh, Pittsburgh, Pennsylvania, USA</w:t>
      </w:r>
    </w:p>
    <w:p w14:paraId="05863949" w14:textId="77777777" w:rsidR="004B250B" w:rsidRDefault="00000000">
      <w:r>
        <w:t>⁵ Department of Neurology and Weill Institute for Neurosciences, University of California, San Francisco, San Francisco, California, USA</w:t>
      </w:r>
    </w:p>
    <w:p w14:paraId="09505733" w14:textId="77777777" w:rsidR="004B250B" w:rsidRDefault="00000000">
      <w:r>
        <w:t>⁶ Department of Neurology and Neurological Sciences, Stanford University School of Medicine, Stanford, California, USA</w:t>
      </w:r>
    </w:p>
    <w:p w14:paraId="6A2E0369" w14:textId="77777777" w:rsidR="004B250B" w:rsidRDefault="00000000">
      <w:r>
        <w:t>⁷ Department of Biomedicine and Medical Diagnostics, Auckland University of Technology, Auckland, New Zealand</w:t>
      </w:r>
    </w:p>
    <w:p w14:paraId="0245C2B8" w14:textId="77777777" w:rsidR="004B250B" w:rsidRDefault="00000000">
      <w:r>
        <w:t>⁸ School of Pharmacy, University of Auckland, Auckland, New Zealand</w:t>
      </w:r>
    </w:p>
    <w:p w14:paraId="494BABB7" w14:textId="72298605"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77075F06" w14:textId="77777777" w:rsidR="004B250B" w:rsidRDefault="00000000">
      <w:r>
        <w:rPr>
          <w:b/>
        </w:rPr>
        <w:t xml:space="preserve">Running title: </w:t>
      </w:r>
      <w:r>
        <w:t>False Positive Catamenial Classification</w:t>
      </w:r>
    </w:p>
    <w:p w14:paraId="70D56E53" w14:textId="77777777" w:rsidR="004B250B" w:rsidRDefault="00000000">
      <w:r>
        <w:rPr>
          <w:b/>
        </w:rPr>
        <w:t xml:space="preserve">Title character count (including spaces): </w:t>
      </w:r>
      <w:r>
        <w:t>69</w:t>
      </w:r>
    </w:p>
    <w:p w14:paraId="46F65DD0" w14:textId="60C4557B" w:rsidR="004B250B" w:rsidRDefault="00000000">
      <w:r>
        <w:t>Abstract word count: 228</w:t>
      </w:r>
    </w:p>
    <w:p w14:paraId="7479D18C" w14:textId="77777777" w:rsidR="004B250B" w:rsidRDefault="00000000">
      <w:r>
        <w:t>Main-text word count (Introduction through Discussion, including headings): 2442</w:t>
      </w:r>
    </w:p>
    <w:p w14:paraId="0068D1AA" w14:textId="77777777" w:rsidR="004B250B" w:rsidRDefault="00000000">
      <w:r>
        <w:rPr>
          <w:b/>
        </w:rPr>
        <w:t xml:space="preserve">References: </w:t>
      </w:r>
      <w:r>
        <w:t>16</w:t>
      </w:r>
    </w:p>
    <w:p w14:paraId="50400627" w14:textId="77777777" w:rsidR="004B250B" w:rsidRDefault="00000000">
      <w:r>
        <w:rPr>
          <w:b/>
        </w:rPr>
        <w:t xml:space="preserve">Main tables / figures: </w:t>
      </w:r>
      <w:r>
        <w:t>3 / 3 (6 combined)</w:t>
      </w:r>
    </w:p>
    <w:p w14:paraId="4338E421" w14:textId="77777777" w:rsidR="004B250B" w:rsidRDefault="00000000">
      <w:r>
        <w:t>Supporting information: Appendix S1; Appendix Tables A1–A8 and Figures A1–A2; Tables S1–S8 and Figures S1–S5</w:t>
      </w:r>
    </w:p>
    <w:p w14:paraId="7894A5AB" w14:textId="77777777" w:rsidR="004B250B" w:rsidRDefault="00000000">
      <w:r>
        <w:br w:type="page"/>
      </w:r>
    </w:p>
    <w:p w14:paraId="79A48F99" w14:textId="77777777" w:rsidR="004B250B" w:rsidRDefault="00000000">
      <w:pPr>
        <w:pStyle w:val="Heading1"/>
      </w:pPr>
      <w:r>
        <w:lastRenderedPageBreak/>
        <w:t>Abstract</w:t>
      </w:r>
    </w:p>
    <w:p w14:paraId="3925D1CD" w14:textId="19C35B19"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7AEE6AA1" w14:textId="4E22D9C0" w:rsidR="004B250B" w:rsidRDefault="00000000">
      <w:r>
        <w:rPr>
          <w:b/>
        </w:rPr>
        <w:t xml:space="preserve">Methods: </w:t>
      </w:r>
      <w:r>
        <w:t>We simulated 100,000 synthetic participants for 36 months in healthy ovulatory and heterogeneous</w:t>
      </w:r>
      <w:ins w:id="0" w:author="Rachael Sumner" w:date="2026-08-07T13:09:00Z" w16du:dateUtc="2026-08-07T01:09:00Z">
        <w:r w:rsidR="00D00F04">
          <w:t>ly ovulatory</w:t>
        </w:r>
      </w:ins>
      <w:r>
        <w:t xml:space="preserve"> menstruating-age cohorts. </w:t>
      </w:r>
      <w:r w:rsidR="00867CB7">
        <w:t xml:space="preserve">We independently </w:t>
      </w:r>
      <w:r w:rsidR="00DB69EF">
        <w:t>simulat</w:t>
      </w:r>
      <w:r w:rsidR="00867CB7">
        <w:t xml:space="preserve">ed seizure </w:t>
      </w:r>
      <w:ins w:id="1" w:author="Brandon Westover" w:date="2026-07-31T22:21:00Z" w16du:dateUtc="2026-08-01T05:21:00Z">
        <w:r w:rsidR="00867CB7">
          <w:t xml:space="preserve">and menstrual </w:t>
        </w:r>
      </w:ins>
      <w:ins w:id="2" w:author="Brandon Westover" w:date="2026-07-31T22:20:00Z" w16du:dateUtc="2026-08-01T05:20:00Z">
        <w:r w:rsidR="00867CB7">
          <w:t xml:space="preserve">diaries using </w:t>
        </w:r>
        <w:del w:id="3" w:author="Rachael Sumner" w:date="2026-08-07T12:54:00Z" w16du:dateUtc="2026-08-07T00:54:00Z">
          <w:r w:rsidR="00867CB7" w:rsidDel="00182227">
            <w:delText>open source</w:delText>
          </w:r>
        </w:del>
      </w:ins>
      <w:ins w:id="4" w:author="Rachael Sumner" w:date="2026-08-07T12:54:00Z" w16du:dateUtc="2026-08-07T00:54:00Z">
        <w:r w:rsidR="00182227">
          <w:t>open-source</w:t>
        </w:r>
      </w:ins>
      <w:ins w:id="5" w:author="Brandon Westover" w:date="2026-07-31T22:20:00Z" w16du:dateUtc="2026-08-01T05:20:00Z">
        <w:r w:rsidR="00867CB7">
          <w:t xml:space="preserve"> software</w:t>
        </w:r>
      </w:ins>
      <w:del w:id="6" w:author="Brandon Westover" w:date="2026-07-31T22:20:00Z" w16du:dateUtc="2026-08-01T05:20:00Z">
        <w:r w:rsidR="00DB69EF" w:rsidDel="00867CB7">
          <w:delText>generated independent diaries</w:delText>
        </w:r>
      </w:del>
      <w:r w:rsidR="00DB69EF">
        <w:t xml:space="preserve">: </w:t>
      </w:r>
      <w:r>
        <w:t xml:space="preserve">CHOCOLATES </w:t>
      </w:r>
      <w:r w:rsidR="00DB69EF">
        <w:t xml:space="preserve">for </w:t>
      </w:r>
      <w:r>
        <w:t>seizure</w:t>
      </w:r>
      <w:r w:rsidR="00DB69EF">
        <w:t xml:space="preserve">s </w:t>
      </w:r>
      <w:r>
        <w:t xml:space="preserve">HORMONE-CYCLE </w:t>
      </w:r>
      <w:r w:rsidR="00DB69EF">
        <w:t xml:space="preserve">for </w:t>
      </w:r>
      <w:r>
        <w:t xml:space="preserve">menstrual and hormone diaries. We applied the phase definitions and pattern-specific seizure-frequency ratio thresholds introduced by Herzog and colleagues (the Herzog criteria) across calendar, complete-cycle, and full-diary windows. A negative-binomial </w:t>
      </w:r>
      <w:r w:rsidR="00DB69EF">
        <w:t xml:space="preserve">analysis </w:t>
      </w:r>
      <w:r>
        <w:t>was</w:t>
      </w:r>
      <w:r w:rsidR="00DB69EF">
        <w:t xml:space="preserve"> used as</w:t>
      </w:r>
      <w:r>
        <w:t xml:space="preserve"> a model-concordant statistical calibration check. </w:t>
      </w:r>
    </w:p>
    <w:p w14:paraId="277D956E" w14:textId="32B2CC85" w:rsidR="004B250B" w:rsidRPr="009F30D2" w:rsidRDefault="00000000">
      <w:r>
        <w:t>Results: Three-month false-positive rates were 41.4% in the healthy ovulatory cohort and 50.7% in the heterogeneous cohort. In 36-month windows, CE was classified in 11.7% and 36.2%, respectively. In the heterogeneous cohort, the C1/C2 rate was 11.7%, whereas C3 occurred in 36.7% of applicable windows. C1/C2 negative-binomial rates were 4.4% and 4.2%; the exploratory C3 model was positive in 3.8% of classifiable audit participants (95% confidence interval, 2.0%–7.4%).</w:t>
      </w:r>
    </w:p>
    <w:p w14:paraId="17DA68DE" w14:textId="146A4190" w:rsidR="004B250B" w:rsidRDefault="00000000" w:rsidP="00D00F04">
      <w:r>
        <w:rPr>
          <w:b/>
        </w:rPr>
        <w:t xml:space="preserve">Significance: </w:t>
      </w:r>
      <w:r>
        <w:t xml:space="preserve">False-positive classification </w:t>
      </w:r>
      <w:del w:id="44" w:author="Brandon Westover" w:date="2026-07-31T22:24:00Z" w16du:dateUtc="2026-08-01T05:24:00Z">
        <w:r w:rsidDel="00867CB7">
          <w:delText>can be</w:delText>
        </w:r>
      </w:del>
      <w:ins w:id="45" w:author="Brandon Westover" w:date="2026-07-31T22:24:00Z" w16du:dateUtc="2026-08-01T05:24:00Z">
        <w:r w:rsidR="00867CB7">
          <w:t>is</w:t>
        </w:r>
      </w:ins>
      <w:r>
        <w:t xml:space="preserve"> common</w:t>
      </w:r>
      <w:ins w:id="46" w:author="Rachael Sumner" w:date="2026-08-07T12:57:00Z" w16du:dateUtc="2026-08-07T00:57:00Z">
        <w:r w:rsidR="00182227">
          <w:t xml:space="preserve"> </w:t>
        </w:r>
      </w:ins>
      <w:ins w:id="47" w:author="Rachael Sumner" w:date="2026-08-07T12:58:00Z" w16du:dateUtc="2026-08-07T00:58:00Z">
        <w:r w:rsidR="00182227">
          <w:t xml:space="preserve">when realistic </w:t>
        </w:r>
      </w:ins>
      <w:ins w:id="48" w:author="Rachael Sumner" w:date="2026-08-07T12:59:00Z" w16du:dateUtc="2026-08-07T00:59:00Z">
        <w:r w:rsidR="00182227">
          <w:t xml:space="preserve">but independent simulations of menses, ovulation and seizures are overlaid. </w:t>
        </w:r>
      </w:ins>
      <w:del w:id="49" w:author="Rachael Sumner" w:date="2026-08-07T12:57:00Z" w16du:dateUtc="2026-08-07T00:57:00Z">
        <w:r w:rsidDel="00182227">
          <w:delText xml:space="preserve"> under independence</w:delText>
        </w:r>
      </w:del>
      <w:del w:id="50" w:author="Rachael Sumner" w:date="2026-08-07T12:59:00Z" w16du:dateUtc="2026-08-07T00:59:00Z">
        <w:r w:rsidDel="00182227">
          <w:delText>, p</w:delText>
        </w:r>
      </w:del>
      <w:del w:id="51" w:author="Rachael Sumner" w:date="2026-08-07T13:01:00Z" w16du:dateUtc="2026-08-07T01:01:00Z">
        <w:r w:rsidDel="00D00F04">
          <w:delText>articularly when C3 logic is applied to heterogeneous cycles.</w:delText>
        </w:r>
        <w:r w:rsidR="00DB69EF" w:rsidDel="00D00F04">
          <w:delText xml:space="preserve"> </w:delText>
        </w:r>
      </w:del>
      <w:ins w:id="52" w:author="Rachael Sumner" w:date="2026-08-07T12:59:00Z" w16du:dateUtc="2026-08-07T00:59:00Z">
        <w:r w:rsidR="00D00F04">
          <w:t xml:space="preserve">Misclassifying CE using </w:t>
        </w:r>
      </w:ins>
      <w:ins w:id="53" w:author="Rachael Sumner" w:date="2026-08-07T13:00:00Z" w16du:dateUtc="2026-08-07T01:00:00Z">
        <w:r w:rsidR="00D00F04">
          <w:t>currently widely used definitions</w:t>
        </w:r>
      </w:ins>
      <w:ins w:id="54" w:author="Rachael Sumner" w:date="2026-08-09T10:21:00Z" w16du:dateUtc="2026-08-08T22:21:00Z">
        <w:r w:rsidR="009F30D2">
          <w:t xml:space="preserve"> of C1/C2/C3</w:t>
        </w:r>
        <w:r w:rsidR="005F2F43">
          <w:t xml:space="preserve"> subtypes</w:t>
        </w:r>
      </w:ins>
      <w:ins w:id="55" w:author="Rachael Sumner" w:date="2026-08-07T13:00:00Z" w16du:dateUtc="2026-08-07T01:00:00Z">
        <w:r w:rsidR="00D00F04">
          <w:t xml:space="preserve"> is likely.</w:t>
        </w:r>
      </w:ins>
      <w:del w:id="56" w:author="Rachael Sumner" w:date="2026-08-07T12:59:00Z" w16du:dateUtc="2026-08-07T00:59:00Z">
        <w:r w:rsidR="00DB69EF" w:rsidDel="00D00F04">
          <w:delText>I</w:delText>
        </w:r>
        <w:r w:rsidR="00721572" w:rsidDel="00D00F04">
          <w:delText xml:space="preserve">t is </w:delText>
        </w:r>
        <w:r w:rsidR="00DB69EF" w:rsidDel="00D00F04">
          <w:delText xml:space="preserve">therefore </w:delText>
        </w:r>
        <w:r w:rsidR="00721572" w:rsidDel="00D00F04">
          <w:delText xml:space="preserve">possible to </w:delText>
        </w:r>
      </w:del>
      <w:del w:id="57" w:author="Rachael Sumner" w:date="2026-08-07T13:00:00Z" w16du:dateUtc="2026-08-07T01:00:00Z">
        <w:r w:rsidR="00DB69EF" w:rsidDel="00D00F04">
          <w:delText>mis</w:delText>
        </w:r>
        <w:r w:rsidR="00721572" w:rsidDel="00D00F04">
          <w:delText>classify CE quite frequently</w:delText>
        </w:r>
        <w:r w:rsidR="00DB69EF" w:rsidDel="00D00F04">
          <w:delText xml:space="preserve"> under the current definitions</w:delText>
        </w:r>
        <w:r w:rsidR="00721572" w:rsidDel="00D00F04">
          <w:delText>.</w:delText>
        </w:r>
      </w:del>
      <w:r w:rsidR="00721572">
        <w:t xml:space="preserve"> Details such as population type, observation period, and CE </w:t>
      </w:r>
      <w:r w:rsidR="00DB69EF">
        <w:t>criteria</w:t>
      </w:r>
      <w:r w:rsidR="00721572">
        <w:t xml:space="preserve"> carry important weight and should be approached thoughtfully.</w:t>
      </w:r>
    </w:p>
    <w:p w14:paraId="30F5C033" w14:textId="77777777" w:rsidR="004B250B" w:rsidRDefault="00000000">
      <w:r>
        <w:rPr>
          <w:b/>
        </w:rPr>
        <w:t xml:space="preserve">Keywords: </w:t>
      </w:r>
      <w:r>
        <w:t>catamenial epilepsy; false-positive classification; menstrual cycle; seizure diary; simulation</w:t>
      </w:r>
    </w:p>
    <w:p w14:paraId="5EDB3D2A" w14:textId="77777777" w:rsidR="004B250B" w:rsidRDefault="00000000">
      <w:pPr>
        <w:pStyle w:val="Heading1"/>
      </w:pPr>
      <w:r>
        <w:t>Key Points</w:t>
      </w:r>
    </w:p>
    <w:p w14:paraId="1BC66FE4" w14:textId="1AC47F3A" w:rsidR="004B250B" w:rsidDel="00D00F04" w:rsidRDefault="00000000">
      <w:pPr>
        <w:pStyle w:val="ListBullet"/>
        <w:rPr>
          <w:del w:id="58" w:author="Rachael Sumner" w:date="2026-08-07T13:04:00Z" w16du:dateUtc="2026-08-07T01:04:00Z"/>
        </w:rPr>
      </w:pPr>
      <w:r>
        <w:t>Despite independence, 36-month Herzog false-positive rates were 11.7% in healthy-ovulatory and 36.2% in heterogeneous cohorts.</w:t>
      </w:r>
    </w:p>
    <w:p w14:paraId="3FF76CB8" w14:textId="77777777" w:rsidR="00D00F04" w:rsidRDefault="00D00F04" w:rsidP="00D85222">
      <w:pPr>
        <w:pStyle w:val="ListBullet"/>
        <w:numPr>
          <w:ilvl w:val="0"/>
          <w:numId w:val="0"/>
        </w:numPr>
        <w:rPr>
          <w:ins w:id="70" w:author="Rachael Sumner" w:date="2026-08-07T13:01:00Z" w16du:dateUtc="2026-08-07T01:01:00Z"/>
        </w:rPr>
        <w:pPrChange w:id="71" w:author="Goldenholz, Daniel M (HMFP - Neurology )" w:date="2026-08-12T00:06:00Z" w16du:dateUtc="2026-08-12T04:06:00Z">
          <w:pPr>
            <w:pStyle w:val="ListBullet"/>
          </w:pPr>
        </w:pPrChange>
      </w:pPr>
    </w:p>
    <w:p w14:paraId="26BF4C6E" w14:textId="67599735" w:rsidR="004B250B" w:rsidRDefault="00000000">
      <w:pPr>
        <w:pStyle w:val="ListBullet"/>
      </w:pPr>
      <w:r>
        <w:t>The heterogeneous-cohort excess was primarily C3/inadequate-luteal-phase driven; full-diary C1/C2 rates were similar between cohorts.</w:t>
      </w:r>
    </w:p>
    <w:p w14:paraId="13E3E032" w14:textId="77777777" w:rsidR="004B250B" w:rsidRDefault="00000000">
      <w:pPr>
        <w:pStyle w:val="ListBullet"/>
      </w:pPr>
      <w:r>
        <w:t>Three-month observation windows produced substantially higher false-positive classification than longer monitoring.</w:t>
      </w:r>
    </w:p>
    <w:p w14:paraId="4E3C5FAF" w14:textId="05B17074" w:rsidR="00D00F04" w:rsidRDefault="00D00F04">
      <w:pPr>
        <w:pStyle w:val="ListBullet"/>
        <w:rPr>
          <w:ins w:id="81" w:author="Rachael Sumner" w:date="2026-08-07T13:06:00Z" w16du:dateUtc="2026-08-07T01:06:00Z"/>
        </w:rPr>
      </w:pPr>
      <w:r>
        <w:t>Report the phase, its temporal definition, the comparison method, and prespecified minimum-data requirements.</w:t>
      </w:r>
    </w:p>
    <w:p w14:paraId="281C958A" w14:textId="793F34BB" w:rsidR="004B250B" w:rsidDel="00D00F04" w:rsidRDefault="00000000">
      <w:pPr>
        <w:pStyle w:val="ListBullet"/>
        <w:rPr>
          <w:del w:id="95" w:author="Rachael Sumner" w:date="2026-08-07T13:08:00Z" w16du:dateUtc="2026-08-07T01:08:00Z"/>
        </w:rPr>
      </w:pPr>
      <w:del w:id="96" w:author="Rachael Sumner" w:date="2026-08-07T13:08:00Z" w16du:dateUtc="2026-08-07T01:08:00Z">
        <w:r w:rsidDel="00D00F04">
          <w:delText>Pattern-specific reporting, transparent denominators, and prespecified minimum-data and phase-label rules are essential.</w:delText>
        </w:r>
      </w:del>
    </w:p>
    <w:p w14:paraId="6BA18B86" w14:textId="77777777" w:rsidR="004B250B" w:rsidRDefault="00000000">
      <w:pPr>
        <w:pStyle w:val="Heading1"/>
      </w:pPr>
      <w:r>
        <w:t>Introduction</w:t>
      </w:r>
    </w:p>
    <w:p w14:paraId="2F727CF5" w14:textId="18D5A44A" w:rsidR="004B250B" w:rsidRDefault="00000000">
      <w:r>
        <w:t xml:space="preserve">Catamenial </w:t>
      </w:r>
      <w:r w:rsidR="004370B3">
        <w:t>epilepsy (CE)</w:t>
      </w:r>
      <w:r>
        <w:t xml:space="preserve"> describes seizure exacerbation in relation to the menstrual cycle. Perimenstrual (C1), periovulatory (C2), and inadequate-luteal-phase (C3) patterns are </w:t>
      </w:r>
      <w:del w:id="97" w:author="Rachael Sumner" w:date="2026-08-07T14:44:00Z" w16du:dateUtc="2026-08-07T02:44:00Z">
        <w:r w:rsidDel="00BA66A5">
          <w:delText>clinically recognized</w:delText>
        </w:r>
      </w:del>
      <w:ins w:id="98" w:author="Rachael Sumner" w:date="2026-08-07T14:44:00Z" w16du:dateUtc="2026-08-07T02:44:00Z">
        <w:r w:rsidR="00BA66A5">
          <w:t>the most often reported since formulated by Herzog and colleagues</w:t>
        </w:r>
      </w:ins>
      <w:ins w:id="99" w:author="Rachael Sumner" w:date="2026-08-07T14:45:00Z" w16du:dateUtc="2026-08-07T02:45:00Z">
        <w:r w:rsidR="00BA66A5">
          <w:fldChar w:fldCharType="begin"/>
        </w:r>
        <w:r w:rsidR="00BA66A5">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BA66A5">
          <w:fldChar w:fldCharType="separate"/>
        </w:r>
        <w:r w:rsidR="00BA66A5" w:rsidRPr="00053CE4">
          <w:rPr>
            <w:rFonts w:eastAsiaTheme="minorEastAsia" w:cs="Times New Roman"/>
            <w:szCs w:val="24"/>
            <w:vertAlign w:val="superscript"/>
          </w:rPr>
          <w:t>1</w:t>
        </w:r>
        <w:r w:rsidR="00BA66A5">
          <w:fldChar w:fldCharType="end"/>
        </w:r>
      </w:ins>
      <w:ins w:id="100" w:author="Rachael Sumner" w:date="2026-08-07T14:44:00Z" w16du:dateUtc="2026-08-07T02:44:00Z">
        <w:r w:rsidR="00BA66A5">
          <w:t xml:space="preserve">. </w:t>
        </w:r>
      </w:ins>
      <w:del w:id="101" w:author="Rachael Sumner" w:date="2026-08-07T14:44:00Z" w16du:dateUtc="2026-08-07T02:44:00Z">
        <w:r w:rsidDel="00BA66A5">
          <w:delText>, but</w:delText>
        </w:r>
      </w:del>
      <w:ins w:id="102" w:author="Rachael Sumner" w:date="2026-08-07T14:44:00Z" w16du:dateUtc="2026-08-07T02:44:00Z">
        <w:r w:rsidR="00BA66A5">
          <w:t>However,</w:t>
        </w:r>
      </w:ins>
      <w:r>
        <w:t xml:space="preserve"> reported prevalence </w:t>
      </w:r>
      <w:ins w:id="103" w:author="Rachael Sumner" w:date="2026-08-07T14:44:00Z" w16du:dateUtc="2026-08-07T02:44:00Z">
        <w:r w:rsidR="00BA66A5">
          <w:t xml:space="preserve">of CE </w:t>
        </w:r>
      </w:ins>
      <w:r>
        <w:t xml:space="preserve">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C178F6">
        <w:instrText xml:space="preserve"> ADDIN ZOTERO_ITEM CSL_CITATION {"citationID":"nFE2jMCm","properties":{"unsorted":false,"formattedCitation":"\\super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ins w:id="104" w:author="Rachael Sumner" w:date="2026-08-07T14:45:00Z" w16du:dateUtc="2026-08-07T02:45:00Z">
        <w:r w:rsidR="00BA66A5">
          <w:t xml:space="preserve"> </w:t>
        </w:r>
      </w:ins>
    </w:p>
    <w:p w14:paraId="56307E6C" w14:textId="3BF1FDDC" w:rsidR="004B250B" w:rsidRDefault="00000000">
      <w:del w:id="105" w:author="Rachael Sumner" w:date="2026-08-07T14:45:00Z" w16du:dateUtc="2026-08-07T02:45:00Z">
        <w:r w:rsidDel="00BA66A5">
          <w:delText xml:space="preserve">Prospective diary classifications may disagree with participants’ prior reports of catamenial seizure exacerbation. </w:delText>
        </w:r>
      </w:del>
      <w:ins w:id="106" w:author="Rachael Sumner" w:date="2026-08-07T14:53:00Z" w16du:dateUtc="2026-08-07T02:53:00Z">
        <w:r w:rsidR="00BA66A5">
          <w:t>S</w:t>
        </w:r>
      </w:ins>
      <w:ins w:id="107" w:author="Rachael Sumner" w:date="2026-08-07T14:45:00Z" w16du:dateUtc="2026-08-07T02:45:00Z">
        <w:r w:rsidR="00BA66A5">
          <w:t>elf-report of CE</w:t>
        </w:r>
      </w:ins>
      <w:ins w:id="108" w:author="Rachael Sumner" w:date="2026-08-07T14:46:00Z" w16du:dateUtc="2026-08-07T02:46:00Z">
        <w:r w:rsidR="00BA66A5">
          <w:t xml:space="preserve"> </w:t>
        </w:r>
      </w:ins>
      <w:ins w:id="109" w:author="Rachael Sumner" w:date="2026-08-07T14:54:00Z" w16du:dateUtc="2026-08-07T02:54:00Z">
        <w:del w:id="110" w:author="Goldenholz, Daniel M (HMFP - Neurology )" w:date="2026-08-12T00:08:00Z" w16du:dateUtc="2026-08-12T04:08:00Z">
          <w:r w:rsidR="00BA66A5" w:rsidDel="003511D7">
            <w:delText>is</w:delText>
          </w:r>
        </w:del>
      </w:ins>
      <w:ins w:id="111" w:author="Goldenholz, Daniel M (HMFP - Neurology )" w:date="2026-08-12T00:08:00Z" w16du:dateUtc="2026-08-12T04:08:00Z">
        <w:r w:rsidR="003511D7">
          <w:t>ma</w:t>
        </w:r>
      </w:ins>
      <w:ins w:id="112" w:author="Goldenholz, Daniel M (HMFP - Neurology )" w:date="2026-08-12T00:09:00Z" w16du:dateUtc="2026-08-12T04:09:00Z">
        <w:r w:rsidR="003511D7">
          <w:t>y be less</w:t>
        </w:r>
      </w:ins>
      <w:ins w:id="113" w:author="Rachael Sumner" w:date="2026-08-07T14:54:00Z" w16du:dateUtc="2026-08-07T02:54:00Z">
        <w:r w:rsidR="00BA66A5">
          <w:t xml:space="preserve"> </w:t>
        </w:r>
        <w:del w:id="114" w:author="Goldenholz, Daniel M (HMFP - Neurology )" w:date="2026-08-12T00:09:00Z" w16du:dateUtc="2026-08-12T04:09:00Z">
          <w:r w:rsidR="00BA66A5" w:rsidDel="003511D7">
            <w:delText>un</w:delText>
          </w:r>
        </w:del>
        <w:r w:rsidR="00BA66A5">
          <w:t xml:space="preserve">reliable </w:t>
        </w:r>
        <w:del w:id="115" w:author="Goldenholz, Daniel M (HMFP - Neurology )" w:date="2026-08-12T00:09:00Z" w16du:dateUtc="2026-08-12T04:09:00Z">
          <w:r w:rsidR="00BA66A5" w:rsidDel="003511D7">
            <w:delText xml:space="preserve">when </w:delText>
          </w:r>
        </w:del>
        <w:r w:rsidR="00BA66A5">
          <w:t>compared with prospective seizure diaries</w:t>
        </w:r>
      </w:ins>
      <w:ins w:id="116" w:author="Rachael Sumner" w:date="2026-08-07T14:53:00Z" w16du:dateUtc="2026-08-07T02:53:00Z">
        <w:r w:rsidR="00BA66A5">
          <w:fldChar w:fldCharType="begin"/>
        </w:r>
        <w:r w:rsidR="00BA66A5">
          <w:instrText xml:space="preserve"> ADDIN ZOTERO_ITEM CSL_CITATION {"citationID":"sg4AwVM3","properties":{"unsorted":false,"formattedCitation":"\\super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BA66A5">
          <w:fldChar w:fldCharType="separate"/>
        </w:r>
        <w:r w:rsidR="00BA66A5" w:rsidRPr="0098476B">
          <w:rPr>
            <w:rFonts w:eastAsiaTheme="minorEastAsia" w:cs="Times New Roman"/>
            <w:szCs w:val="24"/>
            <w:vertAlign w:val="superscript"/>
          </w:rPr>
          <w:t>3</w:t>
        </w:r>
        <w:r w:rsidR="00BA66A5">
          <w:fldChar w:fldCharType="end"/>
        </w:r>
      </w:ins>
      <w:ins w:id="117" w:author="Rachael Sumner" w:date="2026-08-07T14:46:00Z" w16du:dateUtc="2026-08-07T02:46:00Z">
        <w:r w:rsidR="00BA66A5">
          <w:t xml:space="preserve">. </w:t>
        </w:r>
      </w:ins>
      <w:del w:id="118" w:author="Rachael Sumner" w:date="2026-08-07T14:54:00Z" w16du:dateUtc="2026-08-07T02:54:00Z">
        <w:r w:rsidDel="00E046BE">
          <w:delText>Such discordance can</w:delText>
        </w:r>
      </w:del>
      <w:ins w:id="119" w:author="Rachael Sumner" w:date="2026-08-07T14:54:00Z" w16du:dateUtc="2026-08-07T02:54:00Z">
        <w:r w:rsidR="00E046BE">
          <w:t>This may</w:t>
        </w:r>
      </w:ins>
      <w:r>
        <w:t xml:space="preserve"> reflect unrecognized diary-defined patterns,</w:t>
      </w:r>
      <w:r w:rsidR="00E55EDA">
        <w:t xml:space="preserve"> incomplete reporting</w:t>
      </w:r>
      <w:ins w:id="120" w:author="Rachael Sumner" w:date="2026-08-09T10:02:00Z" w16du:dateUtc="2026-08-08T22:02:00Z">
        <w:r w:rsidR="003A77D4">
          <w:t xml:space="preserve"> of seizures</w:t>
        </w:r>
      </w:ins>
      <w:r w:rsidR="00E55EDA">
        <w:t>,</w:t>
      </w:r>
      <w:r>
        <w:t xml:space="preserve"> perceived patterns </w:t>
      </w:r>
      <w:del w:id="121" w:author="Rachael Sumner" w:date="2026-08-09T10:02:00Z" w16du:dateUtc="2026-08-08T22:02:00Z">
        <w:r w:rsidDel="003A77D4">
          <w:delText>not confirmed by the selected quantitative criterion</w:delText>
        </w:r>
      </w:del>
      <w:ins w:id="122" w:author="Rachael Sumner" w:date="2026-08-09T10:02:00Z" w16du:dateUtc="2026-08-08T22:02:00Z">
        <w:r w:rsidR="003A77D4">
          <w:t xml:space="preserve">that </w:t>
        </w:r>
      </w:ins>
      <w:ins w:id="123" w:author="Rachael Sumner" w:date="2026-08-09T10:03:00Z" w16du:dateUtc="2026-08-08T22:03:00Z">
        <w:r w:rsidR="003A77D4">
          <w:t>are in fact spurious</w:t>
        </w:r>
      </w:ins>
      <w:ins w:id="124" w:author="Rachael Sumner" w:date="2026-08-09T10:04:00Z" w16du:dateUtc="2026-08-08T22:04:00Z">
        <w:r w:rsidR="003A77D4">
          <w:t xml:space="preserve"> correlation</w:t>
        </w:r>
      </w:ins>
      <w:r>
        <w:t xml:space="preserve">, or instability </w:t>
      </w:r>
      <w:ins w:id="125" w:author="Rachael Sumner" w:date="2026-08-09T10:03:00Z" w16du:dateUtc="2026-08-08T22:03:00Z">
        <w:r w:rsidR="003A77D4">
          <w:t xml:space="preserve">of the pattern </w:t>
        </w:r>
      </w:ins>
      <w:r>
        <w:t>across limited observation windows</w:t>
      </w:r>
      <w:r w:rsidR="00E55EDA">
        <w:t xml:space="preserve">. Both methods may be valid </w:t>
      </w:r>
      <w:del w:id="126" w:author="Brandon Westover" w:date="2026-07-31T22:30:00Z" w16du:dateUtc="2026-08-01T05:30:00Z">
        <w:r w:rsidR="00E55EDA" w:rsidDel="00D54B26">
          <w:delText xml:space="preserve">in </w:delText>
        </w:r>
      </w:del>
      <w:ins w:id="127" w:author="Brandon Westover" w:date="2026-07-31T22:30:00Z" w16du:dateUtc="2026-08-01T05:30:00Z">
        <w:r w:rsidR="00D54B26">
          <w:t xml:space="preserve">under </w:t>
        </w:r>
      </w:ins>
      <w:r w:rsidR="00E55EDA">
        <w:t>the right conditions</w:t>
      </w:r>
      <w:r>
        <w:t>.</w:t>
      </w:r>
      <w:r w:rsidR="0098476B">
        <w:fldChar w:fldCharType="begin"/>
      </w:r>
      <w:r w:rsidR="00C178F6">
        <w:instrText xml:space="preserve"> ADDIN ZOTERO_ITEM CSL_CITATION {"citationID":"YxHC9Ydh","properties":{"unsorted":false,"formattedCitation":"\\super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98476B">
        <w:fldChar w:fldCharType="separate"/>
      </w:r>
      <w:r w:rsidR="0098476B" w:rsidRPr="0098476B">
        <w:rPr>
          <w:rFonts w:eastAsiaTheme="minorEastAsia" w:cs="Times New Roman"/>
          <w:szCs w:val="24"/>
          <w:vertAlign w:val="superscript"/>
        </w:rPr>
        <w:t>3</w:t>
      </w:r>
      <w:r w:rsidR="0098476B">
        <w:fldChar w:fldCharType="end"/>
      </w:r>
    </w:p>
    <w:p w14:paraId="1D6ED0A6" w14:textId="5BC9B7EA" w:rsidR="004B250B" w:rsidRDefault="00000000">
      <w:r>
        <w:t>Seizures are</w:t>
      </w:r>
      <w:r w:rsidR="00E55EDA">
        <w:t xml:space="preserve"> sometimes</w:t>
      </w:r>
      <w:r>
        <w:t xml:space="preserve"> temporally structured through clustering, circadian rhythms, and multidien rhythms. When these processes are independent of menstrual cycling, </w:t>
      </w:r>
      <w:r w:rsidR="00E55EDA">
        <w:t>time</w:t>
      </w:r>
      <w:r>
        <w:t xml:space="preserve"> windows can still align by chance. </w:t>
      </w:r>
      <w:del w:id="128" w:author="Brandon Westover" w:date="2026-07-31T22:31:00Z" w16du:dateUtc="2026-08-01T05:31:00Z">
        <w:r w:rsidR="00E55EDA" w:rsidDel="00D54B26">
          <w:delText xml:space="preserve">We would consider </w:delText>
        </w:r>
      </w:del>
      <w:ins w:id="129" w:author="Brandon Westover" w:date="2026-07-31T22:31:00Z" w16du:dateUtc="2026-08-01T05:31:00Z">
        <w:r w:rsidR="00D54B26">
          <w:t>S</w:t>
        </w:r>
      </w:ins>
      <w:del w:id="130" w:author="Brandon Westover" w:date="2026-07-31T22:31:00Z" w16du:dateUtc="2026-08-01T05:31:00Z">
        <w:r w:rsidR="00E55EDA" w:rsidDel="00D54B26">
          <w:delText>s</w:delText>
        </w:r>
      </w:del>
      <w:r w:rsidR="00E55EDA">
        <w:t xml:space="preserve">uch chance occurrences </w:t>
      </w:r>
      <w:del w:id="131" w:author="Brandon Westover" w:date="2026-07-31T22:31:00Z" w16du:dateUtc="2026-08-01T05:31:00Z">
        <w:r w:rsidR="00E55EDA" w:rsidDel="00D54B26">
          <w:delText>to be a</w:delText>
        </w:r>
      </w:del>
      <w:ins w:id="132" w:author="Brandon Westover" w:date="2026-07-31T22:31:00Z" w16du:dateUtc="2026-08-01T05:31:00Z">
        <w:r w:rsidR="00D54B26">
          <w:t>represent</w:t>
        </w:r>
      </w:ins>
      <w:r w:rsidR="00E55EDA">
        <w:t xml:space="preserve"> </w:t>
      </w:r>
      <w:del w:id="133" w:author="Brandon Westover" w:date="2026-07-31T22:31:00Z" w16du:dateUtc="2026-08-01T05:31:00Z">
        <w:r w:rsidR="00E55EDA" w:rsidRPr="00E55EDA" w:rsidDel="00D54B26">
          <w:rPr>
            <w:i/>
            <w:iCs/>
          </w:rPr>
          <w:delText>CE misclassification</w:delText>
        </w:r>
        <w:r w:rsidR="00252310" w:rsidDel="00D54B26">
          <w:rPr>
            <w:i/>
            <w:iCs/>
          </w:rPr>
          <w:delText xml:space="preserve"> </w:delText>
        </w:r>
        <w:r w:rsidR="00252310" w:rsidDel="00D54B26">
          <w:delText xml:space="preserve">or </w:delText>
        </w:r>
      </w:del>
      <w:r w:rsidR="00252310" w:rsidRPr="00252310">
        <w:rPr>
          <w:i/>
          <w:iCs/>
        </w:rPr>
        <w:t>false-positive classification</w:t>
      </w:r>
      <w:ins w:id="134" w:author="Brandon Westover" w:date="2026-07-31T22:32:00Z" w16du:dateUtc="2026-08-01T05:32:00Z">
        <w:r w:rsidR="00D54B26">
          <w:rPr>
            <w:i/>
            <w:iCs/>
          </w:rPr>
          <w:t>s of CE</w:t>
        </w:r>
      </w:ins>
      <w:r w:rsidR="00E55EDA">
        <w:t xml:space="preserve">. </w:t>
      </w:r>
      <w:r>
        <w:t>Ratio definitions are especially vulnerable with sparse events: a small comparator count can yield a large or undefined ratio.</w:t>
      </w:r>
      <w:del w:id="135" w:author="Goldenholz, Daniel M (HMFP - Neurology )" w:date="2026-08-12T00:38:00Z" w16du:dateUtc="2026-08-12T04:38:00Z">
        <w:r w:rsidDel="005D6D01">
          <w:delText xml:space="preserve"> </w:delText>
        </w:r>
      </w:del>
      <w:r w:rsidR="00766F8D">
        <w:fldChar w:fldCharType="begin"/>
      </w:r>
      <w:r w:rsidR="00766F8D">
        <w:instrText xml:space="preserve"> ADDIN ZOTERO_ITEM CSL_CITATION {"citationID":"HLOrXBzB","properties":{"unsorted":false,"formattedCitation":"\\super 4\\uc0\\u8211{}6\\nosupersub{}","plainCitation":"4–6","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66F8D" w:rsidRPr="00766F8D">
        <w:rPr>
          <w:rFonts w:eastAsiaTheme="minorEastAsia" w:cs="Times New Roman"/>
          <w:szCs w:val="24"/>
          <w:vertAlign w:val="superscript"/>
        </w:rPr>
        <w:t>4–6</w:t>
      </w:r>
      <w:r w:rsidR="00766F8D">
        <w:fldChar w:fldCharType="end"/>
      </w:r>
      <w:r w:rsidR="00E55EDA">
        <w:t xml:space="preserve"> </w:t>
      </w:r>
    </w:p>
    <w:p w14:paraId="54A2469B" w14:textId="27B44227" w:rsidR="00E046BE" w:rsidRDefault="00000000" w:rsidP="00E046BE">
      <w:pPr>
        <w:rPr>
          <w:ins w:id="136" w:author="Rachael Sumner" w:date="2026-08-07T15:01:00Z" w16du:dateUtc="2026-08-07T03:01:00Z"/>
        </w:rPr>
      </w:pPr>
      <w:r>
        <w:t>We conducted a simulation</w:t>
      </w:r>
      <w:r w:rsidR="000D76B7">
        <w:t xml:space="preserve"> with diaries and hormone cycles generated independently</w:t>
      </w:r>
      <w:r>
        <w:t xml:space="preserve"> to estimate false-positive </w:t>
      </w:r>
      <w:r w:rsidR="00252310">
        <w:t>CE</w:t>
      </w:r>
      <w:r>
        <w:t xml:space="preserve"> classification across definitions and observation windows. The study evaluates specificity behavior only</w:t>
      </w:r>
      <w:r w:rsidR="00252310">
        <w:t>. Our aim was to determine the expected “noise” produced by completely independent systems overlapping by chance.</w:t>
      </w:r>
      <w:ins w:id="137" w:author="Rachael Sumner" w:date="2026-08-07T14:55:00Z" w16du:dateUtc="2026-08-07T02:55:00Z">
        <w:r w:rsidR="00E046BE">
          <w:t xml:space="preserve"> </w:t>
        </w:r>
      </w:ins>
    </w:p>
    <w:p w14:paraId="560E61BB" w14:textId="688C489D" w:rsidR="00E046BE" w:rsidRDefault="00E046BE" w:rsidP="00E046BE">
      <w:ins w:id="138" w:author="Rachael Sumner" w:date="2026-08-07T15:03:00Z" w16du:dateUtc="2026-08-07T03:03:00Z">
        <w:r>
          <w:lastRenderedPageBreak/>
          <w:t>D</w:t>
        </w:r>
      </w:ins>
      <w:ins w:id="139" w:author="Rachael Sumner" w:date="2026-08-07T15:02:00Z" w16du:dateUtc="2026-08-07T03:02:00Z">
        <w:r>
          <w:t xml:space="preserve">etermining the rate of false-positive classification of CE </w:t>
        </w:r>
      </w:ins>
      <w:ins w:id="140" w:author="Rachael Sumner" w:date="2026-08-09T10:05:00Z" w16du:dateUtc="2026-08-08T22:05:00Z">
        <w:r w:rsidR="00303E3A">
          <w:t xml:space="preserve">under independence </w:t>
        </w:r>
      </w:ins>
      <w:ins w:id="141" w:author="Rachael Sumner" w:date="2026-08-07T15:04:00Z" w16du:dateUtc="2026-08-07T03:04:00Z">
        <w:r>
          <w:t>will</w:t>
        </w:r>
      </w:ins>
      <w:ins w:id="142" w:author="Rachael Sumner" w:date="2026-08-07T15:02:00Z" w16du:dateUtc="2026-08-07T03:02:00Z">
        <w:r>
          <w:t xml:space="preserve"> contribute improved understanding of</w:t>
        </w:r>
      </w:ins>
      <w:ins w:id="143" w:author="Rachael Sumner" w:date="2026-08-07T15:04:00Z" w16du:dateUtc="2026-08-07T03:04:00Z">
        <w:r>
          <w:t xml:space="preserve"> the state of the field of</w:t>
        </w:r>
      </w:ins>
      <w:ins w:id="144" w:author="Rachael Sumner" w:date="2026-08-07T15:02:00Z" w16du:dateUtc="2026-08-07T03:02:00Z">
        <w:r>
          <w:t xml:space="preserve"> CE</w:t>
        </w:r>
      </w:ins>
      <w:ins w:id="145" w:author="Rachael Sumner" w:date="2026-08-07T15:04:00Z" w16du:dateUtc="2026-08-07T03:04:00Z">
        <w:r>
          <w:t xml:space="preserve"> research and diagnosis. </w:t>
        </w:r>
      </w:ins>
      <w:ins w:id="146" w:author="Rachael Sumner" w:date="2026-08-09T10:05:00Z" w16du:dateUtc="2026-08-08T22:05:00Z">
        <w:r w:rsidR="00303E3A">
          <w:t xml:space="preserve">While the study will </w:t>
        </w:r>
      </w:ins>
      <w:ins w:id="147" w:author="Rachael Sumner" w:date="2026-08-09T10:06:00Z" w16du:dateUtc="2026-08-08T22:06:00Z">
        <w:r w:rsidR="00303E3A">
          <w:t xml:space="preserve">not provide an estimate of population prevalence of CE, it </w:t>
        </w:r>
      </w:ins>
      <w:ins w:id="148" w:author="Rachael Sumner" w:date="2026-08-09T10:08:00Z" w16du:dateUtc="2026-08-08T22:08:00Z">
        <w:r w:rsidR="00303E3A">
          <w:t xml:space="preserve">will estimate the </w:t>
        </w:r>
      </w:ins>
      <w:ins w:id="149" w:author="Rachael Sumner" w:date="2026-08-09T10:06:00Z" w16du:dateUtc="2026-08-08T22:06:00Z">
        <w:r w:rsidR="00303E3A">
          <w:t xml:space="preserve">contribution of false-positive CE classification to current commonly reported CE rates. </w:t>
        </w:r>
      </w:ins>
      <w:ins w:id="150" w:author="Rachael Sumner" w:date="2026-08-09T10:07:00Z" w16du:dateUtc="2026-08-08T22:07:00Z">
        <w:r w:rsidR="00303E3A">
          <w:t>Such research is important because pa</w:t>
        </w:r>
      </w:ins>
      <w:ins w:id="151" w:author="Rachael Sumner" w:date="2026-08-09T10:05:00Z" w16du:dateUtc="2026-08-08T22:05:00Z">
        <w:r w:rsidR="00303E3A">
          <w:t>tients with epilepsy have treatments modified, added, or withheld based on beliefs around the presence or absence of CE.</w:t>
        </w:r>
      </w:ins>
      <w:ins w:id="152" w:author="Rachael Sumner" w:date="2026-08-09T10:07:00Z" w16du:dateUtc="2026-08-08T22:07:00Z">
        <w:r w:rsidR="00303E3A">
          <w:t xml:space="preserve"> This work </w:t>
        </w:r>
      </w:ins>
      <w:ins w:id="153" w:author="Rachael Sumner" w:date="2026-08-07T15:04:00Z" w16du:dateUtc="2026-08-07T03:04:00Z">
        <w:r>
          <w:t>is expected to contribute to</w:t>
        </w:r>
      </w:ins>
      <w:ins w:id="154" w:author="Rachael Sumner" w:date="2026-08-07T15:02:00Z" w16du:dateUtc="2026-08-07T03:02:00Z">
        <w:r>
          <w:t xml:space="preserve"> </w:t>
        </w:r>
      </w:ins>
      <w:ins w:id="155" w:author="Rachael Sumner" w:date="2026-08-09T10:07:00Z" w16du:dateUtc="2026-08-08T22:07:00Z">
        <w:r w:rsidR="00303E3A">
          <w:t>research into</w:t>
        </w:r>
      </w:ins>
      <w:ins w:id="156" w:author="Rachael Sumner" w:date="2026-08-07T15:02:00Z" w16du:dateUtc="2026-08-07T03:02:00Z">
        <w:r>
          <w:t xml:space="preserve"> reliable identification of </w:t>
        </w:r>
      </w:ins>
      <w:ins w:id="157" w:author="Rachael Sumner" w:date="2026-08-09T10:07:00Z" w16du:dateUtc="2026-08-08T22:07:00Z">
        <w:r w:rsidR="00303E3A">
          <w:t>CE as a</w:t>
        </w:r>
      </w:ins>
      <w:ins w:id="158" w:author="Rachael Sumner" w:date="2026-08-07T15:02:00Z" w16du:dateUtc="2026-08-07T03:02:00Z">
        <w:r>
          <w:t xml:space="preserve"> </w:t>
        </w:r>
      </w:ins>
      <w:ins w:id="159" w:author="Rachael Sumner" w:date="2026-08-09T10:08:00Z" w16du:dateUtc="2026-08-08T22:08:00Z">
        <w:r w:rsidR="00303E3A">
          <w:t>phenomenon</w:t>
        </w:r>
      </w:ins>
      <w:ins w:id="160" w:author="Rachael Sumner" w:date="2026-08-07T15:04:00Z" w16du:dateUtc="2026-08-07T03:04:00Z">
        <w:r w:rsidR="00F747FA">
          <w:t xml:space="preserve"> a</w:t>
        </w:r>
      </w:ins>
      <w:ins w:id="161" w:author="Rachael Sumner" w:date="2026-08-07T15:03:00Z" w16du:dateUtc="2026-08-07T03:03:00Z">
        <w:r>
          <w:t>nd ultimately better, evidence-based</w:t>
        </w:r>
      </w:ins>
      <w:ins w:id="162" w:author="Rachael Sumner" w:date="2026-08-07T15:04:00Z" w16du:dateUtc="2026-08-07T03:04:00Z">
        <w:r w:rsidR="00F747FA">
          <w:t>,</w:t>
        </w:r>
      </w:ins>
      <w:ins w:id="163" w:author="Rachael Sumner" w:date="2026-08-07T15:03:00Z" w16du:dateUtc="2026-08-07T03:03:00Z">
        <w:r>
          <w:t xml:space="preserve"> epilepsy treatment decision</w:t>
        </w:r>
      </w:ins>
      <w:ins w:id="164" w:author="Rachael Sumner" w:date="2026-08-07T15:04:00Z" w16du:dateUtc="2026-08-07T03:04:00Z">
        <w:r w:rsidR="00F747FA">
          <w:t>s</w:t>
        </w:r>
      </w:ins>
      <w:ins w:id="165" w:author="Rachael Sumner" w:date="2026-08-07T15:03:00Z" w16du:dateUtc="2026-08-07T03:03:00Z">
        <w:r>
          <w:t>.</w:t>
        </w:r>
      </w:ins>
    </w:p>
    <w:p w14:paraId="2AA9D97F" w14:textId="77777777" w:rsidR="004B250B" w:rsidRDefault="00000000">
      <w:pPr>
        <w:pStyle w:val="Heading1"/>
      </w:pPr>
      <w:r>
        <w:t>Methods</w:t>
      </w:r>
    </w:p>
    <w:p w14:paraId="519D674A" w14:textId="58513867" w:rsidR="00252310" w:rsidRPr="00252310" w:rsidRDefault="00000000">
      <w:pPr>
        <w:rPr>
          <w:u w:val="single"/>
        </w:rPr>
      </w:pPr>
      <w:r w:rsidRPr="00252310">
        <w:rPr>
          <w:u w:val="single"/>
        </w:rPr>
        <w:t>Study design</w:t>
      </w:r>
    </w:p>
    <w:p w14:paraId="5109B33B" w14:textId="761092B4" w:rsidR="004B250B" w:rsidRDefault="00000000">
      <w:r>
        <w:t>For each synthetic participant, seizure and menstrual/hormone diaries were generated independently for 36 months and aligned directly by calendar-day index. HORMONE-CYCLE generated the first menstrual cycle in full and selected diary day 1 uniformly from that cycle’s realized days; generation then continued forward without wrapping. Analyses were stratified by cohort and phase-labeling mode.</w:t>
      </w:r>
    </w:p>
    <w:p w14:paraId="4A6CB2F3" w14:textId="77777777" w:rsidR="00252310" w:rsidRDefault="00000000">
      <w:r w:rsidRPr="00252310">
        <w:rPr>
          <w:u w:val="single"/>
        </w:rPr>
        <w:t>Cohorts</w:t>
      </w:r>
    </w:p>
    <w:p w14:paraId="7C2DACF5" w14:textId="2DD00028"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w:t>
      </w:r>
      <w:ins w:id="166" w:author="Brandon Westover" w:date="2026-07-31T22:34:00Z" w16du:dateUtc="2026-08-01T05:34:00Z">
        <w:r w:rsidR="00E87E03">
          <w:t xml:space="preserve">regular </w:t>
        </w:r>
      </w:ins>
      <w:r>
        <w:t>ovulatory cycling</w:t>
      </w:r>
      <w:del w:id="167" w:author="Brandon Westover" w:date="2026-07-31T22:34:00Z" w16du:dateUtc="2026-08-01T05:34:00Z">
        <w:r w:rsidDel="00E87E03">
          <w:delText xml:space="preserve"> enforced</w:delText>
        </w:r>
      </w:del>
      <w:r>
        <w:t xml:space="preserve">.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457019B8" w14:textId="77777777" w:rsidR="00252310" w:rsidRPr="00252310" w:rsidRDefault="00000000">
      <w:pPr>
        <w:rPr>
          <w:u w:val="single"/>
        </w:rPr>
      </w:pPr>
      <w:r w:rsidRPr="00252310">
        <w:rPr>
          <w:u w:val="single"/>
        </w:rPr>
        <w:t>Diary simulators</w:t>
      </w:r>
    </w:p>
    <w:p w14:paraId="7F511AA0" w14:textId="61BBFCEA" w:rsidR="004B250B" w:rsidRDefault="00000000">
      <w:r>
        <w:t>CHOCOLATES generated</w:t>
      </w:r>
      <w:r w:rsidR="000D76B7">
        <w:t xml:space="preserve"> realistic self-reported</w:t>
      </w:r>
      <w:r>
        <w:t xml:space="preserve"> seizure counts</w:t>
      </w:r>
      <w:r w:rsidR="000D76B7">
        <w:t xml:space="preserve"> for all synthetic patients. The tool uses</w:t>
      </w:r>
      <w:r>
        <w:t xml:space="preserve"> a hierarchical gamma–Poisson</w:t>
      </w:r>
      <w:r w:rsidR="0074441A">
        <w:t xml:space="preserve"> (</w:t>
      </w:r>
      <w:r w:rsidR="007E1DA8">
        <w:t xml:space="preserve">equivalent to </w:t>
      </w:r>
      <w:r w:rsidR="0074441A">
        <w:t>negative binomial</w:t>
      </w:r>
      <w:r w:rsidR="007E1DA8">
        <w:t>)</w:t>
      </w:r>
      <w:r>
        <w:t xml:space="preserve"> process with participant heterogeneity, </w:t>
      </w:r>
      <w:r w:rsidR="000D76B7">
        <w:t xml:space="preserve">L-relationship, </w:t>
      </w:r>
      <w:r>
        <w:t xml:space="preserve">clustering, multidien cycles, and </w:t>
      </w:r>
      <w:del w:id="168" w:author="Goldenholz, Daniel M (HMFP - Neurology )" w:date="2026-08-12T00:30:00Z" w16du:dateUtc="2026-08-12T04:30:00Z">
        <w:r w:rsidDel="007F5FD7">
          <w:delText>inter</w:delText>
        </w:r>
        <w:r w:rsidR="000D76B7" w:rsidDel="007F5FD7">
          <w:delText>-</w:delText>
        </w:r>
        <w:r w:rsidDel="007F5FD7">
          <w:delText>seizure constraints</w:delText>
        </w:r>
      </w:del>
      <w:ins w:id="169" w:author="Goldenholz, Daniel M (HMFP - Neurology )" w:date="2026-08-12T00:30:00Z" w16du:dateUtc="2026-08-12T04:30:00Z">
        <w:r w:rsidR="007F5FD7">
          <w:t>maximum seizure rates</w:t>
        </w:r>
      </w:ins>
      <w:r>
        <w:t xml:space="preserve">. </w:t>
      </w:r>
      <w:r w:rsidR="00124921">
        <w:fldChar w:fldCharType="begin"/>
      </w:r>
      <w:r w:rsidR="00124921">
        <w:instrText xml:space="preserve"> ADDIN ZOTERO_ITEM CSL_CITATION {"citationID":"3QNIab7e","properties":{"unsorted":false,"formattedCitation":"\\super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124921" w:rsidRPr="00124921">
        <w:rPr>
          <w:rFonts w:eastAsiaTheme="minorEastAsia" w:cs="Times New Roman"/>
          <w:szCs w:val="24"/>
          <w:vertAlign w:val="superscript"/>
        </w:rPr>
        <w:t>7</w:t>
      </w:r>
      <w:r w:rsidR="00124921">
        <w:fldChar w:fldCharType="end"/>
      </w:r>
      <w:r>
        <w:t xml:space="preserve"> HORMONE-CYCLE is a new custom, simulator developed for the present project and released as an open-source community tool</w:t>
      </w:r>
      <w:r w:rsidR="000D76B7">
        <w:t xml:space="preserve"> (see Appendix)</w:t>
      </w:r>
      <w:r>
        <w:t xml:space="preserve">. </w:t>
      </w:r>
      <w:r w:rsidR="005D648A">
        <w:fldChar w:fldCharType="begin"/>
      </w:r>
      <w:r w:rsidR="005D648A">
        <w:instrText xml:space="preserve"> ADDIN ZOTERO_ITEM CSL_CITATION {"citationID":"D0Me1eIh","properties":{"unsorted":false,"formattedCitation":"\\super 8\\nosupersub{}","plainCitation":"8","noteIndex":0},"citationItems":[{"id":846,"uris":["http://zotero.org/users/1538114/items/BBSUV5B4"],"itemData":{"id":846,"type":"software","genre":"Python","license":"MIT","medium":"Python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5D648A" w:rsidRPr="005D648A">
        <w:rPr>
          <w:rFonts w:eastAsiaTheme="minorEastAsia" w:cs="Times New Roman"/>
          <w:szCs w:val="24"/>
          <w:vertAlign w:val="superscript"/>
        </w:rPr>
        <w:t>8</w:t>
      </w:r>
      <w:r w:rsidR="005D648A">
        <w:fldChar w:fldCharType="end"/>
      </w:r>
      <w:r>
        <w:t xml:space="preserve"> It samples participant traits and cycle realizations, then generates daily bleeding, ovulation, estradiol, and progesterone trajectories. Both simulators were designed in a data-driven manner to recapitulate statistical features observed within and across real patient populations</w:t>
      </w:r>
      <w:r w:rsidR="000D76B7">
        <w:t>, including randomized start times</w:t>
      </w:r>
      <w:r>
        <w:t>. The exact targets, sampling levels, realized distributions, and assumption-by-assumption rationale are reported in</w:t>
      </w:r>
      <w:r w:rsidR="00003413">
        <w:t xml:space="preserve"> the</w:t>
      </w:r>
      <w:r>
        <w:t xml:space="preserve"> Appendix. </w:t>
      </w:r>
      <w:r w:rsidR="00D62C09">
        <w:fldChar w:fldCharType="begin"/>
      </w:r>
      <w:r w:rsidR="00D62C09">
        <w:instrText xml:space="preserve"> ADDIN ZOTERO_ITEM CSL_CITATION {"citationID":"syjPk4OX","properties":{"unsorted":false,"formattedCitation":"\\super 9\\uc0\\u8211{}11\\nosupersub{}","plainCitation":"9–11","noteIndex":0},"citationItems":[{"id":788,"uris":["http://zotero.org/users/1538114/items/RQGUHW73"],"itemData":{"id":788,"type":"article-journal","archive_location":"16776638","container-title":"Clinical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D62C09" w:rsidRPr="00D62C09">
        <w:rPr>
          <w:rFonts w:eastAsiaTheme="minorEastAsia" w:cs="Times New Roman"/>
          <w:szCs w:val="24"/>
          <w:vertAlign w:val="superscript"/>
        </w:rPr>
        <w:t>9–11</w:t>
      </w:r>
      <w:r w:rsidR="00D62C09">
        <w:fldChar w:fldCharType="end"/>
      </w:r>
      <w:r>
        <w:t xml:space="preserve"> </w:t>
      </w:r>
      <w:r w:rsidR="00CA5AF3">
        <w:fldChar w:fldCharType="begin"/>
      </w:r>
      <w:r w:rsidR="00CA5AF3">
        <w:instrText xml:space="preserve"> ADDIN ZOTERO_ITEM CSL_CITATION {"citationID":"iQSrCXXC","properties":{"unsorted":false,"formattedCitation":"\\super 12\\nosupersub{}","plainCitation":"12","noteIndex":0},"citationItems":[{"id":790,"uris":["http://zotero.org/users/1538114/items/AZR8XN6P"],"itemData":{"id":790,"type":"article-journal","container-title":"Journal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CA5AF3" w:rsidRPr="00CA5AF3">
        <w:rPr>
          <w:rFonts w:eastAsiaTheme="minorEastAsia" w:cs="Times New Roman"/>
          <w:szCs w:val="24"/>
          <w:vertAlign w:val="superscript"/>
        </w:rPr>
        <w:t>12</w:t>
      </w:r>
      <w:r w:rsidR="00CA5AF3">
        <w:fldChar w:fldCharType="end"/>
      </w:r>
    </w:p>
    <w:p w14:paraId="453A9FD5" w14:textId="151E09ED" w:rsidR="000D76B7" w:rsidRPr="000D76B7" w:rsidRDefault="00000000">
      <w:pPr>
        <w:rPr>
          <w:u w:val="single"/>
        </w:rPr>
      </w:pPr>
      <w:r w:rsidRPr="000D76B7">
        <w:rPr>
          <w:u w:val="single"/>
        </w:rPr>
        <w:t>Phase labeling and Herzog criteria</w:t>
      </w:r>
    </w:p>
    <w:p w14:paraId="6577746B" w14:textId="2FBBD601"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1661A1">
        <w:instrText xml:space="preserve"> ADDIN ZOTERO_ITEM CSL_CITATION {"citationID":"KZCTFQ4q","properties":{"unsorted":false,"formattedCitation":"\\super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1661A1" w:rsidRPr="001661A1">
        <w:rPr>
          <w:rFonts w:eastAsiaTheme="minorEastAsia" w:cs="Times New Roman"/>
          <w:szCs w:val="24"/>
          <w:vertAlign w:val="superscript"/>
        </w:rPr>
        <w:t>13</w:t>
      </w:r>
      <w:r w:rsidR="001661A1">
        <w:fldChar w:fldCharType="end"/>
      </w:r>
    </w:p>
    <w:p w14:paraId="32BA164C" w14:textId="4E504CB1" w:rsidR="004B250B" w:rsidRDefault="0074441A">
      <w:r>
        <w:t xml:space="preserve">Average daily seizure frequency (ADSF) </w:t>
      </w:r>
      <w:r w:rsidR="00192EC0">
        <w:t>was</w:t>
      </w:r>
      <w:r>
        <w:t xml:space="preserve"> used for ratios. 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0C7F3A">
        <w:instrText xml:space="preserve"> ADDIN ZOTERO_ITEM CSL_CITATION {"citationID":"mgTkcd27","properties":{"unsorted":false,"formattedCitation":"\\super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0C7F3A" w:rsidRPr="000C7F3A">
        <w:rPr>
          <w:rFonts w:eastAsiaTheme="minorEastAsia" w:cs="Times New Roman"/>
          <w:szCs w:val="24"/>
          <w:vertAlign w:val="superscript"/>
        </w:rPr>
        <w:t>13</w:t>
      </w:r>
      <w:r w:rsidR="000C7F3A">
        <w:fldChar w:fldCharType="end"/>
      </w:r>
      <w:r>
        <w:t xml:space="preserve"> A ratio was undefined when its numerator or comparator phase was absent or when both phase rates were zero; a positive numerator with zero comparator was treated as positive infinity.</w:t>
      </w:r>
    </w:p>
    <w:p w14:paraId="06810BD0" w14:textId="45290C00" w:rsidR="00AC6858" w:rsidRPr="00AC6858" w:rsidRDefault="00000000">
      <w:pPr>
        <w:rPr>
          <w:u w:val="single"/>
        </w:rPr>
      </w:pPr>
      <w:r w:rsidRPr="00AC6858">
        <w:rPr>
          <w:u w:val="single"/>
        </w:rPr>
        <w:t>C3 applicabilit</w:t>
      </w:r>
      <w:r w:rsidR="00AC6858" w:rsidRPr="00AC6858">
        <w:rPr>
          <w:u w:val="single"/>
        </w:rPr>
        <w:t>y</w:t>
      </w:r>
    </w:p>
    <w:p w14:paraId="27F62AE4" w14:textId="00A443BF" w:rsidR="004B250B" w:rsidRDefault="00000000">
      <w:r>
        <w:t xml:space="preserve">In the heterogeneous cohort, the adapter 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cycles. The 5.0-ng/mL cutoff follows the operational ovulatory criterion in the original Herzog study; implementation details and sensitivity limitations are in Appendix S1. </w:t>
      </w:r>
      <w:r w:rsidR="00B9378A">
        <w:fldChar w:fldCharType="begin"/>
      </w:r>
      <w:r w:rsidR="00B9378A">
        <w:instrText xml:space="preserve"> ADDIN ZOTERO_ITEM CSL_CITATION {"citationID":"QEeNVymh","properties":{"unsorted":false,"formattedCitation":"\\super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B9378A" w:rsidRPr="00B9378A">
        <w:rPr>
          <w:rFonts w:eastAsiaTheme="minorEastAsia" w:cs="Times New Roman"/>
          <w:szCs w:val="24"/>
          <w:vertAlign w:val="superscript"/>
        </w:rPr>
        <w:t>13</w:t>
      </w:r>
      <w:r w:rsidR="00B9378A">
        <w:fldChar w:fldCharType="end"/>
      </w:r>
    </w:p>
    <w:p w14:paraId="19ECFEAD" w14:textId="4112342E" w:rsidR="00AC6858" w:rsidRPr="00AC6858" w:rsidRDefault="0074441A">
      <w:pPr>
        <w:rPr>
          <w:u w:val="single"/>
        </w:rPr>
      </w:pPr>
      <w:r>
        <w:rPr>
          <w:u w:val="single"/>
        </w:rPr>
        <w:lastRenderedPageBreak/>
        <w:t xml:space="preserve">CE </w:t>
      </w:r>
      <w:r w:rsidRPr="00AC6858">
        <w:rPr>
          <w:u w:val="single"/>
        </w:rPr>
        <w:t>Classification definitions</w:t>
      </w:r>
    </w:p>
    <w:p w14:paraId="29D83908" w14:textId="68C74953" w:rsidR="004B250B" w:rsidRDefault="00470D9D" w:rsidP="00470D9D">
      <w:ins w:id="170" w:author="Goldenholz, Daniel M (HMFP - Neurology )" w:date="2026-08-11T23:51:00Z" w16du:dateUtc="2026-08-12T03:51:00Z">
        <w:r>
          <w:t>The exact Herzog 2004</w:t>
        </w:r>
        <w:r>
          <w:t xml:space="preserve"> cycle</w:t>
        </w:r>
        <w:r>
          <w:t xml:space="preserve"> definition required exactly three complete 23–35-day cycles and the same positive pattern in at least two cycles</w:t>
        </w:r>
      </w:ins>
      <w:ins w:id="171" w:author="Goldenholz, Daniel M (HMFP - Neurology )" w:date="2026-08-11T23:52:00Z" w16du:dateUtc="2026-08-12T03:52:00Z">
        <w:r>
          <w:t>.</w:t>
        </w:r>
        <w:r>
          <w:fldChar w:fldCharType="begin"/>
        </w:r>
        <w:r>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Pr="00171C99">
          <w:rPr>
            <w:rFonts w:eastAsiaTheme="minorEastAsia" w:cs="Times New Roman"/>
            <w:szCs w:val="24"/>
            <w:vertAlign w:val="superscript"/>
          </w:rPr>
          <w:t>1</w:t>
        </w:r>
        <w:r>
          <w:fldChar w:fldCharType="end"/>
        </w:r>
      </w:ins>
      <w:ins w:id="172" w:author="Goldenholz, Daniel M (HMFP - Neurology )" w:date="2026-08-11T23:51:00Z" w16du:dateUtc="2026-08-12T03:51:00Z">
        <w:r>
          <w:t xml:space="preserve"> In contrast, our windowed Herzog </w:t>
        </w:r>
        <w:r>
          <w:t xml:space="preserve">cycle </w:t>
        </w:r>
        <w:r>
          <w:t>definition pooled the phase-specific seizure-frequency ratios within each calendar, complete-cycle, or full-diary window.</w:t>
        </w:r>
      </w:ins>
      <w:ins w:id="173" w:author="Rachael Sumner" w:date="2026-08-07T16:05:00Z" w16du:dateUtc="2026-08-07T04:05:00Z">
        <w:del w:id="174" w:author="Goldenholz, Daniel M (HMFP - Neurology )" w:date="2026-08-11T23:52:00Z" w16du:dateUtc="2026-08-12T03:52:00Z">
          <w:r w:rsidR="006D3CAE" w:rsidDel="00470D9D">
            <w:delText xml:space="preserve">According to Herzog </w:delText>
          </w:r>
        </w:del>
      </w:ins>
      <w:del w:id="175" w:author="Goldenholz, Daniel M (HMFP - Neurology )" w:date="2026-08-11T23:52:00Z" w16du:dateUtc="2026-08-12T03:52:00Z">
        <w:r w:rsidR="006D3CAE" w:rsidDel="00470D9D">
          <w:delText xml:space="preserve">Exact Herzog </w:delText>
        </w:r>
      </w:del>
      <w:ins w:id="176" w:author="Rachael Sumner" w:date="2026-08-07T15:50:00Z" w16du:dateUtc="2026-08-07T03:50:00Z">
        <w:del w:id="177" w:author="Goldenholz, Daniel M (HMFP - Neurology )" w:date="2026-08-11T23:52:00Z" w16du:dateUtc="2026-08-12T03:52:00Z">
          <w:r w:rsidR="00245ADC" w:rsidDel="00470D9D">
            <w:delText xml:space="preserve">cycle </w:delText>
          </w:r>
        </w:del>
      </w:ins>
      <w:del w:id="178" w:author="Goldenholz, Daniel M (HMFP - Neurology )" w:date="2026-08-11T23:52:00Z" w16du:dateUtc="2026-08-12T03:52:00Z">
        <w:r w:rsidR="006D3CAE" w:rsidDel="00470D9D">
          <w:delText xml:space="preserve">2004 </w:delText>
        </w:r>
      </w:del>
      <w:ins w:id="179" w:author="Rachael Sumner" w:date="2026-08-07T15:10:00Z" w16du:dateUtc="2026-08-07T03:10:00Z">
        <w:del w:id="180" w:author="Goldenholz, Daniel M (HMFP - Neurology )" w:date="2026-08-11T23:52:00Z" w16du:dateUtc="2026-08-12T03:52:00Z">
          <w:r w:rsidR="00F747FA" w:rsidDel="00470D9D">
            <w:delText xml:space="preserve">criteria </w:delText>
          </w:r>
        </w:del>
      </w:ins>
      <w:del w:id="181" w:author="Goldenholz, Daniel M (HMFP - Neurology )" w:date="2026-08-11T23:52:00Z" w16du:dateUtc="2026-08-12T03:52:00Z">
        <w:r w:rsidR="006D3CAE" w:rsidDel="00470D9D">
          <w:delText>required exactly three complete 23–35-day cycles and the same positive pattern in at least two cycles.</w:delText>
        </w:r>
        <w:r w:rsidR="00171C99" w:rsidDel="00470D9D">
          <w:fldChar w:fldCharType="begin"/>
        </w:r>
        <w:r w:rsidR="00171C99" w:rsidDel="00470D9D">
          <w:del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171C99" w:rsidDel="00470D9D">
          <w:fldChar w:fldCharType="separate"/>
        </w:r>
        <w:r w:rsidR="00171C99" w:rsidRPr="00171C99" w:rsidDel="00470D9D">
          <w:rPr>
            <w:rFonts w:eastAsiaTheme="minorEastAsia" w:cs="Times New Roman"/>
            <w:szCs w:val="24"/>
            <w:vertAlign w:val="superscript"/>
          </w:rPr>
          <w:delText>1</w:delText>
        </w:r>
        <w:r w:rsidR="00171C99" w:rsidDel="00470D9D">
          <w:fldChar w:fldCharType="end"/>
        </w:r>
        <w:r w:rsidR="006D3CAE" w:rsidDel="00470D9D">
          <w:delText xml:space="preserve"> </w:delText>
        </w:r>
      </w:del>
      <w:ins w:id="182" w:author="Rachael Sumner" w:date="2026-08-07T15:49:00Z" w16du:dateUtc="2026-08-07T03:49:00Z">
        <w:del w:id="183" w:author="Goldenholz, Daniel M (HMFP - Neurology )" w:date="2026-08-11T23:52:00Z" w16du:dateUtc="2026-08-12T03:52:00Z">
          <w:r w:rsidR="00245ADC" w:rsidDel="00470D9D">
            <w:delText xml:space="preserve">C1/C2/C3 </w:delText>
          </w:r>
        </w:del>
      </w:ins>
      <w:del w:id="184" w:author="Goldenholz, Daniel M (HMFP - Neurology )" w:date="2026-08-11T23:52:00Z" w16du:dateUtc="2026-08-12T03:52:00Z">
        <w:r w:rsidR="006D3CAE" w:rsidDel="00470D9D">
          <w:delText>Windowed Herzog</w:delText>
        </w:r>
      </w:del>
      <w:ins w:id="185" w:author="Rachael Sumner" w:date="2026-08-07T15:11:00Z" w16du:dateUtc="2026-08-07T03:11:00Z">
        <w:del w:id="186" w:author="Goldenholz, Daniel M (HMFP - Neurology )" w:date="2026-08-11T23:52:00Z" w16du:dateUtc="2026-08-12T03:52:00Z">
          <w:r w:rsidR="00F747FA" w:rsidDel="00470D9D">
            <w:delText xml:space="preserve"> criteria</w:delText>
          </w:r>
        </w:del>
      </w:ins>
      <w:del w:id="187" w:author="Goldenholz, Daniel M (HMFP - Neurology )" w:date="2026-08-11T23:52:00Z" w16du:dateUtc="2026-08-12T03:52:00Z">
        <w:r w:rsidR="006D3CAE" w:rsidDel="00470D9D">
          <w:delText xml:space="preserve"> pooled the phase-specific ratios in each calendar, cycle-count, or full-diary window.</w:delText>
        </w:r>
      </w:del>
      <w:r w:rsidR="006D3CAE">
        <w:t xml:space="preserve">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7194079A" w14:textId="77777777" w:rsidR="00AC6858" w:rsidRPr="00AC6858" w:rsidRDefault="00000000">
      <w:pPr>
        <w:rPr>
          <w:u w:val="single"/>
        </w:rPr>
      </w:pPr>
      <w:r w:rsidRPr="00AC6858">
        <w:rPr>
          <w:u w:val="single"/>
        </w:rPr>
        <w:t>Model-concordant statistical calibration checks</w:t>
      </w:r>
    </w:p>
    <w:p w14:paraId="6710B754" w14:textId="4CCC44DD" w:rsidR="004B250B" w:rsidRDefault="00000000">
      <w:r>
        <w:t xml:space="preserve">Recurrent heterogeneous seizure counts are </w:t>
      </w:r>
      <w:proofErr w:type="spellStart"/>
      <w:r>
        <w:t>overdispersed</w:t>
      </w:r>
      <w:proofErr w:type="spellEnd"/>
      <w:r>
        <w:t xml:space="preserve">, motivating </w:t>
      </w:r>
      <w:r w:rsidR="0074441A">
        <w:t xml:space="preserve">negative binomial </w:t>
      </w:r>
      <w:r>
        <w:t>rather than simple Poisson models.</w:t>
      </w:r>
      <w:del w:id="188" w:author="Rachael Sumner" w:date="2026-08-07T15:11:00Z" w16du:dateUtc="2026-08-07T03:11:00Z">
        <w:r w:rsidDel="00F747FA">
          <w:delText xml:space="preserve"> </w:delText>
        </w:r>
      </w:del>
      <w:r w:rsidR="00001E29">
        <w:fldChar w:fldCharType="begin"/>
      </w:r>
      <w:r w:rsidR="00001E29">
        <w:instrText xml:space="preserve"> ADDIN ZOTERO_ITEM CSL_CITATION {"citationID":"bmB8Cjh7","properties":{"unsorted":false,"formattedCitation":"\\super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001E29" w:rsidRPr="00001E29">
        <w:rPr>
          <w:rFonts w:eastAsiaTheme="minorEastAsia" w:cs="Times New Roman"/>
          <w:szCs w:val="24"/>
          <w:vertAlign w:val="superscript"/>
        </w:rPr>
        <w:t>7</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is a model-concordant statistical calibration check—not an alternative clinical diagnostic method or independent simulator validation.</w:t>
      </w:r>
    </w:p>
    <w:p w14:paraId="0756000A"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0A9D2567" w14:textId="77777777" w:rsidR="00AC6858" w:rsidRPr="00AC6858" w:rsidRDefault="00000000">
      <w:pPr>
        <w:rPr>
          <w:u w:val="single"/>
        </w:rPr>
      </w:pPr>
      <w:r w:rsidRPr="00AC6858">
        <w:rPr>
          <w:u w:val="single"/>
        </w:rPr>
        <w:t>Outcomes and statistics</w:t>
      </w:r>
    </w:p>
    <w:p w14:paraId="094C300A" w14:textId="6632C084" w:rsidR="004B250B" w:rsidRDefault="00000000">
      <w:r>
        <w:t>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non</w:t>
      </w:r>
      <w:r w:rsidR="00D874AD">
        <w:t>-</w:t>
      </w:r>
      <w:r>
        <w:t>applicability was kept separate. Definition-by-window-by-cohort estimates with fewer than 1,000 classifiable participant-windows were flagged as unstable. Wilson intervals quantify Monte Carlo uncertainty in a simulated proportion and do not include model-form uncertainty. Ten thousand simulated studies of 30, 50, or 100 participants sampled one random valid 3-month window per participant.</w:t>
      </w:r>
    </w:p>
    <w:p w14:paraId="79293379" w14:textId="77777777" w:rsidR="00F747FA" w:rsidRPr="00F747FA" w:rsidRDefault="00000000">
      <w:pPr>
        <w:rPr>
          <w:ins w:id="189" w:author="Rachael Sumner" w:date="2026-08-07T15:12:00Z" w16du:dateUtc="2026-08-07T03:12:00Z"/>
          <w:u w:val="single"/>
          <w:rPrChange w:id="190" w:author="Rachael Sumner" w:date="2026-08-07T15:12:00Z" w16du:dateUtc="2026-08-07T03:12:00Z">
            <w:rPr>
              <w:ins w:id="191" w:author="Rachael Sumner" w:date="2026-08-07T15:12:00Z" w16du:dateUtc="2026-08-07T03:12:00Z"/>
            </w:rPr>
          </w:rPrChange>
        </w:rPr>
      </w:pPr>
      <w:r w:rsidRPr="00F747FA">
        <w:rPr>
          <w:u w:val="single"/>
          <w:rPrChange w:id="192" w:author="Rachael Sumner" w:date="2026-08-07T15:12:00Z" w16du:dateUtc="2026-08-07T03:12:00Z">
            <w:rPr/>
          </w:rPrChange>
        </w:rPr>
        <w:t>Ethics</w:t>
      </w:r>
      <w:del w:id="193" w:author="Rachael Sumner" w:date="2026-08-07T15:12:00Z" w16du:dateUtc="2026-08-07T03:12:00Z">
        <w:r w:rsidRPr="00F747FA" w:rsidDel="00F747FA">
          <w:rPr>
            <w:u w:val="single"/>
            <w:rPrChange w:id="194" w:author="Rachael Sumner" w:date="2026-08-07T15:12:00Z" w16du:dateUtc="2026-08-07T03:12:00Z">
              <w:rPr/>
            </w:rPrChange>
          </w:rPr>
          <w:delText>.</w:delText>
        </w:r>
      </w:del>
      <w:r w:rsidRPr="00F747FA">
        <w:rPr>
          <w:u w:val="single"/>
          <w:rPrChange w:id="195" w:author="Rachael Sumner" w:date="2026-08-07T15:12:00Z" w16du:dateUtc="2026-08-07T03:12:00Z">
            <w:rPr/>
          </w:rPrChange>
        </w:rPr>
        <w:t xml:space="preserve"> </w:t>
      </w:r>
    </w:p>
    <w:p w14:paraId="4ADBB025" w14:textId="09E033A0" w:rsidR="004B250B" w:rsidRDefault="0096784E">
      <w:r>
        <w:t>This study used only synthetic data. Institutional review board approval, patient consent, and clinical-trial registration were not applicable. All figures and tables are original; permission to reproduce third-party material was not applicable.</w:t>
      </w:r>
    </w:p>
    <w:p w14:paraId="69016457" w14:textId="77777777" w:rsidR="004B250B" w:rsidRDefault="00000000">
      <w:pPr>
        <w:pStyle w:val="Heading1"/>
      </w:pPr>
      <w:r>
        <w:t>Results</w:t>
      </w:r>
    </w:p>
    <w:p w14:paraId="0EDDA264" w14:textId="77777777" w:rsidR="00AC6858" w:rsidRPr="00AC6858" w:rsidRDefault="00000000">
      <w:pPr>
        <w:rPr>
          <w:u w:val="single"/>
        </w:rPr>
      </w:pPr>
      <w:r w:rsidRPr="00AC6858">
        <w:rPr>
          <w:u w:val="single"/>
        </w:rPr>
        <w:t>Simulation cohort</w:t>
      </w:r>
    </w:p>
    <w:p w14:paraId="757342D5" w14:textId="6DE78332" w:rsidR="004B250B" w:rsidRDefault="00000000">
      <w:r>
        <w:t>The completed run included 100,000 synthetic participants. The healthy ovulatory cohort had 100.0% ovulatory cycles by design; the heterogeneous cohort had 79.0% ovulatory cycles, greater within-participant cycle-length variability, and similar seizure burden (Table 1). Every diary began at a randomly selected menstrual-cycle phase.</w:t>
      </w:r>
    </w:p>
    <w:p w14:paraId="0B1E9E20" w14:textId="3BFFD52C" w:rsidR="007E1DA8" w:rsidRDefault="00000000">
      <w:pPr>
        <w:rPr>
          <w:ins w:id="220" w:author="Goldenholz, Daniel M (HMFP - Neurology )" w:date="2026-08-11T23:47:00Z" w16du:dateUtc="2026-08-12T03:47:00Z"/>
          <w:u w:val="single"/>
        </w:rPr>
      </w:pPr>
      <w:r w:rsidRPr="00AC6858">
        <w:rPr>
          <w:u w:val="single"/>
        </w:rPr>
        <w:t>Full-diary</w:t>
      </w:r>
      <w:r w:rsidR="007E1DA8">
        <w:rPr>
          <w:u w:val="single"/>
        </w:rPr>
        <w:t xml:space="preserve"> CE</w:t>
      </w:r>
      <w:r w:rsidRPr="00AC6858">
        <w:rPr>
          <w:u w:val="single"/>
        </w:rPr>
        <w:t xml:space="preserve"> classification</w:t>
      </w:r>
    </w:p>
    <w:p w14:paraId="683A211D" w14:textId="735B1FCB" w:rsidR="00470D9D" w:rsidRDefault="00470D9D">
      <w:pPr>
        <w:rPr>
          <w:u w:val="single"/>
        </w:rPr>
      </w:pPr>
      <w:r>
        <w:t>We used strict Herzog phase labeling and the prespecified windowed Herzog pattern-specific ratio thresholds across each participant’s full 36-month diary. CE was classified in 11.7% of classifiable healthy-ovulatory participant-windows and in 36.2% of classifiable heterogeneous-cohort participant-windows under independence (Table 2). In the heterogeneous cohort, the C1/C2 union was 11.7%, whereas C3 was positive in 36.7% of C3-applicable windows. Thus, the between-cohort difference in the composite endpoint was primarily driven by the simulator-generated inadequate-luteal-phase designation.</w:t>
      </w:r>
    </w:p>
    <w:p w14:paraId="61D7CE6D" w14:textId="681A4F62" w:rsidR="004B250B" w:rsidDel="00470D9D" w:rsidRDefault="00000000">
      <w:pPr>
        <w:rPr>
          <w:del w:id="227" w:author="Goldenholz, Daniel M (HMFP - Neurology )" w:date="2026-08-11T23:49:00Z" w16du:dateUtc="2026-08-12T03:49:00Z"/>
        </w:rPr>
      </w:pPr>
      <w:del w:id="228" w:author="Goldenholz, Daniel M (HMFP - Neurology )" w:date="2026-08-11T23:49:00Z" w16du:dateUtc="2026-08-12T03:49:00Z">
        <w:r w:rsidDel="00470D9D">
          <w:delText>In strict</w:delText>
        </w:r>
      </w:del>
      <w:ins w:id="229" w:author="Rachael Sumner" w:date="2026-08-07T16:04:00Z" w16du:dateUtc="2026-08-07T04:04:00Z">
        <w:del w:id="230" w:author="Goldenholz, Daniel M (HMFP - Neurology )" w:date="2026-08-11T23:49:00Z" w16du:dateUtc="2026-08-12T03:49:00Z">
          <w:r w:rsidR="006D3CAE" w:rsidDel="00470D9D">
            <w:delText>23-25 day</w:delText>
          </w:r>
        </w:del>
      </w:ins>
      <w:del w:id="231" w:author="Goldenholz, Daniel M (HMFP - Neurology )" w:date="2026-08-11T23:49:00Z" w16du:dateUtc="2026-08-12T03:49:00Z">
        <w:r w:rsidDel="00470D9D">
          <w:delText>-Herzog</w:delText>
        </w:r>
      </w:del>
      <w:ins w:id="232" w:author="Rachael Sumner" w:date="2026-08-07T15:50:00Z" w16du:dateUtc="2026-08-07T03:50:00Z">
        <w:del w:id="233" w:author="Goldenholz, Daniel M (HMFP - Neurology )" w:date="2026-08-11T23:49:00Z" w16du:dateUtc="2026-08-12T03:49:00Z">
          <w:r w:rsidR="00245ADC" w:rsidDel="00470D9D">
            <w:delText xml:space="preserve"> cycles</w:delText>
          </w:r>
        </w:del>
      </w:ins>
      <w:del w:id="234" w:author="Goldenholz, Daniel M (HMFP - Neurology )" w:date="2026-08-11T23:49:00Z" w16du:dateUtc="2026-08-12T03:49:00Z">
        <w:r w:rsidDel="00470D9D">
          <w:delText xml:space="preserve"> 36-month windows, windowed Herzog </w:delText>
        </w:r>
      </w:del>
      <w:ins w:id="235" w:author="Rachael Sumner" w:date="2026-08-07T15:48:00Z" w16du:dateUtc="2026-08-07T03:48:00Z">
        <w:del w:id="236" w:author="Goldenholz, Daniel M (HMFP - Neurology )" w:date="2026-08-11T23:49:00Z" w16du:dateUtc="2026-08-12T03:49:00Z">
          <w:r w:rsidR="00245ADC" w:rsidDel="00470D9D">
            <w:delText>C1/C2/C3 Her</w:delText>
          </w:r>
        </w:del>
      </w:ins>
      <w:ins w:id="237" w:author="Rachael Sumner" w:date="2026-08-07T15:49:00Z" w16du:dateUtc="2026-08-07T03:49:00Z">
        <w:del w:id="238" w:author="Goldenholz, Daniel M (HMFP - Neurology )" w:date="2026-08-11T23:49:00Z" w16du:dateUtc="2026-08-12T03:49:00Z">
          <w:r w:rsidR="00245ADC" w:rsidDel="00470D9D">
            <w:delText>zog criteria</w:delText>
          </w:r>
        </w:del>
      </w:ins>
      <w:del w:id="239" w:author="Goldenholz, Daniel M (HMFP - Neurology )" w:date="2026-08-11T23:49:00Z" w16du:dateUtc="2026-08-12T03:49:00Z">
        <w:r w:rsidDel="00470D9D">
          <w:delText xml:space="preserve">thresholds classified 11.7% of healthy ovulatory and 36.0% of heterogeneous participants </w:delText>
        </w:r>
      </w:del>
      <w:ins w:id="240" w:author="Rachael Sumner" w:date="2026-08-07T15:49:00Z" w16du:dateUtc="2026-08-07T03:49:00Z">
        <w:del w:id="241" w:author="Goldenholz, Daniel M (HMFP - Neurology )" w:date="2026-08-11T23:49:00Z" w16du:dateUtc="2026-08-12T03:49:00Z">
          <w:r w:rsidR="00245ADC" w:rsidDel="00470D9D">
            <w:delText xml:space="preserve">as having CE </w:delText>
          </w:r>
        </w:del>
      </w:ins>
      <w:del w:id="242" w:author="Goldenholz, Daniel M (HMFP - Neurology )" w:date="2026-08-11T23:49:00Z" w16du:dateUtc="2026-08-12T03:49:00Z">
        <w:r w:rsidDel="00470D9D">
          <w:delText>under independence (Table 2). In the heterogeneous cohort, the C1/C2 union was 11.7%, similar to the healthy cohort’s 11.7%, whereas C3 positivity occurred in 37.0% of applicable windows. The excess was therefore primarily associated with the simulated inadequate-luteal-phase C3 mechanism (Figure 2 and Appendix S1).</w:delText>
        </w:r>
      </w:del>
    </w:p>
    <w:p w14:paraId="62017575" w14:textId="77777777" w:rsidR="00AC6858" w:rsidRPr="00AC6858" w:rsidRDefault="00000000">
      <w:pPr>
        <w:rPr>
          <w:u w:val="single"/>
        </w:rPr>
      </w:pPr>
      <w:r w:rsidRPr="00AC6858">
        <w:rPr>
          <w:u w:val="single"/>
        </w:rPr>
        <w:t>Observation windows</w:t>
      </w:r>
    </w:p>
    <w:p w14:paraId="2F171EC4" w14:textId="0D3C552A" w:rsidR="004B250B" w:rsidRDefault="00000000">
      <w:r>
        <w:t>Three-month false-positive rates were 41.4% and 50.7% in the healthy and heterogeneous cohorts, respectively. Rates declined with longer monitoring but remained definition-dependent (Figure 1). Exact Herzog applied to three complete cycles yielded 49.8% and 51.5% among classifiable windows, while many attempted windows were indeterminate. Appendix S1 reports C3 across every saved calendar and complete-cycle duration, minimum-data threshold sensitivities, and cumulative simulated C1, C2, and C3 ratio distributions.</w:t>
      </w:r>
    </w:p>
    <w:p w14:paraId="1E7FD896" w14:textId="77777777" w:rsidR="00AC6858" w:rsidRPr="00AC6858" w:rsidRDefault="00000000">
      <w:pPr>
        <w:rPr>
          <w:u w:val="single"/>
        </w:rPr>
      </w:pPr>
      <w:r w:rsidRPr="00AC6858">
        <w:rPr>
          <w:u w:val="single"/>
        </w:rPr>
        <w:t>Calibration checks</w:t>
      </w:r>
    </w:p>
    <w:p w14:paraId="2503FFA6" w14:textId="260C81A7" w:rsidR="004B250B" w:rsidRDefault="007F5FD7">
      <w:r>
        <w:t>The full-diary C1/C2 negative-binomial false-positive rate was 4.4% in the healthy cohort and 4.2% in the heterogeneous cohort, close to the prespecified 5% Type I error rate. In the 1% daily audit sample, 440 of 500 heterogeneous participants had a C3-applicable ratio window, but only 209 met the exploratory C3 model’s four-complete-inadequate-luteal-phase-cycle and four-seizure-day requirements. 8 participants were positive (3.8%; 95% Wilson confidence interval, 2.0%–7.4%; 1.6% of all 500 attempted participants).</w:t>
      </w:r>
    </w:p>
    <w:p w14:paraId="0FBA9F2F" w14:textId="77777777" w:rsidR="00AC6858" w:rsidRPr="00AC6858" w:rsidRDefault="00000000">
      <w:pPr>
        <w:rPr>
          <w:u w:val="single"/>
        </w:rPr>
      </w:pPr>
      <w:r w:rsidRPr="00AC6858">
        <w:rPr>
          <w:u w:val="single"/>
        </w:rPr>
        <w:t>Study-level and feature summaries</w:t>
      </w:r>
    </w:p>
    <w:p w14:paraId="257350DB" w14:textId="092D98F0"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 not clinical risk factors.</w:t>
      </w:r>
    </w:p>
    <w:p w14:paraId="53F1BB52" w14:textId="77777777" w:rsidR="004B250B" w:rsidRDefault="00000000">
      <w:pPr>
        <w:pStyle w:val="Heading1"/>
      </w:pPr>
      <w:r>
        <w:t>Discussion</w:t>
      </w:r>
    </w:p>
    <w:p w14:paraId="545F7E7B" w14:textId="64590F6A" w:rsidR="00D85222" w:rsidRDefault="00470D9D" w:rsidP="008215F2">
      <w:pPr>
        <w:rPr>
          <w:ins w:id="264" w:author="Goldenholz, Daniel M (HMFP - Neurology )" w:date="2026-08-11T23:59:00Z" w16du:dateUtc="2026-08-12T03:59:00Z"/>
        </w:rPr>
      </w:pPr>
      <w:ins w:id="265" w:author="Goldenholz, Daniel M (HMFP - Neurology )" w:date="2026-08-11T23:53:00Z" w16du:dateUtc="2026-08-12T03:53:00Z">
        <w:r>
          <w:t>This study</w:t>
        </w:r>
      </w:ins>
      <w:ins w:id="266" w:author="Goldenholz, Daniel M (HMFP - Neurology )" w:date="2026-08-11T23:54:00Z" w16du:dateUtc="2026-08-12T03:54:00Z">
        <w:r>
          <w:t xml:space="preserve"> </w:t>
        </w:r>
      </w:ins>
      <w:ins w:id="267" w:author="Goldenholz, Daniel M (HMFP - Neurology )" w:date="2026-08-11T23:56:00Z" w16du:dateUtc="2026-08-12T03:56:00Z">
        <w:r w:rsidR="008215F2">
          <w:t>quantified</w:t>
        </w:r>
      </w:ins>
      <w:ins w:id="268" w:author="Goldenholz, Daniel M (HMFP - Neurology )" w:date="2026-08-11T23:54:00Z" w16du:dateUtc="2026-08-12T03:54:00Z">
        <w:r>
          <w:t xml:space="preserve"> the false positive classification of severa</w:t>
        </w:r>
      </w:ins>
      <w:ins w:id="269" w:author="Goldenholz, Daniel M (HMFP - Neurology )" w:date="2026-08-11T23:55:00Z" w16du:dateUtc="2026-08-12T03:55:00Z">
        <w:r>
          <w:t xml:space="preserve">l </w:t>
        </w:r>
      </w:ins>
      <w:ins w:id="270" w:author="Goldenholz, Daniel M (HMFP - Neurology )" w:date="2026-08-11T23:54:00Z" w16du:dateUtc="2026-08-12T03:54:00Z">
        <w:r>
          <w:t>CE definitions using simulation</w:t>
        </w:r>
      </w:ins>
      <w:ins w:id="271" w:author="Goldenholz, Daniel M (HMFP - Neurology )" w:date="2026-08-11T23:55:00Z" w16du:dateUtc="2026-08-12T03:55:00Z">
        <w:r>
          <w:t xml:space="preserve">s that could not possibly </w:t>
        </w:r>
      </w:ins>
      <w:ins w:id="272" w:author="Goldenholz, Daniel M (HMFP - Neurology )" w:date="2026-08-11T23:57:00Z" w16du:dateUtc="2026-08-12T03:57:00Z">
        <w:r w:rsidR="008215F2">
          <w:t>include</w:t>
        </w:r>
      </w:ins>
      <w:ins w:id="273" w:author="Goldenholz, Daniel M (HMFP - Neurology )" w:date="2026-08-11T23:55:00Z" w16du:dateUtc="2026-08-12T03:55:00Z">
        <w:r>
          <w:t xml:space="preserve"> CE</w:t>
        </w:r>
      </w:ins>
      <w:ins w:id="274" w:author="Goldenholz, Daniel M (HMFP - Neurology )" w:date="2026-08-11T23:54:00Z" w16du:dateUtc="2026-08-12T03:54:00Z">
        <w:r>
          <w:t>.</w:t>
        </w:r>
      </w:ins>
      <w:ins w:id="275" w:author="Goldenholz, Daniel M (HMFP - Neurology )" w:date="2026-08-11T23:56:00Z" w16du:dateUtc="2026-08-12T03:56:00Z">
        <w:r w:rsidR="008215F2">
          <w:t xml:space="preserve"> </w:t>
        </w:r>
      </w:ins>
      <w:ins w:id="276" w:author="Goldenholz, Daniel M (HMFP - Neurology )" w:date="2026-08-11T23:53:00Z" w16du:dateUtc="2026-08-12T03:53:00Z">
        <w:r>
          <w:t>Using pooled ratio criteria in random three-calendar-month windows, false-positive classification occurred in 41.4% of healthy-ovulatory and 50.7% of heterogeneous-cohort participant-windows. These results demonstrate the sensitivity of ratio-based classification to short observation periods. They should not be compared directly with published CE prevalence estimates</w:t>
        </w:r>
      </w:ins>
      <w:ins w:id="277" w:author="Goldenholz, Daniel M (HMFP - Neurology )" w:date="2026-08-11T23:57:00Z" w16du:dateUtc="2026-08-12T03:57:00Z">
        <w:r w:rsidR="008215F2">
          <w:fldChar w:fldCharType="begin"/>
        </w:r>
      </w:ins>
      <w:r w:rsidR="00C178F6">
        <w:instrText xml:space="preserve"> ADDIN ZOTERO_ITEM CSL_CITATION {"citationID":"K67AwDfQ","properties":{"unsorted":false,"formattedCitation":"\\super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278" w:author="Goldenholz, Daniel M (HMFP - Neurology )" w:date="2026-08-11T23:57:00Z" w16du:dateUtc="2026-08-12T03:57:00Z">
        <w:r w:rsidR="008215F2">
          <w:fldChar w:fldCharType="separate"/>
        </w:r>
        <w:r w:rsidR="008215F2" w:rsidRPr="00053CE4">
          <w:rPr>
            <w:rFonts w:eastAsiaTheme="minorEastAsia" w:cs="Times New Roman"/>
            <w:szCs w:val="24"/>
            <w:vertAlign w:val="superscript"/>
          </w:rPr>
          <w:t>1</w:t>
        </w:r>
        <w:r w:rsidR="008215F2">
          <w:fldChar w:fldCharType="end"/>
        </w:r>
        <w:r w:rsidR="008215F2">
          <w:t xml:space="preserve"> </w:t>
        </w:r>
        <w:r w:rsidR="008215F2">
          <w:fldChar w:fldCharType="begin"/>
        </w:r>
      </w:ins>
      <w:r w:rsidR="00C178F6">
        <w:instrText xml:space="preserve"> ADDIN ZOTERO_ITEM CSL_CITATION {"citationID":"v62gBWT6","properties":{"unsorted":false,"formattedCitation":"\\super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279" w:author="Goldenholz, Daniel M (HMFP - Neurology )" w:date="2026-08-11T23:57:00Z" w16du:dateUtc="2026-08-12T03:57:00Z">
        <w:r w:rsidR="008215F2">
          <w:fldChar w:fldCharType="separate"/>
        </w:r>
        <w:r w:rsidR="008215F2" w:rsidRPr="00F503D2">
          <w:rPr>
            <w:rFonts w:eastAsiaTheme="minorEastAsia" w:cs="Times New Roman"/>
            <w:szCs w:val="24"/>
            <w:vertAlign w:val="superscript"/>
          </w:rPr>
          <w:t>2</w:t>
        </w:r>
        <w:r w:rsidR="008215F2">
          <w:fldChar w:fldCharType="end"/>
        </w:r>
        <w:r w:rsidR="008215F2">
          <w:t xml:space="preserve"> </w:t>
        </w:r>
      </w:ins>
      <w:ins w:id="280" w:author="Goldenholz, Daniel M (HMFP - Neurology )" w:date="2026-08-11T23:53:00Z" w16du:dateUtc="2026-08-12T03:53:00Z">
        <w:r>
          <w:t>of 39.1% and 44.2%, because those estimates were obtained in clinical cohorts using different cycle-eligibility, reproducibility, and denominator rules.</w:t>
        </w:r>
      </w:ins>
      <w:ins w:id="281" w:author="Goldenholz, Daniel M (HMFP - Neurology )" w:date="2026-08-11T23:58:00Z" w16du:dateUtc="2026-08-12T03:58:00Z">
        <w:r w:rsidR="008215F2">
          <w:t xml:space="preserve"> </w:t>
        </w:r>
      </w:ins>
    </w:p>
    <w:p w14:paraId="4A6F792A" w14:textId="77777777" w:rsidR="00D85222" w:rsidRDefault="00D85222" w:rsidP="008215F2">
      <w:pPr>
        <w:rPr>
          <w:ins w:id="282" w:author="Goldenholz, Daniel M (HMFP - Neurology )" w:date="2026-08-12T00:00:00Z" w16du:dateUtc="2026-08-12T04:00:00Z"/>
        </w:rPr>
      </w:pPr>
      <w:r>
        <w:t>The analysis most closely aligned with the original Herzog 2004 procedure applied the same-pattern-in-two-of-three rule to exactly three complete 23–35-day cycles. Under that definition, false-positive classification occurred in 49.8% and 51.5% of classifiable windows in the healthy and heterogeneous cohorts, respectively, although many attempted windows were indeterminate. Even this comparison should be interpreted cautiously because the simulation represents complete independence and does not reproduce the mixture of true hormone-associated and unrelated seizure patterns present in clinical cohorts.</w:t>
      </w:r>
    </w:p>
    <w:p w14:paraId="01C01A4E" w14:textId="6E118384" w:rsidR="00D85222" w:rsidRDefault="00D85222" w:rsidP="008215F2">
      <w:pPr>
        <w:rPr>
          <w:ins w:id="284" w:author="Goldenholz, Daniel M (HMFP - Neurology )" w:date="2026-08-11T23:59:00Z" w16du:dateUtc="2026-08-12T03:59:00Z"/>
        </w:rPr>
      </w:pPr>
      <w:ins w:id="285" w:author="Goldenholz, Daniel M (HMFP - Neurology )" w:date="2026-08-12T00:00:00Z" w16du:dateUtc="2026-08-12T04:00:00Z">
        <w:r>
          <w:t>Accordingly, comparisons between simulated false-positive rates and empirical CE prevalence should use matched definitions, observation periods, eligibility requirements, reproducibility rules, and denominators. Numerical similarity alone does not establish how much of the reported clinical prevalence is attributable to false-positive classification.</w:t>
        </w:r>
      </w:ins>
    </w:p>
    <w:p w14:paraId="62E2CFBA" w14:textId="2A811111" w:rsidR="00D85222" w:rsidRDefault="00AC6858" w:rsidP="008215F2">
      <w:pPr>
        <w:rPr>
          <w:ins w:id="286" w:author="Goldenholz, Daniel M (HMFP - Neurology )" w:date="2026-08-12T00:01:00Z" w16du:dateUtc="2026-08-12T04:01:00Z"/>
        </w:rPr>
      </w:pPr>
      <w:del w:id="287" w:author="Goldenholz, Daniel M (HMFP - Neurology )" w:date="2026-08-11T23:58:00Z" w16du:dateUtc="2026-08-12T03:58:00Z">
        <w:r w:rsidDel="008215F2">
          <w:delText xml:space="preserve">This simulation </w:delText>
        </w:r>
      </w:del>
      <w:ins w:id="288" w:author="Rachael Sumner" w:date="2026-08-07T20:13:00Z" w16du:dateUtc="2026-08-07T08:13:00Z">
        <w:del w:id="289" w:author="Goldenholz, Daniel M (HMFP - Neurology )" w:date="2026-08-11T23:58:00Z" w16du:dateUtc="2026-08-12T03:58:00Z">
          <w:r w:rsidR="00C063CB" w:rsidDel="008215F2">
            <w:delText xml:space="preserve">study simulated </w:delText>
          </w:r>
        </w:del>
      </w:ins>
      <w:del w:id="290" w:author="Goldenholz, Daniel M (HMFP - Neurology )" w:date="2026-08-11T23:58:00Z" w16du:dateUtc="2026-08-12T03:58:00Z">
        <w:r w:rsidDel="008215F2">
          <w:delText>of patients with seizures that were completely independent of their hormone cycles</w:delText>
        </w:r>
      </w:del>
      <w:ins w:id="291" w:author="Rachael Sumner" w:date="2026-08-07T20:13:00Z" w16du:dateUtc="2026-08-07T08:13:00Z">
        <w:del w:id="292" w:author="Goldenholz, Daniel M (HMFP - Neurology )" w:date="2026-08-11T23:58:00Z" w16du:dateUtc="2026-08-12T03:58:00Z">
          <w:r w:rsidR="00C063CB" w:rsidDel="008215F2">
            <w:delText xml:space="preserve"> </w:delText>
          </w:r>
        </w:del>
      </w:ins>
      <w:ins w:id="293" w:author="Rachael Sumner" w:date="2026-08-07T20:14:00Z" w16du:dateUtc="2026-08-07T08:14:00Z">
        <w:del w:id="294" w:author="Goldenholz, Daniel M (HMFP - Neurology )" w:date="2026-08-11T23:58:00Z" w16du:dateUtc="2026-08-12T03:58:00Z">
          <w:r w:rsidR="00C063CB" w:rsidDel="008215F2">
            <w:delText xml:space="preserve">in order to </w:delText>
          </w:r>
        </w:del>
      </w:ins>
      <w:ins w:id="295" w:author="Rachael Sumner" w:date="2026-08-07T20:13:00Z" w16du:dateUtc="2026-08-07T08:13:00Z">
        <w:del w:id="296" w:author="Goldenholz, Daniel M (HMFP - Neurology )" w:date="2026-08-11T23:58:00Z" w16du:dateUtc="2026-08-12T03:58:00Z">
          <w:r w:rsidR="00C063CB" w:rsidDel="008215F2">
            <w:delText>determin</w:delText>
          </w:r>
        </w:del>
      </w:ins>
      <w:ins w:id="297" w:author="Rachael Sumner" w:date="2026-08-07T20:14:00Z" w16du:dateUtc="2026-08-07T08:14:00Z">
        <w:del w:id="298" w:author="Goldenholz, Daniel M (HMFP - Neurology )" w:date="2026-08-11T23:58:00Z" w16du:dateUtc="2026-08-12T03:58:00Z">
          <w:r w:rsidR="00C063CB" w:rsidDel="008215F2">
            <w:delText>e</w:delText>
          </w:r>
        </w:del>
      </w:ins>
      <w:ins w:id="299" w:author="Rachael Sumner" w:date="2026-08-07T20:13:00Z" w16du:dateUtc="2026-08-07T08:13:00Z">
        <w:del w:id="300" w:author="Goldenholz, Daniel M (HMFP - Neurology )" w:date="2026-08-11T23:58:00Z" w16du:dateUtc="2026-08-12T03:58:00Z">
          <w:r w:rsidR="00C063CB" w:rsidDel="008215F2">
            <w:delText xml:space="preserve"> fals</w:delText>
          </w:r>
        </w:del>
      </w:ins>
      <w:ins w:id="301" w:author="Rachael Sumner" w:date="2026-08-07T20:14:00Z" w16du:dateUtc="2026-08-07T08:14:00Z">
        <w:del w:id="302" w:author="Goldenholz, Daniel M (HMFP - Neurology )" w:date="2026-08-11T23:58:00Z" w16du:dateUtc="2026-08-12T03:58:00Z">
          <w:r w:rsidR="00C063CB" w:rsidDel="008215F2">
            <w:delText xml:space="preserve">e-positive rates of </w:delText>
          </w:r>
        </w:del>
      </w:ins>
      <w:del w:id="303" w:author="Goldenholz, Daniel M (HMFP - Neurology )" w:date="2026-08-11T23:58:00Z" w16du:dateUtc="2026-08-12T03:58:00Z">
        <w:r w:rsidDel="008215F2">
          <w:delText xml:space="preserve"> found a significant degree of CE misclassification</w:delText>
        </w:r>
      </w:del>
      <w:ins w:id="304" w:author="Rachael Sumner" w:date="2026-08-07T20:14:00Z" w16du:dateUtc="2026-08-07T08:14:00Z">
        <w:del w:id="305" w:author="Goldenholz, Daniel M (HMFP - Neurology )" w:date="2026-08-11T23:58:00Z" w16du:dateUtc="2026-08-12T03:58:00Z">
          <w:r w:rsidR="00C063CB" w:rsidDel="008215F2">
            <w:delText xml:space="preserve"> that may also be occurring in the real world</w:delText>
          </w:r>
        </w:del>
      </w:ins>
      <w:ins w:id="306" w:author="Rachael Sumner" w:date="2026-08-07T18:31:00Z" w16du:dateUtc="2026-08-07T06:31:00Z">
        <w:del w:id="307" w:author="Goldenholz, Daniel M (HMFP - Neurology )" w:date="2026-08-11T23:58:00Z" w16du:dateUtc="2026-08-12T03:58:00Z">
          <w:r w:rsidR="0098580A" w:rsidDel="008215F2">
            <w:delText>. For the most commonly used 3-month menstrual cycle diary and Herzog</w:delText>
          </w:r>
          <w:r w:rsidR="0098580A" w:rsidDel="008215F2">
            <w:fldChar w:fldCharType="begin"/>
          </w:r>
          <w:r w:rsidR="0098580A" w:rsidDel="008215F2">
            <w:del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98580A" w:rsidDel="008215F2">
            <w:fldChar w:fldCharType="separate"/>
          </w:r>
          <w:r w:rsidR="0098580A" w:rsidRPr="00053CE4" w:rsidDel="008215F2">
            <w:rPr>
              <w:rFonts w:eastAsiaTheme="minorEastAsia" w:cs="Times New Roman"/>
              <w:szCs w:val="24"/>
              <w:vertAlign w:val="superscript"/>
            </w:rPr>
            <w:delText>1</w:delText>
          </w:r>
          <w:r w:rsidR="0098580A" w:rsidDel="008215F2">
            <w:fldChar w:fldCharType="end"/>
          </w:r>
          <w:r w:rsidR="0098580A" w:rsidDel="008215F2">
            <w:delText xml:space="preserve"> ratios </w:delText>
          </w:r>
        </w:del>
      </w:ins>
      <w:ins w:id="308" w:author="Rachael Sumner" w:date="2026-08-07T18:32:00Z" w16du:dateUtc="2026-08-07T06:32:00Z">
        <w:del w:id="309" w:author="Goldenholz, Daniel M (HMFP - Neurology )" w:date="2026-08-11T23:58:00Z" w16du:dateUtc="2026-08-12T03:58:00Z">
          <w:r w:rsidR="0098580A" w:rsidDel="008215F2">
            <w:delText>the false-positive rate</w:delText>
          </w:r>
        </w:del>
      </w:ins>
      <w:ins w:id="310" w:author="Rachael Sumner" w:date="2026-08-09T09:36:00Z" w16du:dateUtc="2026-08-08T21:36:00Z">
        <w:del w:id="311" w:author="Goldenholz, Daniel M (HMFP - Neurology )" w:date="2026-08-11T23:58:00Z" w16du:dateUtc="2026-08-12T03:58:00Z">
          <w:r w:rsidR="0056505E" w:rsidDel="008215F2">
            <w:delText xml:space="preserve"> in our simulation</w:delText>
          </w:r>
        </w:del>
      </w:ins>
      <w:ins w:id="312" w:author="Rachael Sumner" w:date="2026-08-07T18:32:00Z" w16du:dateUtc="2026-08-07T06:32:00Z">
        <w:del w:id="313" w:author="Goldenholz, Daniel M (HMFP - Neurology )" w:date="2026-08-11T23:58:00Z" w16du:dateUtc="2026-08-12T03:58:00Z">
          <w:r w:rsidR="0098580A" w:rsidDel="008215F2">
            <w:delText xml:space="preserve"> is</w:delText>
          </w:r>
        </w:del>
      </w:ins>
      <w:del w:id="314" w:author="Goldenholz, Daniel M (HMFP - Neurology )" w:date="2026-08-11T23:58:00Z" w16du:dateUtc="2026-08-12T03:58:00Z">
        <w:r w:rsidDel="008215F2">
          <w:delText xml:space="preserve">. </w:delText>
        </w:r>
      </w:del>
      <w:ins w:id="315" w:author="Rachael Sumner" w:date="2026-08-07T18:27:00Z" w16du:dateUtc="2026-08-07T06:27:00Z">
        <w:del w:id="316" w:author="Goldenholz, Daniel M (HMFP - Neurology )" w:date="2026-08-11T23:58:00Z" w16du:dateUtc="2026-08-12T03:58:00Z">
          <w:r w:rsidR="0098580A" w:rsidDel="008215F2">
            <w:delText xml:space="preserve"> remarkably close to the population prevalence of </w:delText>
          </w:r>
        </w:del>
      </w:ins>
      <w:ins w:id="317" w:author="Rachael Sumner" w:date="2026-08-07T18:28:00Z" w16du:dateUtc="2026-08-07T06:28:00Z">
        <w:del w:id="318" w:author="Goldenholz, Daniel M (HMFP - Neurology )" w:date="2026-08-11T23:58:00Z" w16du:dateUtc="2026-08-12T03:58:00Z">
          <w:r w:rsidR="0098580A" w:rsidDel="008215F2">
            <w:delText>CE (39-44%</w:delText>
          </w:r>
          <w:r w:rsidR="0098580A" w:rsidDel="008215F2">
            <w:fldChar w:fldCharType="begin"/>
          </w:r>
          <w:r w:rsidR="0098580A" w:rsidDel="008215F2">
            <w:del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98580A" w:rsidDel="008215F2">
            <w:fldChar w:fldCharType="separate"/>
          </w:r>
          <w:r w:rsidR="0098580A" w:rsidRPr="00053CE4" w:rsidDel="008215F2">
            <w:rPr>
              <w:rFonts w:eastAsiaTheme="minorEastAsia" w:cs="Times New Roman"/>
              <w:szCs w:val="24"/>
              <w:vertAlign w:val="superscript"/>
            </w:rPr>
            <w:delText>1</w:delText>
          </w:r>
          <w:r w:rsidR="0098580A" w:rsidDel="008215F2">
            <w:fldChar w:fldCharType="end"/>
          </w:r>
          <w:r w:rsidR="0098580A" w:rsidDel="008215F2">
            <w:delText xml:space="preserve"> </w:delText>
          </w:r>
          <w:r w:rsidR="0098580A" w:rsidDel="008215F2">
            <w:fldChar w:fldCharType="begin"/>
          </w:r>
          <w:r w:rsidR="0098580A" w:rsidDel="008215F2">
            <w:del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delInstrText>
          </w:r>
          <w:r w:rsidR="0098580A" w:rsidDel="008215F2">
            <w:fldChar w:fldCharType="separate"/>
          </w:r>
          <w:r w:rsidR="0098580A" w:rsidRPr="00F503D2" w:rsidDel="008215F2">
            <w:rPr>
              <w:rFonts w:eastAsiaTheme="minorEastAsia" w:cs="Times New Roman"/>
              <w:szCs w:val="24"/>
              <w:vertAlign w:val="superscript"/>
            </w:rPr>
            <w:delText>2</w:delText>
          </w:r>
          <w:r w:rsidR="0098580A" w:rsidDel="008215F2">
            <w:fldChar w:fldCharType="end"/>
          </w:r>
          <w:r w:rsidR="0098580A" w:rsidDel="008215F2">
            <w:delText xml:space="preserve">). </w:delText>
          </w:r>
        </w:del>
      </w:ins>
      <w:ins w:id="319" w:author="Rachael Sumner" w:date="2026-08-07T18:29:00Z" w16du:dateUtc="2026-08-07T06:29:00Z">
        <w:del w:id="320" w:author="Goldenholz, Daniel M (HMFP - Neurology )" w:date="2026-08-12T00:01:00Z" w16du:dateUtc="2026-08-12T04:01:00Z">
          <w:r w:rsidR="0098580A" w:rsidDel="00D85222">
            <w:delText>We found the</w:delText>
          </w:r>
        </w:del>
      </w:ins>
      <w:del w:id="321" w:author="Goldenholz, Daniel M (HMFP - Neurology )" w:date="2026-08-12T00:01:00Z" w16du:dateUtc="2026-08-12T04:01:00Z">
        <w:r w:rsidDel="00D85222">
          <w:delText xml:space="preserve">The magnitude </w:delText>
        </w:r>
      </w:del>
      <w:ins w:id="322" w:author="Rachael Sumner" w:date="2026-08-07T18:29:00Z" w16du:dateUtc="2026-08-07T06:29:00Z">
        <w:del w:id="323" w:author="Goldenholz, Daniel M (HMFP - Neurology )" w:date="2026-08-12T00:01:00Z" w16du:dateUtc="2026-08-12T04:01:00Z">
          <w:r w:rsidR="0098580A" w:rsidDel="00D85222">
            <w:delText xml:space="preserve">of such false-positives </w:delText>
          </w:r>
        </w:del>
      </w:ins>
      <w:del w:id="324" w:author="Goldenholz, Daniel M (HMFP - Neurology )" w:date="2026-08-12T00:01:00Z" w16du:dateUtc="2026-08-12T04:01:00Z">
        <w:r w:rsidDel="00D85222">
          <w:delText>depends on</w:delText>
        </w:r>
        <w:r w:rsidR="0074441A" w:rsidDel="00D85222">
          <w:delText xml:space="preserve"> CE definition</w:delText>
        </w:r>
        <w:r w:rsidDel="00D85222">
          <w:delText xml:space="preserve">, observation length, analyzability rules, and menstrual-cycle assumptions. </w:delText>
        </w:r>
      </w:del>
    </w:p>
    <w:p w14:paraId="7BAC29DA" w14:textId="20547395" w:rsidR="004B250B" w:rsidRDefault="00C063CB" w:rsidP="008215F2">
      <w:pPr>
        <w:rPr>
          <w:ins w:id="325" w:author="Rachael Sumner" w:date="2026-08-07T18:30:00Z" w16du:dateUtc="2026-08-07T06:30:00Z"/>
        </w:rPr>
      </w:pPr>
      <w:r>
        <w:t>The largest heterogeneous-cohort excess was C3-driven, whereas C1/C2 behavior was similar between cohorts.</w:t>
      </w:r>
    </w:p>
    <w:p w14:paraId="51798867" w14:textId="2AE0F668" w:rsidR="00C178F6" w:rsidRDefault="0098580A">
      <w:pPr>
        <w:rPr>
          <w:ins w:id="333" w:author="Goldenholz, Daniel M (HMFP - Neurology )" w:date="2026-08-12T00:24:00Z" w16du:dateUtc="2026-08-12T04:24:00Z"/>
        </w:rPr>
      </w:pPr>
      <w:ins w:id="334" w:author="Rachael Sumner" w:date="2026-08-07T18:30:00Z" w16du:dateUtc="2026-08-07T06:30:00Z">
        <w:r>
          <w:t>The r</w:t>
        </w:r>
      </w:ins>
      <w:ins w:id="335" w:author="Rachael Sumner" w:date="2026-08-07T20:15:00Z" w16du:dateUtc="2026-08-07T08:15:00Z">
        <w:r w:rsidR="00C063CB">
          <w:t xml:space="preserve">elationship between the simulated rate of CE and population prevalence </w:t>
        </w:r>
      </w:ins>
      <w:ins w:id="336" w:author="Rachael Sumner" w:date="2026-08-07T20:16:00Z" w16du:dateUtc="2026-08-07T08:16:00Z">
        <w:r w:rsidR="00C063CB">
          <w:t xml:space="preserve">from 3-month seizure diaries </w:t>
        </w:r>
      </w:ins>
      <w:ins w:id="337" w:author="Rachael Sumner" w:date="2026-08-07T18:30:00Z" w16du:dateUtc="2026-08-07T06:30:00Z">
        <w:r>
          <w:t>raise</w:t>
        </w:r>
      </w:ins>
      <w:ins w:id="338" w:author="Rachael Sumner" w:date="2026-08-07T20:19:00Z" w16du:dateUtc="2026-08-07T08:19:00Z">
        <w:r w:rsidR="00C063CB">
          <w:t>s</w:t>
        </w:r>
      </w:ins>
      <w:ins w:id="339" w:author="Rachael Sumner" w:date="2026-08-07T18:30:00Z" w16du:dateUtc="2026-08-07T06:30:00Z">
        <w:r>
          <w:t xml:space="preserve"> the question </w:t>
        </w:r>
      </w:ins>
      <w:ins w:id="340" w:author="Rachael Sumner" w:date="2026-08-07T19:02:00Z" w16du:dateUtc="2026-08-07T07:02:00Z">
        <w:r w:rsidR="00ED1221">
          <w:t>of</w:t>
        </w:r>
      </w:ins>
      <w:ins w:id="341" w:author="Rachael Sumner" w:date="2026-08-07T18:30:00Z" w16du:dateUtc="2026-08-07T06:30:00Z">
        <w:r>
          <w:t xml:space="preserve"> whether C1/C2/C3 </w:t>
        </w:r>
      </w:ins>
      <w:ins w:id="342" w:author="Rachael Sumner" w:date="2026-08-07T18:32:00Z" w16du:dateUtc="2026-08-07T06:32:00Z">
        <w:r>
          <w:t xml:space="preserve">as reported in the literature </w:t>
        </w:r>
      </w:ins>
      <w:ins w:id="343" w:author="Rachael Sumner" w:date="2026-08-07T20:16:00Z" w16du:dateUtc="2026-08-07T08:16:00Z">
        <w:r w:rsidR="00C063CB">
          <w:t>are anything other than</w:t>
        </w:r>
      </w:ins>
      <w:ins w:id="344" w:author="Rachael Sumner" w:date="2026-08-07T20:17:00Z" w16du:dateUtc="2026-08-07T08:17:00Z">
        <w:r w:rsidR="00C063CB">
          <w:t xml:space="preserve"> statistical</w:t>
        </w:r>
      </w:ins>
      <w:ins w:id="345" w:author="Rachael Sumner" w:date="2026-08-07T20:16:00Z" w16du:dateUtc="2026-08-07T08:16:00Z">
        <w:r w:rsidR="00C063CB">
          <w:t xml:space="preserve"> artefact</w:t>
        </w:r>
      </w:ins>
      <w:ins w:id="346" w:author="Rachael Sumner" w:date="2026-08-07T18:33:00Z" w16du:dateUtc="2026-08-07T06:33:00Z">
        <w:r>
          <w:t xml:space="preserve">. </w:t>
        </w:r>
      </w:ins>
      <w:ins w:id="347" w:author="Rachael Sumner" w:date="2026-08-07T20:20:00Z" w16du:dateUtc="2026-08-07T08:20:00Z">
        <w:r w:rsidR="00C063CB">
          <w:t xml:space="preserve">In support of the </w:t>
        </w:r>
      </w:ins>
      <w:ins w:id="348" w:author="Rachael Sumner" w:date="2026-08-07T20:21:00Z" w16du:dateUtc="2026-08-07T08:21:00Z">
        <w:r w:rsidR="00C063CB">
          <w:t>Herzog</w:t>
        </w:r>
      </w:ins>
      <w:ins w:id="349" w:author="Rachael Sumner" w:date="2026-08-07T20:20:00Z" w16du:dateUtc="2026-08-07T08:20:00Z">
        <w:r w:rsidR="00C063CB">
          <w:t xml:space="preserve"> classification</w:t>
        </w:r>
      </w:ins>
      <w:ins w:id="350" w:author="Rachael Sumner" w:date="2026-08-07T20:21:00Z" w16du:dateUtc="2026-08-07T08:21:00Z">
        <w:r w:rsidR="00C063CB">
          <w:t xml:space="preserve"> and definition of CE</w:t>
        </w:r>
      </w:ins>
      <w:ins w:id="351" w:author="Rachael Sumner" w:date="2026-08-07T20:20:00Z" w16du:dateUtc="2026-08-07T08:20:00Z">
        <w:r w:rsidR="00C063CB">
          <w:t>, the simulation</w:t>
        </w:r>
      </w:ins>
      <w:ins w:id="352" w:author="Rachael Sumner" w:date="2026-08-07T20:21:00Z" w16du:dateUtc="2026-08-07T08:21:00Z">
        <w:r w:rsidR="00C063CB">
          <w:t>s</w:t>
        </w:r>
      </w:ins>
      <w:ins w:id="353" w:author="Rachael Sumner" w:date="2026-08-07T20:20:00Z" w16du:dateUtc="2026-08-07T08:20:00Z">
        <w:r w:rsidR="00C063CB">
          <w:t xml:space="preserve"> </w:t>
        </w:r>
      </w:ins>
      <w:ins w:id="354" w:author="Rachael Sumner" w:date="2026-08-07T18:37:00Z" w16du:dateUtc="2026-08-07T06:37:00Z">
        <w:r w:rsidR="00A73594">
          <w:t>do not perfectly over</w:t>
        </w:r>
      </w:ins>
      <w:ins w:id="355" w:author="Rachael Sumner" w:date="2026-08-09T09:37:00Z" w16du:dateUtc="2026-08-08T21:37:00Z">
        <w:r w:rsidR="0056505E">
          <w:t xml:space="preserve">lay onto empirical and </w:t>
        </w:r>
        <w:del w:id="356" w:author="Goldenholz, Daniel M (HMFP - Neurology )" w:date="2026-08-11T23:05:00Z" w16du:dateUtc="2026-08-12T03:05:00Z">
          <w:r w:rsidR="0056505E" w:rsidDel="008510E8">
            <w:delText>real</w:delText>
          </w:r>
        </w:del>
      </w:ins>
      <w:ins w:id="357" w:author="Rachael Sumner" w:date="2026-08-09T09:38:00Z" w16du:dateUtc="2026-08-08T21:38:00Z">
        <w:del w:id="358" w:author="Goldenholz, Daniel M (HMFP - Neurology )" w:date="2026-08-11T23:05:00Z" w16du:dateUtc="2026-08-12T03:05:00Z">
          <w:r w:rsidR="0056505E" w:rsidDel="008510E8">
            <w:delText xml:space="preserve"> </w:delText>
          </w:r>
        </w:del>
      </w:ins>
      <w:ins w:id="359" w:author="Rachael Sumner" w:date="2026-08-09T09:37:00Z" w16du:dateUtc="2026-08-08T21:37:00Z">
        <w:del w:id="360" w:author="Goldenholz, Daniel M (HMFP - Neurology )" w:date="2026-08-11T23:05:00Z" w16du:dateUtc="2026-08-12T03:05:00Z">
          <w:r w:rsidR="0056505E" w:rsidDel="008510E8">
            <w:delText>world</w:delText>
          </w:r>
        </w:del>
      </w:ins>
      <w:ins w:id="361" w:author="Goldenholz, Daniel M (HMFP - Neurology )" w:date="2026-08-11T23:05:00Z" w16du:dateUtc="2026-08-12T03:05:00Z">
        <w:r w:rsidR="008510E8">
          <w:t>real-world</w:t>
        </w:r>
      </w:ins>
      <w:ins w:id="362" w:author="Rachael Sumner" w:date="2026-08-07T18:37:00Z" w16du:dateUtc="2026-08-07T06:37:00Z">
        <w:r w:rsidR="00A73594">
          <w:t xml:space="preserve"> relationship</w:t>
        </w:r>
      </w:ins>
      <w:ins w:id="363" w:author="Rachael Sumner" w:date="2026-08-09T09:38:00Z" w16du:dateUtc="2026-08-08T21:38:00Z">
        <w:r w:rsidR="0056505E">
          <w:t>s</w:t>
        </w:r>
      </w:ins>
      <w:ins w:id="364" w:author="Rachael Sumner" w:date="2026-08-07T18:37:00Z" w16du:dateUtc="2026-08-07T06:37:00Z">
        <w:r w:rsidR="00A73594">
          <w:t xml:space="preserve"> between the menstrual cycle and seizures</w:t>
        </w:r>
      </w:ins>
      <w:ins w:id="365" w:author="Rachael Sumner" w:date="2026-08-07T18:48:00Z" w16du:dateUtc="2026-08-07T06:48:00Z">
        <w:r w:rsidR="00311E34">
          <w:t>. F</w:t>
        </w:r>
      </w:ins>
      <w:ins w:id="366" w:author="Rachael Sumner" w:date="2026-08-07T18:45:00Z" w16du:dateUtc="2026-08-07T06:45:00Z">
        <w:r w:rsidR="00311E34">
          <w:t>or example</w:t>
        </w:r>
      </w:ins>
      <w:ins w:id="367" w:author="Rachael Sumner" w:date="2026-08-07T18:51:00Z" w16du:dateUtc="2026-08-07T06:51:00Z">
        <w:r w:rsidR="00311E34">
          <w:t>,</w:t>
        </w:r>
      </w:ins>
      <w:ins w:id="368" w:author="Rachael Sumner" w:date="2026-08-07T18:45:00Z" w16du:dateUtc="2026-08-07T06:45:00Z">
        <w:r w:rsidR="00311E34">
          <w:t xml:space="preserve"> when degree of</w:t>
        </w:r>
      </w:ins>
      <w:ins w:id="369" w:author="Rachael Sumner" w:date="2026-08-07T18:48:00Z" w16du:dateUtc="2026-08-07T06:48:00Z">
        <w:r w:rsidR="00311E34">
          <w:t xml:space="preserve"> C1</w:t>
        </w:r>
      </w:ins>
      <w:ins w:id="370" w:author="Rachael Sumner" w:date="2026-08-07T18:45:00Z" w16du:dateUtc="2026-08-07T06:45:00Z">
        <w:r w:rsidR="00311E34">
          <w:t xml:space="preserve"> exacerbation is </w:t>
        </w:r>
        <w:del w:id="371" w:author="Goldenholz, Daniel M (HMFP - Neurology )" w:date="2026-08-12T00:40:00Z" w16du:dateUtc="2026-08-12T04:40:00Z">
          <w:r w:rsidR="00311E34" w:rsidDel="005D6D01">
            <w:delText xml:space="preserve">taken into </w:delText>
          </w:r>
        </w:del>
        <w:r w:rsidR="00311E34">
          <w:t>account</w:t>
        </w:r>
      </w:ins>
      <w:ins w:id="372" w:author="Goldenholz, Daniel M (HMFP - Neurology )" w:date="2026-08-12T00:40:00Z" w16du:dateUtc="2026-08-12T04:40:00Z">
        <w:r w:rsidR="005D6D01">
          <w:t>ed for</w:t>
        </w:r>
      </w:ins>
      <w:ins w:id="373" w:author="Rachael Sumner" w:date="2026-08-07T18:45:00Z" w16du:dateUtc="2026-08-07T06:45:00Z">
        <w:r w:rsidR="00311E34">
          <w:t xml:space="preserve"> (</w:t>
        </w:r>
      </w:ins>
      <w:ins w:id="374" w:author="Rachael Sumner" w:date="2026-08-07T20:21:00Z" w16du:dateUtc="2026-08-07T08:21:00Z">
        <w:r w:rsidR="00C063CB">
          <w:t>Supplementary</w:t>
        </w:r>
      </w:ins>
      <w:ins w:id="375" w:author="Rachael Sumner" w:date="2026-08-07T18:45:00Z" w16du:dateUtc="2026-08-07T06:45:00Z">
        <w:r w:rsidR="00311E34">
          <w:t xml:space="preserve"> </w:t>
        </w:r>
      </w:ins>
      <w:ins w:id="376" w:author="Rachael Sumner" w:date="2026-08-07T20:21:00Z" w16du:dateUtc="2026-08-07T08:21:00Z">
        <w:r w:rsidR="00C063CB">
          <w:t>Table S4</w:t>
        </w:r>
      </w:ins>
      <w:ins w:id="377" w:author="Rachael Sumner" w:date="2026-08-07T18:45:00Z" w16du:dateUtc="2026-08-07T06:45:00Z">
        <w:r w:rsidR="00311E34">
          <w:t>)</w:t>
        </w:r>
      </w:ins>
      <w:ins w:id="378" w:author="Rachael Sumner" w:date="2026-08-07T18:51:00Z" w16du:dateUtc="2026-08-07T06:51:00Z">
        <w:r w:rsidR="00311E34">
          <w:t xml:space="preserve"> the false-positive rate underestimates </w:t>
        </w:r>
      </w:ins>
      <w:ins w:id="379" w:author="Rachael Sumner" w:date="2026-08-07T18:54:00Z" w16du:dateUtc="2026-08-07T06:54:00Z">
        <w:r w:rsidR="00311E34">
          <w:t xml:space="preserve">prevalence. </w:t>
        </w:r>
      </w:ins>
    </w:p>
    <w:p w14:paraId="67953912" w14:textId="16C066A5" w:rsidR="00886E0F" w:rsidRDefault="00C178F6">
      <w:pPr>
        <w:rPr>
          <w:ins w:id="380" w:author="Rachael Sumner" w:date="2026-08-07T19:08:00Z" w16du:dateUtc="2026-08-07T07:08:00Z"/>
        </w:rPr>
      </w:pPr>
      <w:ins w:id="381" w:author="Goldenholz, Daniel M (HMFP - Neurology )" w:date="2026-08-12T00:24:00Z" w16du:dateUtc="2026-08-12T04:24:00Z">
        <w:r>
          <w:t>Across cumulative C1 ratio thresholds from 1.69 to 10, the proportions reported by Herzog (2015)</w:t>
        </w:r>
      </w:ins>
      <w:ins w:id="382" w:author="Goldenholz, Daniel M (HMFP - Neurology )" w:date="2026-08-12T00:25:00Z" w16du:dateUtc="2026-08-12T04:25:00Z">
        <w:r>
          <w:fldChar w:fldCharType="begin"/>
        </w:r>
      </w:ins>
      <w:r>
        <w:instrText xml:space="preserve"> ADDIN ZOTERO_ITEM CSL_CITATION {"citationID":"7GPdrmrA","properties":{"unsorted":false,"formattedCitation":"\\super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383" w:author="Goldenholz, Daniel M (HMFP - Neurology )" w:date="2026-08-12T00:25:00Z" w16du:dateUtc="2026-08-12T04:25:00Z">
        <w:r>
          <w:fldChar w:fldCharType="separate"/>
        </w:r>
        <w:r w:rsidRPr="00F503D2">
          <w:rPr>
            <w:rFonts w:eastAsiaTheme="minorEastAsia" w:cs="Times New Roman"/>
            <w:szCs w:val="24"/>
            <w:vertAlign w:val="superscript"/>
          </w:rPr>
          <w:t>2</w:t>
        </w:r>
        <w:r>
          <w:fldChar w:fldCharType="end"/>
        </w:r>
      </w:ins>
      <w:ins w:id="384" w:author="Goldenholz, Daniel M (HMFP - Neurology )" w:date="2026-08-12T00:24:00Z" w16du:dateUtc="2026-08-12T04:24:00Z">
        <w:r>
          <w:t xml:space="preserve"> exceeded the corresponding simulated heterogeneous-cohort proportions by 1.18–10.75 percentage points, equivalent to relative differences of 22%–93% (Appendix Table S4).</w:t>
        </w:r>
        <w:r>
          <w:t xml:space="preserve"> </w:t>
        </w:r>
      </w:ins>
      <w:ins w:id="385" w:author="Rachael Sumner" w:date="2026-08-07T18:55:00Z" w16du:dateUtc="2026-08-07T06:55:00Z">
        <w:del w:id="386" w:author="Goldenholz, Daniel M (HMFP - Neurology )" w:date="2026-08-12T00:25:00Z" w16du:dateUtc="2026-08-12T04:25:00Z">
          <w:r w:rsidR="00ED1221" w:rsidDel="00C178F6">
            <w:delText>R</w:delText>
          </w:r>
        </w:del>
      </w:ins>
      <w:ins w:id="387" w:author="Rachael Sumner" w:date="2026-08-07T18:54:00Z">
        <w:del w:id="388" w:author="Goldenholz, Daniel M (HMFP - Neurology )" w:date="2026-08-12T00:25:00Z" w16du:dateUtc="2026-08-12T04:25:00Z">
          <w:r w:rsidR="00311E34" w:rsidRPr="00311E34" w:rsidDel="00C178F6">
            <w:delText xml:space="preserve">ates </w:delText>
          </w:r>
        </w:del>
      </w:ins>
      <w:ins w:id="389" w:author="Rachael Sumner" w:date="2026-08-09T09:43:00Z" w16du:dateUtc="2026-08-08T21:43:00Z">
        <w:del w:id="390" w:author="Goldenholz, Daniel M (HMFP - Neurology )" w:date="2026-08-12T00:25:00Z" w16du:dateUtc="2026-08-12T04:25:00Z">
          <w:r w:rsidR="0056505E" w:rsidDel="00C178F6">
            <w:delText>showing exa</w:delText>
          </w:r>
        </w:del>
      </w:ins>
      <w:ins w:id="391" w:author="Rachael Sumner" w:date="2026-08-09T09:44:00Z" w16du:dateUtc="2026-08-08T21:44:00Z">
        <w:del w:id="392" w:author="Goldenholz, Daniel M (HMFP - Neurology )" w:date="2026-08-12T00:25:00Z" w16du:dateUtc="2026-08-12T04:25:00Z">
          <w:r w:rsidR="0056505E" w:rsidDel="00C178F6">
            <w:delText>cerbation above</w:delText>
          </w:r>
        </w:del>
      </w:ins>
      <w:ins w:id="393" w:author="Rachael Sumner" w:date="2026-08-07T18:54:00Z">
        <w:del w:id="394" w:author="Goldenholz, Daniel M (HMFP - Neurology )" w:date="2026-08-12T00:25:00Z" w16du:dateUtc="2026-08-12T04:25:00Z">
          <w:r w:rsidR="00311E34" w:rsidRPr="00311E34" w:rsidDel="00C178F6">
            <w:delText xml:space="preserve"> the 1.69 ratio cut-off are </w:delText>
          </w:r>
          <w:r w:rsidR="00311E34" w:rsidRPr="00311E34" w:rsidDel="00C178F6">
            <w:rPr>
              <w:rPrChange w:id="395" w:author="Rachael Sumner" w:date="2026-08-07T18:54:00Z" w16du:dateUtc="2026-08-07T06:54:00Z">
                <w:rPr>
                  <w:b/>
                  <w:bCs/>
                </w:rPr>
              </w:rPrChange>
            </w:rPr>
            <w:delText>22% to 92% higher</w:delText>
          </w:r>
          <w:r w:rsidR="00311E34" w:rsidRPr="00311E34" w:rsidDel="00C178F6">
            <w:delText xml:space="preserve"> in </w:delText>
          </w:r>
        </w:del>
      </w:ins>
      <w:ins w:id="396" w:author="Rachael Sumner" w:date="2026-08-09T09:43:00Z" w16du:dateUtc="2026-08-08T21:43:00Z">
        <w:del w:id="397" w:author="Goldenholz, Daniel M (HMFP - Neurology )" w:date="2026-08-12T00:25:00Z" w16du:dateUtc="2026-08-12T04:25:00Z">
          <w:r w:rsidR="0056505E" w:rsidDel="00C178F6">
            <w:delText>empirical studies</w:delText>
          </w:r>
        </w:del>
      </w:ins>
      <w:ins w:id="398" w:author="Rachael Sumner" w:date="2026-08-07T19:00:00Z" w16du:dateUtc="2026-08-07T07:00:00Z">
        <w:del w:id="399" w:author="Goldenholz, Daniel M (HMFP - Neurology )" w:date="2026-08-12T00:25:00Z" w16du:dateUtc="2026-08-12T04:25:00Z">
          <w:r w:rsidR="00ED1221" w:rsidDel="00C178F6">
            <w:fldChar w:fldCharType="begin"/>
          </w:r>
          <w:r w:rsidR="00ED1221" w:rsidDel="00C178F6">
            <w:del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delInstrText>
          </w:r>
          <w:r w:rsidR="00ED1221" w:rsidDel="00C178F6">
            <w:fldChar w:fldCharType="separate"/>
          </w:r>
          <w:r w:rsidR="00ED1221" w:rsidRPr="00F503D2" w:rsidDel="00C178F6">
            <w:rPr>
              <w:rFonts w:eastAsiaTheme="minorEastAsia" w:cs="Times New Roman"/>
              <w:szCs w:val="24"/>
              <w:vertAlign w:val="superscript"/>
            </w:rPr>
            <w:delText>2</w:delText>
          </w:r>
          <w:r w:rsidR="00ED1221" w:rsidDel="00C178F6">
            <w:fldChar w:fldCharType="end"/>
          </w:r>
        </w:del>
      </w:ins>
      <w:ins w:id="400" w:author="Rachael Sumner" w:date="2026-08-07T18:54:00Z">
        <w:del w:id="401" w:author="Goldenholz, Daniel M (HMFP - Neurology )" w:date="2026-08-12T00:25:00Z" w16du:dateUtc="2026-08-12T04:25:00Z">
          <w:r w:rsidR="00311E34" w:rsidRPr="00311E34" w:rsidDel="00C178F6">
            <w:delText xml:space="preserve"> compared to </w:delText>
          </w:r>
        </w:del>
      </w:ins>
      <w:ins w:id="402" w:author="Rachael Sumner" w:date="2026-08-09T09:43:00Z" w16du:dateUtc="2026-08-08T21:43:00Z">
        <w:del w:id="403" w:author="Goldenholz, Daniel M (HMFP - Neurology )" w:date="2026-08-12T00:25:00Z" w16du:dateUtc="2026-08-12T04:25:00Z">
          <w:r w:rsidR="0056505E" w:rsidDel="00C178F6">
            <w:delText xml:space="preserve">our simulations </w:delText>
          </w:r>
        </w:del>
      </w:ins>
      <w:ins w:id="404" w:author="Rachael Sumner" w:date="2026-08-09T09:44:00Z" w16du:dateUtc="2026-08-08T21:44:00Z">
        <w:del w:id="405" w:author="Goldenholz, Daniel M (HMFP - Neurology )" w:date="2026-08-12T00:25:00Z" w16du:dateUtc="2026-08-12T04:25:00Z">
          <w:r w:rsidR="0056505E" w:rsidDel="00C178F6">
            <w:delText>of</w:delText>
          </w:r>
        </w:del>
      </w:ins>
      <w:ins w:id="406" w:author="Rachael Sumner" w:date="2026-08-09T09:43:00Z" w16du:dateUtc="2026-08-08T21:43:00Z">
        <w:del w:id="407" w:author="Goldenholz, Daniel M (HMFP - Neurology )" w:date="2026-08-12T00:25:00Z" w16du:dateUtc="2026-08-12T04:25:00Z">
          <w:r w:rsidR="0056505E" w:rsidDel="00C178F6">
            <w:delText xml:space="preserve"> the</w:delText>
          </w:r>
        </w:del>
      </w:ins>
      <w:ins w:id="408" w:author="Rachael Sumner" w:date="2026-08-07T18:54:00Z">
        <w:del w:id="409" w:author="Goldenholz, Daniel M (HMFP - Neurology )" w:date="2026-08-12T00:25:00Z" w16du:dateUtc="2026-08-12T04:25:00Z">
          <w:r w:rsidR="00311E34" w:rsidRPr="00311E34" w:rsidDel="00C178F6">
            <w:delText xml:space="preserve"> heterogeneous cohort</w:delText>
          </w:r>
        </w:del>
      </w:ins>
      <w:ins w:id="410" w:author="Rachael Sumner" w:date="2026-08-07T18:55:00Z" w16du:dateUtc="2026-08-07T06:55:00Z">
        <w:del w:id="411" w:author="Goldenholz, Daniel M (HMFP - Neurology )" w:date="2026-08-12T00:25:00Z" w16du:dateUtc="2026-08-12T04:25:00Z">
          <w:r w:rsidR="00ED1221" w:rsidDel="00C178F6">
            <w:delText xml:space="preserve">. </w:delText>
          </w:r>
        </w:del>
      </w:ins>
      <w:ins w:id="412" w:author="Rachael Sumner" w:date="2026-08-09T09:44:00Z" w16du:dateUtc="2026-08-08T21:44:00Z">
        <w:del w:id="413" w:author="Goldenholz, Daniel M (HMFP - Neurology )" w:date="2026-08-12T00:26:00Z" w16du:dateUtc="2026-08-12T04:26:00Z">
          <w:r w:rsidR="0056505E" w:rsidDel="00C178F6">
            <w:delText>The heterogenous cohort are most like a true epilepsy patient sample.</w:delText>
          </w:r>
        </w:del>
      </w:ins>
    </w:p>
    <w:p w14:paraId="7E1C288B" w14:textId="0B3B5D44" w:rsidR="001E7EC1" w:rsidDel="0056505E" w:rsidRDefault="00ED1221">
      <w:pPr>
        <w:rPr>
          <w:del w:id="414" w:author="Rachael Sumner" w:date="2026-08-07T18:29:00Z" w16du:dateUtc="2026-08-07T06:29:00Z"/>
        </w:rPr>
      </w:pPr>
      <w:ins w:id="415" w:author="Rachael Sumner" w:date="2026-08-07T18:56:00Z" w16du:dateUtc="2026-08-07T06:56:00Z">
        <w:r>
          <w:lastRenderedPageBreak/>
          <w:t>There is a considerable body of literature on how menstrual cycle steroidal fluctuations can</w:t>
        </w:r>
      </w:ins>
      <w:ins w:id="416" w:author="Rachael Sumner" w:date="2026-08-07T19:01:00Z" w16du:dateUtc="2026-08-07T07:01:00Z">
        <w:r>
          <w:t xml:space="preserve"> physiologically</w:t>
        </w:r>
      </w:ins>
      <w:ins w:id="417" w:author="Rachael Sumner" w:date="2026-08-07T18:56:00Z" w16du:dateUtc="2026-08-07T06:56:00Z">
        <w:r>
          <w:t xml:space="preserve"> exacerbate seizures</w:t>
        </w:r>
      </w:ins>
      <w:ins w:id="418" w:author="Rachael Sumner" w:date="2026-08-09T10:53:00Z" w16du:dateUtc="2026-08-08T22:53:00Z">
        <w:r w:rsidR="00C22BE3">
          <w:t xml:space="preserve"> </w:t>
        </w:r>
        <w:r w:rsidR="00C22BE3">
          <w:fldChar w:fldCharType="begin"/>
        </w:r>
      </w:ins>
      <w:r w:rsidR="00C178F6">
        <w:instrText xml:space="preserve"> ADDIN ZOTERO_ITEM CSL_CITATION {"citationID":"qEEDNxOa","properties":{"unsorted":false,"formattedCitation":"\\super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419" w:author="Rachael Sumner" w:date="2026-08-09T10:53:00Z" w16du:dateUtc="2026-08-08T22:53:00Z">
        <w:r w:rsidR="00C22BE3">
          <w:fldChar w:fldCharType="separate"/>
        </w:r>
        <w:r w:rsidR="00C22BE3" w:rsidRPr="00F503D2">
          <w:rPr>
            <w:rFonts w:eastAsiaTheme="minorEastAsia" w:cs="Times New Roman"/>
            <w:szCs w:val="24"/>
            <w:vertAlign w:val="superscript"/>
          </w:rPr>
          <w:t>2</w:t>
        </w:r>
        <w:r w:rsidR="00C22BE3">
          <w:fldChar w:fldCharType="end"/>
        </w:r>
      </w:ins>
      <w:ins w:id="420" w:author="Rachael Sumner" w:date="2026-08-07T18:56:00Z" w16du:dateUtc="2026-08-07T06:56:00Z">
        <w:r>
          <w:t xml:space="preserve">. </w:t>
        </w:r>
      </w:ins>
      <w:ins w:id="421" w:author="Rachael Sumner" w:date="2026-08-07T18:57:00Z" w16du:dateUtc="2026-08-07T06:57:00Z">
        <w:r>
          <w:t xml:space="preserve">Further, while there are few randomized controlled trials, there </w:t>
        </w:r>
      </w:ins>
      <w:ins w:id="422" w:author="Rachael Sumner" w:date="2026-08-07T18:58:00Z" w16du:dateUtc="2026-08-07T06:58:00Z">
        <w:r>
          <w:t xml:space="preserve">are studies reporting </w:t>
        </w:r>
      </w:ins>
      <w:ins w:id="423" w:author="Rachael Sumner" w:date="2026-08-07T18:57:00Z" w16du:dateUtc="2026-08-07T06:57:00Z">
        <w:r>
          <w:t xml:space="preserve">that treatments that stop the fluctuations of hormones may be effective in reducing seizure burden in </w:t>
        </w:r>
      </w:ins>
      <w:ins w:id="424" w:author="Rachael Sumner" w:date="2026-08-07T18:58:00Z" w16du:dateUtc="2026-08-07T06:58:00Z">
        <w:r>
          <w:t>women reporting CE.</w:t>
        </w:r>
      </w:ins>
      <w:ins w:id="425" w:author="Rachael Sumner" w:date="2026-08-07T18:59:00Z" w16du:dateUtc="2026-08-07T06:59:00Z">
        <w:r>
          <w:t xml:space="preserve"> But</w:t>
        </w:r>
      </w:ins>
      <w:ins w:id="426" w:author="Rachael Sumner" w:date="2026-08-09T09:47:00Z" w16du:dateUtc="2026-08-08T21:47:00Z">
        <w:r w:rsidR="00CA5711">
          <w:t xml:space="preserve"> overall,</w:t>
        </w:r>
      </w:ins>
      <w:ins w:id="427" w:author="Rachael Sumner" w:date="2026-08-07T18:59:00Z" w16du:dateUtc="2026-08-07T06:59:00Z">
        <w:r>
          <w:t xml:space="preserve"> treatment evidence remains limited and mixed</w:t>
        </w:r>
        <w:r>
          <w:fldChar w:fldCharType="begin"/>
        </w:r>
        <w:r>
          <w: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Pr="00CB29DC">
          <w:rPr>
            <w:rFonts w:eastAsiaTheme="minorEastAsia" w:cs="Times New Roman"/>
            <w:szCs w:val="24"/>
            <w:vertAlign w:val="superscript"/>
          </w:rPr>
          <w:t>13</w:t>
        </w:r>
        <w:r>
          <w:fldChar w:fldCharType="end"/>
        </w:r>
        <w:r>
          <w:t xml:space="preserve"> </w:t>
        </w:r>
        <w:r>
          <w:fldChar w:fldCharType="begin"/>
        </w:r>
        <w:r>
          <w: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fldChar w:fldCharType="separate"/>
        </w:r>
        <w:r w:rsidRPr="00B35E5A">
          <w:rPr>
            <w:rFonts w:eastAsiaTheme="minorEastAsia" w:cs="Times New Roman"/>
            <w:szCs w:val="24"/>
            <w:vertAlign w:val="superscript"/>
          </w:rPr>
          <w:t>14,15</w:t>
        </w:r>
        <w:r>
          <w:fldChar w:fldCharType="end"/>
        </w:r>
      </w:ins>
      <w:ins w:id="428" w:author="Rachael Sumner" w:date="2026-08-07T20:22:00Z" w16du:dateUtc="2026-08-07T08:22:00Z">
        <w:r w:rsidR="00C063CB">
          <w:t xml:space="preserve"> </w:t>
        </w:r>
      </w:ins>
    </w:p>
    <w:p w14:paraId="61A3D8DA" w14:textId="77777777" w:rsidR="0056505E" w:rsidRDefault="0056505E">
      <w:pPr>
        <w:rPr>
          <w:ins w:id="429" w:author="Rachael Sumner" w:date="2026-08-09T09:38:00Z" w16du:dateUtc="2026-08-08T21:38:00Z"/>
        </w:rPr>
      </w:pPr>
    </w:p>
    <w:p w14:paraId="16CE9412" w14:textId="52A5617C" w:rsidR="004B250B" w:rsidDel="00D34224" w:rsidRDefault="00CA5711">
      <w:pPr>
        <w:rPr>
          <w:moveFrom w:id="430" w:author="Rachael Sumner" w:date="2026-08-07T18:03:00Z" w16du:dateUtc="2026-08-07T06:03:00Z"/>
        </w:rPr>
      </w:pPr>
      <w:ins w:id="431" w:author="Rachael Sumner" w:date="2026-08-09T09:47:00Z" w16du:dateUtc="2026-08-08T21:47:00Z">
        <w:r>
          <w:t>T</w:t>
        </w:r>
      </w:ins>
      <w:ins w:id="432" w:author="Rachael Sumner" w:date="2026-08-09T09:38:00Z" w16du:dateUtc="2026-08-08T21:38:00Z">
        <w:r w:rsidR="0056505E">
          <w:t>his simulation study suggests actual rates of C</w:t>
        </w:r>
      </w:ins>
      <w:ins w:id="433" w:author="Rachael Sumner" w:date="2026-08-09T09:41:00Z" w16du:dateUtc="2026-08-08T21:41:00Z">
        <w:r w:rsidR="0056505E">
          <w:t>1/C2/C3 CE as diagnosed using the Herzog criteria</w:t>
        </w:r>
      </w:ins>
      <w:ins w:id="434" w:author="Rachael Sumner" w:date="2026-08-09T09:42:00Z" w16du:dateUtc="2026-08-08T21:42:00Z">
        <w:r w:rsidR="0056505E">
          <w:fldChar w:fldCharType="begin"/>
        </w:r>
      </w:ins>
      <w:r w:rsidR="00C178F6">
        <w:instrText xml:space="preserve"> ADDIN ZOTERO_ITEM CSL_CITATION {"citationID":"RtO8gkjA","properties":{"unsorted":false,"formattedCitation":"\\super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435" w:author="Rachael Sumner" w:date="2026-08-09T09:42:00Z" w16du:dateUtc="2026-08-08T21:42:00Z">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ins>
      <w:r w:rsidR="00C178F6">
        <w:instrText xml:space="preserve"> ADDIN ZOTERO_ITEM CSL_CITATION {"citationID":"Mjxgn6Jf","properties":{"unsorted":false,"formattedCitation":"\\super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436" w:author="Rachael Sumner" w:date="2026-08-09T09:42:00Z" w16du:dateUtc="2026-08-08T21:42:00Z">
        <w:r w:rsidR="0056505E">
          <w:fldChar w:fldCharType="separate"/>
        </w:r>
        <w:r w:rsidR="0056505E" w:rsidRPr="00F503D2">
          <w:rPr>
            <w:rFonts w:eastAsiaTheme="minorEastAsia" w:cs="Times New Roman"/>
            <w:szCs w:val="24"/>
            <w:vertAlign w:val="superscript"/>
          </w:rPr>
          <w:t>2</w:t>
        </w:r>
        <w:r w:rsidR="0056505E">
          <w:fldChar w:fldCharType="end"/>
        </w:r>
      </w:ins>
      <w:ins w:id="437" w:author="Rachael Sumner" w:date="2026-08-09T09:41:00Z" w16du:dateUtc="2026-08-08T21:41:00Z">
        <w:r w:rsidR="0056505E">
          <w:t xml:space="preserve"> </w:t>
        </w:r>
      </w:ins>
      <w:ins w:id="438" w:author="Rachael Sumner" w:date="2026-08-09T09:42:00Z" w16du:dateUtc="2026-08-08T21:42:00Z">
        <w:r w:rsidR="0056505E">
          <w:t xml:space="preserve">may </w:t>
        </w:r>
      </w:ins>
      <w:ins w:id="439" w:author="Rachael Sumner" w:date="2026-08-09T09:38:00Z" w16du:dateUtc="2026-08-08T21:38:00Z">
        <w:r w:rsidR="0056505E">
          <w:t xml:space="preserve">be considerably less than current accounts. </w:t>
        </w:r>
      </w:ins>
      <w:ins w:id="440" w:author="Rachael Sumner" w:date="2026-08-09T09:41:00Z" w16du:dateUtc="2026-08-08T21:41:00Z">
        <w:r w:rsidR="0056505E">
          <w:t>F</w:t>
        </w:r>
      </w:ins>
      <w:ins w:id="441" w:author="Rachael Sumner" w:date="2026-08-09T09:38:00Z" w16du:dateUtc="2026-08-08T21:38:00Z">
        <w:r w:rsidR="0056505E">
          <w:t>urthermore, that the cur</w:t>
        </w:r>
      </w:ins>
      <w:ins w:id="442" w:author="Rachael Sumner" w:date="2026-08-09T09:39:00Z" w16du:dateUtc="2026-08-08T21:39:00Z">
        <w:r w:rsidR="0056505E">
          <w:t>rent commonly used definitions</w:t>
        </w:r>
      </w:ins>
      <w:ins w:id="443" w:author="Rachael Sumner" w:date="2026-08-09T09:42:00Z" w16du:dateUtc="2026-08-08T21:42:00Z">
        <w:r w:rsidR="0056505E">
          <w:t xml:space="preserve"> </w:t>
        </w:r>
      </w:ins>
      <w:ins w:id="444" w:author="Rachael Sumner" w:date="2026-08-09T09:39:00Z" w16du:dateUtc="2026-08-08T21:39:00Z">
        <w:r w:rsidR="0056505E">
          <w:t xml:space="preserve">are vulnerable to </w:t>
        </w:r>
      </w:ins>
      <w:ins w:id="445" w:author="Rachael Sumner" w:date="2026-08-09T09:45:00Z" w16du:dateUtc="2026-08-08T21:45:00Z">
        <w:r>
          <w:t>statistical artefact</w:t>
        </w:r>
      </w:ins>
      <w:ins w:id="446" w:author="Rachael Sumner" w:date="2026-08-09T09:39:00Z" w16du:dateUtc="2026-08-08T21:39:00Z">
        <w:r w:rsidR="0056505E">
          <w:t>. As such</w:t>
        </w:r>
      </w:ins>
      <w:ins w:id="447" w:author="Rachael Sumner" w:date="2026-08-09T09:42:00Z" w16du:dateUtc="2026-08-08T21:42:00Z">
        <w:r w:rsidR="0056505E">
          <w:t>,</w:t>
        </w:r>
      </w:ins>
      <w:moveFromRangeStart w:id="448" w:author="Rachael Sumner" w:date="2026-08-07T18:03:00Z" w:name="move237018196"/>
      <w:moveFrom w:id="449" w:author="Rachael Sumner" w:date="2026-08-07T18:03:00Z" w16du:dateUtc="2026-08-07T06:03:00Z">
        <w:r w:rsidDel="00D34224">
          <w:t>The model-concordant negative-binomial findings address implementation-level calibration under related model assumptions, not clinical usefulness or superiority. C1/C2 rates near 5% are expected for tests constructed around a 5% Type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moveFrom>
    </w:p>
    <w:moveFromRangeEnd w:id="448"/>
    <w:p w14:paraId="0E134465" w14:textId="69B91E18" w:rsidR="004B250B" w:rsidDel="00ED1221" w:rsidRDefault="00000000">
      <w:pPr>
        <w:rPr>
          <w:del w:id="450" w:author="Rachael Sumner" w:date="2026-08-07T19:04:00Z" w16du:dateUtc="2026-08-07T07:04:00Z"/>
        </w:rPr>
      </w:pPr>
      <w:del w:id="451" w:author="Rachael Sumner" w:date="2026-08-07T18:58:00Z" w16du:dateUtc="2026-08-07T06:58:00Z">
        <w:r w:rsidDel="00ED1221">
          <w:delText>Earlier studies established biologically plausible and clinically important C1, C2, and C3 patterns</w:delText>
        </w:r>
      </w:del>
      <w:del w:id="452" w:author="Rachael Sumner" w:date="2026-08-07T18:13:00Z" w16du:dateUtc="2026-08-07T06:13:00Z">
        <w:r w:rsidDel="001E7EC1">
          <w:delText>,</w:delText>
        </w:r>
      </w:del>
      <w:del w:id="453" w:author="Rachael Sumner" w:date="2026-08-07T18:58:00Z" w16du:dateUtc="2026-08-07T06:58:00Z">
        <w:r w:rsidDel="00ED1221">
          <w:delText xml:space="preserve"> </w:delText>
        </w:r>
      </w:del>
      <w:del w:id="454" w:author="Rachael Sumner" w:date="2026-08-07T18:13:00Z" w16du:dateUtc="2026-08-07T06:13:00Z">
        <w:r w:rsidDel="001E7EC1">
          <w:delText>and</w:delText>
        </w:r>
      </w:del>
      <w:del w:id="455" w:author="Rachael Sumner" w:date="2026-08-07T18:58:00Z" w16du:dateUtc="2026-08-07T06:58:00Z">
        <w:r w:rsidDel="00ED1221">
          <w:delText xml:space="preserve"> treatment evidence remains limited and mixed</w:delText>
        </w:r>
      </w:del>
      <w:del w:id="456" w:author="Rachael Sumner" w:date="2026-08-07T18:16:00Z" w16du:dateUtc="2026-08-07T06:16:00Z">
        <w:r w:rsidDel="001E7EC1">
          <w:delText>.</w:delText>
        </w:r>
      </w:del>
      <w:del w:id="457" w:author="Rachael Sumner" w:date="2026-08-07T18:58:00Z" w16du:dateUtc="2026-08-07T06:58:00Z">
        <w:r w:rsidR="00CB29DC" w:rsidDel="00ED1221">
          <w:fldChar w:fldCharType="begin"/>
        </w:r>
        <w:r w:rsidR="00CB29DC" w:rsidDel="00ED1221">
          <w:del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delInstrText>
        </w:r>
        <w:r w:rsidR="00CB29DC" w:rsidDel="00ED1221">
          <w:fldChar w:fldCharType="separate"/>
        </w:r>
        <w:r w:rsidR="00CB29DC" w:rsidRPr="00CB29DC" w:rsidDel="00ED1221">
          <w:rPr>
            <w:rFonts w:eastAsiaTheme="minorEastAsia" w:cs="Times New Roman"/>
            <w:szCs w:val="24"/>
            <w:vertAlign w:val="superscript"/>
          </w:rPr>
          <w:delText>13</w:delText>
        </w:r>
        <w:r w:rsidR="00CB29DC" w:rsidDel="00ED1221">
          <w:fldChar w:fldCharType="end"/>
        </w:r>
        <w:r w:rsidDel="00ED1221">
          <w:delText xml:space="preserve"> </w:delText>
        </w:r>
        <w:r w:rsidR="00B35E5A" w:rsidDel="00ED1221">
          <w:fldChar w:fldCharType="begin"/>
        </w:r>
        <w:r w:rsidR="00B35E5A" w:rsidDel="00ED1221">
          <w:del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delInstrText>
        </w:r>
        <w:r w:rsidR="00B35E5A" w:rsidDel="00ED1221">
          <w:fldChar w:fldCharType="separate"/>
        </w:r>
        <w:r w:rsidR="00B35E5A" w:rsidRPr="00B35E5A" w:rsidDel="00ED1221">
          <w:rPr>
            <w:rFonts w:eastAsiaTheme="minorEastAsia" w:cs="Times New Roman"/>
            <w:szCs w:val="24"/>
            <w:vertAlign w:val="superscript"/>
          </w:rPr>
          <w:delText>14,15</w:delText>
        </w:r>
        <w:r w:rsidR="00B35E5A" w:rsidDel="00ED1221">
          <w:fldChar w:fldCharType="end"/>
        </w:r>
        <w:r w:rsidDel="00ED1221">
          <w:delText xml:space="preserve"> </w:delText>
        </w:r>
      </w:del>
      <w:del w:id="458" w:author="Rachael Sumner" w:date="2026-08-07T18:17:00Z" w16du:dateUtc="2026-08-07T06:17:00Z">
        <w:r w:rsidDel="001E7EC1">
          <w:delText>T</w:delText>
        </w:r>
      </w:del>
      <w:del w:id="459" w:author="Rachael Sumner" w:date="2026-08-07T18:58:00Z" w16du:dateUtc="2026-08-07T06:58:00Z">
        <w:r w:rsidDel="00ED1221">
          <w:delText xml:space="preserve">he present study </w:delText>
        </w:r>
      </w:del>
      <w:del w:id="460" w:author="Rachael Sumner" w:date="2026-08-07T18:17:00Z" w16du:dateUtc="2026-08-07T06:17:00Z">
        <w:r w:rsidDel="001E7EC1">
          <w:delText xml:space="preserve">instead </w:delText>
        </w:r>
      </w:del>
      <w:del w:id="461" w:author="Rachael Sumner" w:date="2026-08-07T18:58:00Z" w16du:dateUtc="2026-08-07T06:58:00Z">
        <w:r w:rsidDel="00ED1221">
          <w:delText xml:space="preserve">estimates a diagnostic background rate generated by chance alignment of independently simulated structured processes. </w:delText>
        </w:r>
      </w:del>
      <w:ins w:id="462" w:author="Rachael Sumner" w:date="2026-08-09T09:39:00Z" w16du:dateUtc="2026-08-08T21:39:00Z">
        <w:r w:rsidR="0056505E">
          <w:t xml:space="preserve"> t</w:t>
        </w:r>
      </w:ins>
      <w:ins w:id="463" w:author="Rachael Sumner" w:date="2026-08-07T19:09:00Z" w16du:dateUtc="2026-08-07T07:09:00Z">
        <w:r w:rsidR="00886E0F">
          <w:t>his study point</w:t>
        </w:r>
      </w:ins>
      <w:ins w:id="464" w:author="Rachael Sumner" w:date="2026-08-07T19:10:00Z" w16du:dateUtc="2026-08-07T07:10:00Z">
        <w:r w:rsidR="00886E0F">
          <w:t>s</w:t>
        </w:r>
      </w:ins>
      <w:ins w:id="465" w:author="Rachael Sumner" w:date="2026-08-07T19:09:00Z" w16du:dateUtc="2026-08-07T07:09:00Z">
        <w:r w:rsidR="00886E0F">
          <w:t xml:space="preserve"> to </w:t>
        </w:r>
      </w:ins>
      <w:del w:id="466" w:author="Rachael Sumner" w:date="2026-08-07T19:04:00Z" w16du:dateUtc="2026-08-07T07:04:00Z">
        <w:r w:rsidDel="00ED1221">
          <w:delText>It does not estimate true prevalence, sensitivity, positive predictive value, or treatment response.</w:delText>
        </w:r>
        <w:r w:rsidR="007E1DA8" w:rsidDel="00ED1221">
          <w:delText xml:space="preserve"> Rather, consider </w:delText>
        </w:r>
      </w:del>
      <w:del w:id="467" w:author="Rachael Sumner" w:date="2026-08-07T19:03:00Z" w16du:dateUtc="2026-08-07T07:03:00Z">
        <w:r w:rsidR="007E1DA8" w:rsidDel="00ED1221">
          <w:delText xml:space="preserve">simulations of this sort </w:delText>
        </w:r>
      </w:del>
      <w:ins w:id="468" w:author="Brandon Westover" w:date="2026-07-31T22:52:00Z" w16du:dateUtc="2026-08-01T05:52:00Z">
        <w:del w:id="469" w:author="Rachael Sumner" w:date="2026-08-07T19:03:00Z" w16du:dateUtc="2026-08-07T07:03:00Z">
          <w:r w:rsidR="00C31E67" w:rsidDel="00ED1221">
            <w:delText xml:space="preserve">show that </w:delText>
          </w:r>
        </w:del>
      </w:ins>
      <w:del w:id="470" w:author="Rachael Sumner" w:date="2026-08-07T19:03:00Z" w16du:dateUtc="2026-08-07T07:03:00Z">
        <w:r w:rsidR="007E1DA8" w:rsidDel="00ED1221">
          <w:delText>as a lower limit that these CE</w:delText>
        </w:r>
      </w:del>
      <w:ins w:id="471" w:author="Brandon Westover" w:date="2026-07-31T22:53:00Z" w16du:dateUtc="2026-08-01T05:53:00Z">
        <w:del w:id="472" w:author="Rachael Sumner" w:date="2026-08-07T19:03:00Z" w16du:dateUtc="2026-08-07T07:03:00Z">
          <w:r w:rsidR="00C31E67" w:rsidDel="00ED1221">
            <w:delText>commonly used criteria</w:delText>
          </w:r>
        </w:del>
      </w:ins>
      <w:del w:id="473" w:author="Rachael Sumner" w:date="2026-08-07T19:03:00Z" w16du:dateUtc="2026-08-07T07:03:00Z">
        <w:r w:rsidR="007E1DA8" w:rsidDel="00ED1221">
          <w:delText xml:space="preserve"> definitions are capable of – they are always expected to detect </w:delText>
        </w:r>
      </w:del>
      <w:del w:id="474" w:author="Rachael Sumner" w:date="2026-08-07T18:18:00Z" w16du:dateUtc="2026-08-07T06:18:00Z">
        <w:r w:rsidR="007E1DA8" w:rsidDel="001E7EC1">
          <w:delText xml:space="preserve">some degree of </w:delText>
        </w:r>
      </w:del>
      <w:del w:id="475" w:author="Rachael Sumner" w:date="2026-08-07T19:03:00Z" w16du:dateUtc="2026-08-07T07:03:00Z">
        <w:r w:rsidR="007E1DA8" w:rsidDel="00ED1221">
          <w:delText>CE even when in reality none is present.</w:delText>
        </w:r>
      </w:del>
    </w:p>
    <w:p w14:paraId="28599E65" w14:textId="76EFC547" w:rsidR="00CA5711" w:rsidRDefault="00000000">
      <w:pPr>
        <w:rPr>
          <w:ins w:id="476" w:author="Rachael Sumner" w:date="2026-08-09T09:49:00Z" w16du:dateUtc="2026-08-08T21:49:00Z"/>
        </w:rPr>
      </w:pPr>
      <w:del w:id="477" w:author="Rachael Sumner" w:date="2026-08-07T19:09:00Z" w16du:dateUtc="2026-08-07T07:09:00Z">
        <w:r w:rsidDel="00886E0F">
          <w:delText>S</w:delText>
        </w:r>
      </w:del>
      <w:ins w:id="478" w:author="Rachael Sumner" w:date="2026-08-07T19:09:00Z" w16du:dateUtc="2026-08-07T07:09:00Z">
        <w:r w:rsidR="00886E0F">
          <w:t>s</w:t>
        </w:r>
      </w:ins>
      <w:r>
        <w:t>everal design implications fo</w:t>
      </w:r>
      <w:ins w:id="479" w:author="Rachael Sumner" w:date="2026-08-07T19:10:00Z" w16du:dateUtc="2026-08-07T07:10:00Z">
        <w:r w:rsidR="00886E0F">
          <w:t>r future research into CE</w:t>
        </w:r>
      </w:ins>
      <w:del w:id="480" w:author="Rachael Sumner" w:date="2026-08-07T19:09:00Z" w16du:dateUtc="2026-08-07T07:09:00Z">
        <w:r w:rsidDel="00886E0F">
          <w:delText>llow</w:delText>
        </w:r>
      </w:del>
      <w:r>
        <w:t>. First, short-window ratio classifications require caution when seizure counts are sparse. Second, C1, C2, and C3 should be reported separately. Third, classifiable and all-attempted denominators should be shown together. Fourth, study comparisons should match the original design: the Herzog</w:t>
      </w:r>
      <w:ins w:id="481" w:author="Rachael Sumner" w:date="2026-08-09T09:43:00Z" w16du:dateUtc="2026-08-08T21:43:00Z">
        <w:r w:rsidR="0056505E">
          <w:fldChar w:fldCharType="begin"/>
        </w:r>
      </w:ins>
      <w:r w:rsidR="00C178F6">
        <w:instrText xml:space="preserve"> ADDIN ZOTERO_ITEM CSL_CITATION {"citationID":"RccCugCF","properties":{"unsorted":false,"formattedCitation":"\\super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482" w:author="Rachael Sumner" w:date="2026-08-09T09:43:00Z" w16du:dateUtc="2026-08-08T21:43:00Z">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ins>
      <w:r w:rsidR="00C178F6">
        <w:instrText xml:space="preserve"> ADDIN ZOTERO_ITEM CSL_CITATION {"citationID":"Eb67bwmK","properties":{"unsorted":false,"formattedCitation":"\\super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483" w:author="Rachael Sumner" w:date="2026-08-09T09:43:00Z" w16du:dateUtc="2026-08-08T21:43:00Z">
        <w:r w:rsidR="0056505E">
          <w:fldChar w:fldCharType="separate"/>
        </w:r>
        <w:r w:rsidR="0056505E" w:rsidRPr="00F503D2">
          <w:rPr>
            <w:rFonts w:eastAsiaTheme="minorEastAsia" w:cs="Times New Roman"/>
            <w:szCs w:val="24"/>
            <w:vertAlign w:val="superscript"/>
          </w:rPr>
          <w:t>2</w:t>
        </w:r>
        <w:r w:rsidR="0056505E">
          <w:fldChar w:fldCharType="end"/>
        </w:r>
      </w:ins>
      <w:r>
        <w:t xml:space="preserve"> </w:t>
      </w:r>
      <w:del w:id="484" w:author="Rachael Sumner" w:date="2026-08-09T09:43:00Z" w16du:dateUtc="2026-08-08T21:43:00Z">
        <w:r w:rsidDel="0056505E">
          <w:delText xml:space="preserve">2004 </w:delText>
        </w:r>
      </w:del>
      <w:r>
        <w:t>benchmark is aligned with the exact three-complete-cycle rule, not a random three-calendar-month window.</w:t>
      </w:r>
    </w:p>
    <w:p w14:paraId="622B933E" w14:textId="623D456A" w:rsidR="00CA5711" w:rsidRDefault="00CA5711">
      <w:pPr>
        <w:rPr>
          <w:ins w:id="485" w:author="Rachael Sumner" w:date="2026-08-07T20:22:00Z" w16du:dateUtc="2026-08-07T08:22:00Z"/>
        </w:rPr>
      </w:pPr>
      <w:ins w:id="486" w:author="Rachael Sumner" w:date="2026-08-09T09:48:00Z" w16du:dateUtc="2026-08-08T21:48:00Z">
        <w:r>
          <w:t xml:space="preserve">Future empirical studies into CE and treatments ought to </w:t>
        </w:r>
        <w:del w:id="487" w:author="Goldenholz, Daniel M (HMFP - Neurology )" w:date="2026-08-12T00:40:00Z" w16du:dateUtc="2026-08-12T04:40:00Z">
          <w:r w:rsidDel="005D6D01">
            <w:delText>take into account</w:delText>
          </w:r>
        </w:del>
      </w:ins>
      <w:ins w:id="488" w:author="Goldenholz, Daniel M (HMFP - Neurology )" w:date="2026-08-12T00:40:00Z" w16du:dateUtc="2026-08-12T04:40:00Z">
        <w:r w:rsidR="005D6D01">
          <w:t>consider</w:t>
        </w:r>
      </w:ins>
      <w:ins w:id="489" w:author="Rachael Sumner" w:date="2026-08-09T09:48:00Z" w16du:dateUtc="2026-08-08T21:48:00Z">
        <w:r>
          <w:t xml:space="preserve"> the risk of false-positive in considering power calculations and group assignment.  </w:t>
        </w:r>
      </w:ins>
      <w:moveToRangeStart w:id="490" w:author="Rachael Sumner" w:date="2026-08-09T09:49:00Z" w:name="move237161412"/>
      <w:r w:rsidRPr="00CA5711">
        <w:t xml:space="preserve">Future </w:t>
      </w:r>
      <w:del w:id="491" w:author="Rachael Sumner" w:date="2026-08-09T09:55:00Z" w16du:dateUtc="2026-08-08T21:55:00Z">
        <w:r w:rsidRPr="00CA5711" w:rsidDel="003A77D4">
          <w:delText xml:space="preserve">work </w:delText>
        </w:r>
      </w:del>
      <w:ins w:id="492" w:author="Rachael Sumner" w:date="2026-08-09T09:55:00Z" w16du:dateUtc="2026-08-08T21:55:00Z">
        <w:r w:rsidR="003A77D4">
          <w:t>directions for the simulation work</w:t>
        </w:r>
        <w:r w:rsidR="003A77D4" w:rsidRPr="00CA5711">
          <w:t xml:space="preserve"> </w:t>
        </w:r>
      </w:ins>
      <w:del w:id="493" w:author="Rachael Sumner" w:date="2026-08-09T09:56:00Z" w16du:dateUtc="2026-08-08T21:56:00Z">
        <w:r w:rsidRPr="00CA5711" w:rsidDel="003A77D4">
          <w:delText xml:space="preserve">should </w:delText>
        </w:r>
      </w:del>
      <w:ins w:id="494" w:author="Rachael Sumner" w:date="2026-08-09T09:56:00Z" w16du:dateUtc="2026-08-08T21:56:00Z">
        <w:r w:rsidR="003A77D4">
          <w:t>includes</w:t>
        </w:r>
        <w:r w:rsidR="003A77D4" w:rsidRPr="00CA5711">
          <w:t xml:space="preserve"> </w:t>
        </w:r>
      </w:ins>
      <w:r w:rsidRPr="00CA5711">
        <w:t>compar</w:t>
      </w:r>
      <w:ins w:id="495" w:author="Rachael Sumner" w:date="2026-08-09T09:56:00Z" w16du:dateUtc="2026-08-08T21:56:00Z">
        <w:r w:rsidR="003A77D4">
          <w:t>ing</w:t>
        </w:r>
      </w:ins>
      <w:del w:id="496" w:author="Rachael Sumner" w:date="2026-08-09T09:56:00Z" w16du:dateUtc="2026-08-08T21:56:00Z">
        <w:r w:rsidRPr="00CA5711" w:rsidDel="003A77D4">
          <w:delText>e</w:delText>
        </w:r>
      </w:del>
      <w:r w:rsidRPr="00CA5711">
        <w:t xml:space="preserv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w:t>
      </w:r>
      <w:moveToRangeEnd w:id="490"/>
      <w:ins w:id="497" w:author="Rachael Sumner" w:date="2026-08-09T09:56:00Z" w16du:dateUtc="2026-08-08T21:56:00Z">
        <w:r w:rsidR="003A77D4">
          <w:t xml:space="preserve"> Such work requires long-term </w:t>
        </w:r>
      </w:ins>
      <w:ins w:id="498" w:author="Rachael Sumner" w:date="2026-08-09T09:58:00Z" w16du:dateUtc="2026-08-08T21:58:00Z">
        <w:r w:rsidR="003A77D4">
          <w:t>real-world</w:t>
        </w:r>
      </w:ins>
      <w:ins w:id="499" w:author="Rachael Sumner" w:date="2026-08-09T09:56:00Z" w16du:dateUtc="2026-08-08T21:56:00Z">
        <w:r w:rsidR="003A77D4">
          <w:t xml:space="preserve"> seizure and menstrual cycle diaries. </w:t>
        </w:r>
      </w:ins>
    </w:p>
    <w:p w14:paraId="0AB59058" w14:textId="0200C839" w:rsidR="00C063CB" w:rsidRPr="00303E3A" w:rsidRDefault="00C063CB">
      <w:pPr>
        <w:rPr>
          <w:u w:val="single"/>
          <w:rPrChange w:id="500" w:author="Rachael Sumner" w:date="2026-08-09T10:13:00Z" w16du:dateUtc="2026-08-08T22:13:00Z">
            <w:rPr/>
          </w:rPrChange>
        </w:rPr>
      </w:pPr>
      <w:ins w:id="501" w:author="Rachael Sumner" w:date="2026-08-07T20:22:00Z" w16du:dateUtc="2026-08-07T08:22:00Z">
        <w:r w:rsidRPr="00303E3A">
          <w:rPr>
            <w:u w:val="single"/>
            <w:rPrChange w:id="502" w:author="Rachael Sumner" w:date="2026-08-09T10:13:00Z" w16du:dateUtc="2026-08-08T22:13:00Z">
              <w:rPr/>
            </w:rPrChange>
          </w:rPr>
          <w:t>Strengths and limitations</w:t>
        </w:r>
      </w:ins>
    </w:p>
    <w:p w14:paraId="16B31788" w14:textId="77777777"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122398">
        <w:instrText xml:space="preserve"> ADDIN ZOTERO_ITEM CSL_CITATION {"citationID":"DW9Ll3k3","properties":{"unsorted":false,"formattedCitation":"\\super 16\\nosupersub{}","plainCitation":"16","noteIndex":0},"citationItems":[{"id":849,"uris":["http://zotero.org/users/1538114/items/MT3JJG7G"],"itemData":{"id":849,"type":"article-journal","abstract":"Catamenial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122398" w:rsidRPr="00122398">
        <w:rPr>
          <w:rFonts w:eastAsiaTheme="minorEastAsia" w:cs="Times New Roman"/>
          <w:szCs w:val="24"/>
          <w:vertAlign w:val="superscript"/>
        </w:rPr>
        <w:t>16</w:t>
      </w:r>
      <w:r w:rsidR="00122398">
        <w:fldChar w:fldCharType="end"/>
      </w:r>
    </w:p>
    <w:p w14:paraId="6F9A750D" w14:textId="78E8CAE5" w:rsidR="004B250B" w:rsidRDefault="00000000">
      <w:r>
        <w:t xml:space="preserve">The study is limited by simulator and adapter assumptions. CHOCOLATES and HORMONE-CYCLE were calibrated to published features, but summary-level calibration does not substitute for external validation using paired real diaries. The configured heterogeneous-cohort modifiers are stress-test assumptions, the 5.0-ng/mL C3 rule operationalizes one historical definition, and no diary missingness was </w:t>
      </w:r>
      <w:r w:rsidR="007E1DA8">
        <w:t xml:space="preserve">explicitly </w:t>
      </w:r>
      <w:r>
        <w:t>simulated</w:t>
      </w:r>
      <w:r w:rsidR="007E1DA8">
        <w:t xml:space="preserve"> (with the caveat that both simulators were developed to match self-reported diary statistical features)</w:t>
      </w:r>
      <w:r>
        <w:t xml:space="preserve">. Monte Carlo intervals do not include model-form uncertainty. </w:t>
      </w:r>
      <w:del w:id="503" w:author="Brandon Westover" w:date="2026-07-31T22:55:00Z" w16du:dateUtc="2026-08-01T05:55:00Z">
        <w:r w:rsidR="009076FA" w:rsidDel="00C31E67">
          <w:delText>Treatnents</w:delText>
        </w:r>
      </w:del>
      <w:ins w:id="504" w:author="Brandon Westover" w:date="2026-07-31T22:55:00Z" w16du:dateUtc="2026-08-01T05:55:00Z">
        <w:r w:rsidR="00C31E67">
          <w:t>Treatment</w:t>
        </w:r>
      </w:ins>
      <w:r>
        <w:t xml:space="preserve"> changes and </w:t>
      </w:r>
      <w:del w:id="505" w:author="Rachael Sumner" w:date="2026-08-09T09:59:00Z" w16du:dateUtc="2026-08-08T21:59:00Z">
        <w:r w:rsidDel="003A77D4">
          <w:delText>secular</w:delText>
        </w:r>
      </w:del>
      <w:ins w:id="506" w:author="Rachael Sumner" w:date="2026-08-09T09:59:00Z" w16du:dateUtc="2026-08-08T21:59:00Z">
        <w:r w:rsidR="003A77D4">
          <w:t>long-term</w:t>
        </w:r>
      </w:ins>
      <w:r>
        <w:t xml:space="preserve"> seizure-rate trends were outside the scope of this paper and could invalidate stationarity assumptions or alter chance-alignment rates. The study does not evaluate false negatives or adjudicated seizure types.</w:t>
      </w:r>
    </w:p>
    <w:p w14:paraId="566AAD37" w14:textId="72C0DA5F" w:rsidR="00D34224" w:rsidDel="00D34224" w:rsidRDefault="00000000" w:rsidP="00D34224">
      <w:pPr>
        <w:rPr>
          <w:del w:id="507" w:author="Rachael Sumner" w:date="2026-08-07T18:03:00Z" w16du:dateUtc="2026-08-07T06:03:00Z"/>
          <w:moveTo w:id="508" w:author="Rachael Sumner" w:date="2026-08-07T18:03:00Z" w16du:dateUtc="2026-08-07T06:03:00Z"/>
        </w:rPr>
      </w:pPr>
      <w:moveFromRangeStart w:id="509" w:author="Rachael Sumner" w:date="2026-08-09T09:49:00Z" w:name="move237161412"/>
      <w:moveFrom w:id="510" w:author="Rachael Sumner" w:date="2026-08-09T09:49:00Z" w16du:dateUtc="2026-08-08T21:49:00Z">
        <w:r w:rsidDel="00CA5711">
          <w:t xml:space="preserve">Future work should compare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 </w:t>
        </w:r>
      </w:moveFrom>
      <w:moveFromRangeEnd w:id="509"/>
      <w:moveToRangeStart w:id="511" w:author="Rachael Sumner" w:date="2026-08-07T18:03:00Z" w:name="move237018196"/>
      <w:moveTo w:id="512" w:author="Rachael Sumner" w:date="2026-08-07T18:03:00Z" w16du:dateUtc="2026-08-07T06:03:00Z">
        <w:r w:rsidR="00D34224">
          <w:t>The model-concordant negative-binomial findings address implementation-level calibration under related model assumptions</w:t>
        </w:r>
        <w:del w:id="513" w:author="Rachael Sumner" w:date="2026-08-09T10:00:00Z" w16du:dateUtc="2026-08-08T22:00:00Z">
          <w:r w:rsidR="00D34224" w:rsidDel="003A77D4">
            <w:delText>, not</w:delText>
          </w:r>
        </w:del>
      </w:moveTo>
      <w:ins w:id="514" w:author="Rachael Sumner" w:date="2026-08-09T10:00:00Z" w16du:dateUtc="2026-08-08T22:00:00Z">
        <w:r w:rsidR="003A77D4">
          <w:t xml:space="preserve">. These tests don’t </w:t>
        </w:r>
      </w:ins>
      <w:moveTo w:id="515" w:author="Rachael Sumner" w:date="2026-08-07T18:03:00Z" w16du:dateUtc="2026-08-07T06:03:00Z">
        <w:del w:id="516" w:author="Rachael Sumner" w:date="2026-08-09T10:00:00Z" w16du:dateUtc="2026-08-08T22:00:00Z">
          <w:r w:rsidR="00D34224" w:rsidDel="003A77D4">
            <w:delText xml:space="preserve"> </w:delText>
          </w:r>
        </w:del>
      </w:moveTo>
      <w:ins w:id="517" w:author="Rachael Sumner" w:date="2026-08-09T10:00:00Z" w16du:dateUtc="2026-08-08T22:00:00Z">
        <w:r w:rsidR="003A77D4">
          <w:t>consider</w:t>
        </w:r>
      </w:ins>
      <w:ins w:id="518" w:author="Rachael Sumner" w:date="2026-08-09T09:59:00Z" w16du:dateUtc="2026-08-08T21:59:00Z">
        <w:r w:rsidR="003A77D4">
          <w:t xml:space="preserve"> </w:t>
        </w:r>
      </w:ins>
      <w:moveTo w:id="519" w:author="Rachael Sumner" w:date="2026-08-07T18:03:00Z" w16du:dateUtc="2026-08-07T06:03:00Z">
        <w:r w:rsidR="00D34224">
          <w:t xml:space="preserve">clinical usefulness or superiority. C1/C2 rates near 5% are expected for tests constructed around </w:t>
        </w:r>
        <w:proofErr w:type="gramStart"/>
        <w:r w:rsidR="00D34224">
          <w:t>a 5% Type</w:t>
        </w:r>
        <w:proofErr w:type="gramEnd"/>
        <w:r w:rsidR="00D34224">
          <w:t xml:space="preserv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moveTo>
    </w:p>
    <w:moveToRangeEnd w:id="511"/>
    <w:p w14:paraId="7AA40DB2" w14:textId="77777777" w:rsidR="00D34224" w:rsidRDefault="00D34224"/>
    <w:p w14:paraId="1748C9DA" w14:textId="42AD12BE" w:rsidR="004B250B" w:rsidRDefault="00000000">
      <w:r>
        <w:t xml:space="preserve">In conclusion, catamenial epilepsy </w:t>
      </w:r>
      <w:r w:rsidR="009076FA">
        <w:t>mis</w:t>
      </w:r>
      <w:r>
        <w:t xml:space="preserve">classification </w:t>
      </w:r>
      <w:ins w:id="520" w:author="Brandon Westover" w:date="2026-07-31T22:56:00Z" w16du:dateUtc="2026-08-01T05:56:00Z">
        <w:r w:rsidR="00C31E67">
          <w:t xml:space="preserve">may </w:t>
        </w:r>
      </w:ins>
      <w:del w:id="521" w:author="Brandon Westover" w:date="2026-07-31T22:56:00Z" w16du:dateUtc="2026-08-01T05:56:00Z">
        <w:r w:rsidDel="00C31E67">
          <w:delText xml:space="preserve">can </w:delText>
        </w:r>
      </w:del>
      <w:r>
        <w:t xml:space="preserve">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5E7478E0" w14:textId="77777777" w:rsidR="004B250B" w:rsidRDefault="00000000">
      <w:pPr>
        <w:pStyle w:val="Heading1"/>
      </w:pPr>
      <w:r>
        <w:t>Acknowledgments</w:t>
      </w:r>
    </w:p>
    <w:p w14:paraId="354E0A8F" w14:textId="478358F0" w:rsidR="004B250B" w:rsidRDefault="00000000">
      <w:r>
        <w:t xml:space="preserve">The authors thank the people </w:t>
      </w:r>
      <w:del w:id="522" w:author="Rachael Sumner" w:date="2026-08-09T10:13:00Z" w16du:dateUtc="2026-08-08T22:13:00Z">
        <w:r w:rsidDel="00303E3A">
          <w:delText>whose</w:delText>
        </w:r>
      </w:del>
      <w:proofErr w:type="gramStart"/>
      <w:ins w:id="523" w:author="Rachael Sumner" w:date="2026-08-09T10:13:00Z" w16du:dateUtc="2026-08-08T22:13:00Z">
        <w:r w:rsidR="00303E3A">
          <w:t>whose</w:t>
        </w:r>
      </w:ins>
      <w:proofErr w:type="gramEnd"/>
      <w:r>
        <w:t xml:space="preserve"> menstrual and seizure diaries contributed to the published statistical targets used by the two simulators.</w:t>
      </w:r>
    </w:p>
    <w:p w14:paraId="354E0A8F" w14:textId="478358F0" w:rsidR="004B250B" w:rsidRDefault="00000000">
      <w:r>
        <w:t>Artificial Intelligence Use Disclosure</w:t>
      </w:r>
    </w:p>
    <w:p w14:paraId="354E0A8F" w14:textId="478358F0" w:rsidR="004B250B" w:rsidRDefault="00000000">
      <w:r>
        <w:t>OpenAI Codex, a generative artificial intelligence coding and writing assistant, was used to assist with code review, software and notebook updates, consistency checking, and language editing. The authors retain responsibility for the accuracy, originality, and integrity of the work.</w:t>
      </w:r>
    </w:p>
    <w:p w14:paraId="0DF7D9FB" w14:textId="77777777" w:rsidR="004B250B" w:rsidRDefault="00000000">
      <w:pPr>
        <w:pStyle w:val="Heading1"/>
      </w:pPr>
      <w:r>
        <w:t>Study Funding</w:t>
      </w:r>
    </w:p>
    <w:p w14:paraId="78723757"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50C1F78B" w14:textId="77777777" w:rsidR="004B250B" w:rsidRDefault="00000000">
      <w:pPr>
        <w:pStyle w:val="Heading1"/>
      </w:pPr>
      <w:r>
        <w:lastRenderedPageBreak/>
        <w:t>Conflict of Interest</w:t>
      </w:r>
    </w:p>
    <w:p w14:paraId="02D55F1F" w14:textId="77777777" w:rsidR="00C178F6" w:rsidRDefault="00000000" w:rsidP="00867CB7">
      <w:pPr>
        <w:rPr>
          <w:ins w:id="524" w:author="Goldenholz, Daniel M (HMFP - Neurology )" w:date="2026-08-12T00:27:00Z" w16du:dateUtc="2026-08-12T04:27:00Z"/>
        </w:rPr>
      </w:pPr>
      <w:r>
        <w:t>DMG reports funding from NIH K23NS124656, NIH R21NS142800, and the American Board of Psychiatry and Neurology. MBW is a co-founder of, serves as a scientific advisor and consultant to, and has a personal equity interest in Beacon Biosignals. The remaining authors have no conflicts of interest to disclose.</w:t>
      </w:r>
    </w:p>
    <w:p w14:paraId="5E78EFC1" w14:textId="76004148" w:rsidR="004B250B" w:rsidRDefault="00000000" w:rsidP="00C178F6">
      <w:pPr>
        <w:pStyle w:val="Heading1"/>
        <w:pPrChange w:id="525" w:author="Goldenholz, Daniel M (HMFP - Neurology )" w:date="2026-08-12T00:27:00Z" w16du:dateUtc="2026-08-12T04:27:00Z">
          <w:pPr/>
        </w:pPrChange>
      </w:pPr>
      <w:r>
        <w:t>Author Contributions</w:t>
      </w:r>
    </w:p>
    <w:p w14:paraId="609297C0" w14:textId="77777777" w:rsidR="004B250B" w:rsidRDefault="00000000">
      <w:r>
        <w:t>Daniel M. Goldenholz: Conceptualization, methodology, software, formal analysis, visualization, writing—original draft, writing—review and editing, funding acquisition. Wesley T. Kerr: Conceptualization, methodology, validation, writing—review and editing. Sharon Chiang: Methodology, validation, writing—review and editing. M. Brandon Westover: Methodology, software, validation, writing—review and editing. Rachael L. Sumner: Methodology, validation, writing—review and editing.</w:t>
      </w:r>
    </w:p>
    <w:p w14:paraId="72D49C61" w14:textId="77777777" w:rsidR="004B250B" w:rsidRDefault="00000000">
      <w:pPr>
        <w:pStyle w:val="Heading1"/>
      </w:pPr>
      <w:r>
        <w:t>Data and Code Availability</w:t>
      </w:r>
    </w:p>
    <w:p w14:paraId="61802A33" w14:textId="77777777" w:rsidR="004B250B" w:rsidRDefault="00000000">
      <w:r>
        <w:t xml:space="preserve">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randomized-start analysis used </w:t>
      </w:r>
      <w:proofErr w:type="spellStart"/>
      <w:r>
        <w:t>config_random_start_</w:t>
      </w:r>
      <w:proofErr w:type="gramStart"/>
      <w:r>
        <w:t>full.yaml</w:t>
      </w:r>
      <w:proofErr w:type="spellEnd"/>
      <w:proofErr w:type="gramEnd"/>
      <w:r>
        <w:t>, and the Appendix S1 tables were derived from those primary outputs.</w:t>
      </w:r>
    </w:p>
    <w:p w14:paraId="0CDFD533" w14:textId="77777777" w:rsidR="004B250B" w:rsidRDefault="00000000">
      <w:pPr>
        <w:pStyle w:val="Heading1"/>
      </w:pPr>
      <w:r>
        <w:t>Ethical Publication Statement</w:t>
      </w:r>
    </w:p>
    <w:p w14:paraId="0202C3DF" w14:textId="77777777" w:rsidR="004B250B" w:rsidRDefault="00000000">
      <w:r>
        <w:t>We confirm that we have read the Journal’s position on issues involved in ethical publication and affirm that this report is consistent with those guidelines.</w:t>
      </w:r>
    </w:p>
    <w:p w14:paraId="3F20FA49" w14:textId="77777777" w:rsidR="004B250B" w:rsidRDefault="00000000">
      <w:pPr>
        <w:pStyle w:val="Heading1"/>
      </w:pPr>
      <w:r>
        <w:t>Supporting Information</w:t>
      </w:r>
    </w:p>
    <w:p w14:paraId="6F2E85CE" w14:textId="77777777" w:rsidR="004B250B" w:rsidRDefault="00000000">
      <w:r>
        <w:t>Appendix S1 contains the simulator source-to-parameter map, assumption review, C3 algorithm, cumulative simulated Herzog-ratio panels, window and minimum-data sensitivities, exploratory C3 negative-binomial calibration check, pattern decomposition, feature associations, Appendix Tables A1–A8, Appendix Figures A1–A2, Tables S1–S8, and Figures S1–S5.</w:t>
      </w:r>
    </w:p>
    <w:p w14:paraId="66D02506" w14:textId="77777777" w:rsidR="004B250B" w:rsidRDefault="00000000">
      <w:pPr>
        <w:pStyle w:val="Heading1"/>
      </w:pPr>
      <w:r>
        <w:t>References</w:t>
      </w:r>
    </w:p>
    <w:p w14:paraId="56D0E56D" w14:textId="77777777" w:rsidR="00C178F6" w:rsidRPr="00C178F6" w:rsidRDefault="00E24A71" w:rsidP="00C178F6">
      <w:pPr>
        <w:pStyle w:val="Bibliography"/>
        <w:rPr>
          <w:rFonts w:eastAsiaTheme="minorEastAsia" w:cs="Times New Roman"/>
        </w:rPr>
      </w:pPr>
      <w:r>
        <w:fldChar w:fldCharType="begin"/>
      </w:r>
      <w:r w:rsidR="00C178F6">
        <w:instrText xml:space="preserve"> ADDIN ZOTERO_BIBL {"uncited":[],"omitted":[],"custom":[]} CSL_BIBLIOGRAPHY </w:instrText>
      </w:r>
      <w:r>
        <w:fldChar w:fldCharType="separate"/>
      </w:r>
      <w:r w:rsidR="00C178F6" w:rsidRPr="00C178F6">
        <w:rPr>
          <w:rFonts w:eastAsiaTheme="minorEastAsia" w:cs="Times New Roman"/>
        </w:rPr>
        <w:t xml:space="preserve">1. </w:t>
      </w:r>
      <w:r w:rsidR="00C178F6" w:rsidRPr="00C178F6">
        <w:rPr>
          <w:rFonts w:eastAsiaTheme="minorEastAsia" w:cs="Times New Roman"/>
        </w:rPr>
        <w:tab/>
        <w:t xml:space="preserve">Herzog AG, Harden CL, </w:t>
      </w:r>
      <w:proofErr w:type="spellStart"/>
      <w:r w:rsidR="00C178F6" w:rsidRPr="00C178F6">
        <w:rPr>
          <w:rFonts w:eastAsiaTheme="minorEastAsia" w:cs="Times New Roman"/>
        </w:rPr>
        <w:t>Liporace</w:t>
      </w:r>
      <w:proofErr w:type="spellEnd"/>
      <w:r w:rsidR="00C178F6" w:rsidRPr="00C178F6">
        <w:rPr>
          <w:rFonts w:eastAsiaTheme="minorEastAsia" w:cs="Times New Roman"/>
        </w:rPr>
        <w:t xml:space="preserve"> J, Pennell P, Schomer DL, Sperling M, et al. Frequency of catamenial seizure exacerbation in women with localization-related epilepsy. Ann Neurol. 2004; 56(3):431–4. </w:t>
      </w:r>
    </w:p>
    <w:p w14:paraId="26FE72CC"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2. </w:t>
      </w:r>
      <w:r w:rsidRPr="00C178F6">
        <w:rPr>
          <w:rFonts w:eastAsiaTheme="minorEastAsia" w:cs="Times New Roman"/>
        </w:rPr>
        <w:tab/>
        <w:t xml:space="preserve">Herzog AG. Catamenial epilepsy: Update on prevalence, pathophysiology and treatment from the findings of the NIH Progesterone Treatment Trial. Seizure. 2015; 28:18–25. </w:t>
      </w:r>
    </w:p>
    <w:p w14:paraId="0A86BAAE"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3. </w:t>
      </w:r>
      <w:r w:rsidRPr="00C178F6">
        <w:rPr>
          <w:rFonts w:eastAsiaTheme="minorEastAsia" w:cs="Times New Roman"/>
        </w:rPr>
        <w:tab/>
        <w:t>Voinescu PE, Kelly M, French JA, Harden C, Davis A, Lau C, et al. Catamenial epilepsy occurrence and patterns in a mixed population of women with epilepsy. Epilepsia. 2023; 64(9</w:t>
      </w:r>
      <w:proofErr w:type="gramStart"/>
      <w:r w:rsidRPr="00C178F6">
        <w:rPr>
          <w:rFonts w:eastAsiaTheme="minorEastAsia" w:cs="Times New Roman"/>
        </w:rPr>
        <w:t>):e</w:t>
      </w:r>
      <w:proofErr w:type="gramEnd"/>
      <w:r w:rsidRPr="00C178F6">
        <w:rPr>
          <w:rFonts w:eastAsiaTheme="minorEastAsia" w:cs="Times New Roman"/>
        </w:rPr>
        <w:t xml:space="preserve">194–9. </w:t>
      </w:r>
    </w:p>
    <w:p w14:paraId="6DB44C05"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4. </w:t>
      </w:r>
      <w:r w:rsidRPr="00C178F6">
        <w:rPr>
          <w:rFonts w:eastAsiaTheme="minorEastAsia" w:cs="Times New Roman"/>
        </w:rPr>
        <w:tab/>
        <w:t xml:space="preserve">Karoly PJ, Cook MJ, Maturana M, Nurse ES, Payne D, Brinkmann BH, et al. Forecasting cycles of seizure likelihood. Epilepsia. 2020; 61(4):776–86. </w:t>
      </w:r>
    </w:p>
    <w:p w14:paraId="38D55F77"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5. </w:t>
      </w:r>
      <w:r w:rsidRPr="00C178F6">
        <w:rPr>
          <w:rFonts w:eastAsiaTheme="minorEastAsia" w:cs="Times New Roman"/>
        </w:rPr>
        <w:tab/>
        <w:t xml:space="preserve">Karoly PJ, Rao VR, Gregg NM, Worrell GA, Bernard C, Cook MJ, et al. Cycles in epilepsy. Nat Rev Neurol. 2021; 17(5):267–84. </w:t>
      </w:r>
    </w:p>
    <w:p w14:paraId="6CBC379D"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6. </w:t>
      </w:r>
      <w:r w:rsidRPr="00C178F6">
        <w:rPr>
          <w:rFonts w:eastAsiaTheme="minorEastAsia" w:cs="Times New Roman"/>
        </w:rPr>
        <w:tab/>
        <w:t xml:space="preserve">Baud MO, Kleen JK, Mirro EA, </w:t>
      </w:r>
      <w:proofErr w:type="spellStart"/>
      <w:r w:rsidRPr="00C178F6">
        <w:rPr>
          <w:rFonts w:eastAsiaTheme="minorEastAsia" w:cs="Times New Roman"/>
        </w:rPr>
        <w:t>Andrechak</w:t>
      </w:r>
      <w:proofErr w:type="spellEnd"/>
      <w:r w:rsidRPr="00C178F6">
        <w:rPr>
          <w:rFonts w:eastAsiaTheme="minorEastAsia" w:cs="Times New Roman"/>
        </w:rPr>
        <w:t xml:space="preserve"> JC, King-Stephens D, Chang EF, et al. </w:t>
      </w:r>
      <w:proofErr w:type="gramStart"/>
      <w:r w:rsidRPr="00C178F6">
        <w:rPr>
          <w:rFonts w:eastAsiaTheme="minorEastAsia" w:cs="Times New Roman"/>
        </w:rPr>
        <w:t>Multi-day</w:t>
      </w:r>
      <w:proofErr w:type="gramEnd"/>
      <w:r w:rsidRPr="00C178F6">
        <w:rPr>
          <w:rFonts w:eastAsiaTheme="minorEastAsia" w:cs="Times New Roman"/>
        </w:rPr>
        <w:t xml:space="preserve"> rhythms modulate seizure risk in epilepsy. Nat Commun. 2018; 9(1):88. </w:t>
      </w:r>
    </w:p>
    <w:p w14:paraId="0BAE64A5"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7. </w:t>
      </w:r>
      <w:r w:rsidRPr="00C178F6">
        <w:rPr>
          <w:rFonts w:eastAsiaTheme="minorEastAsia" w:cs="Times New Roman"/>
        </w:rPr>
        <w:tab/>
        <w:t xml:space="preserve">Goldenholz DM, Westover MB. Flexible realistic simulation of seizure occurrence recapitulating statistical properties of seizure diaries. Epilepsia. 2023; 64(2):396–405. </w:t>
      </w:r>
    </w:p>
    <w:p w14:paraId="3C57C2EB" w14:textId="77777777" w:rsidR="00C178F6" w:rsidRPr="00C178F6" w:rsidRDefault="00C178F6" w:rsidP="00C178F6">
      <w:pPr>
        <w:pStyle w:val="Bibliography"/>
        <w:rPr>
          <w:rFonts w:eastAsiaTheme="minorEastAsia" w:cs="Times New Roman"/>
        </w:rPr>
      </w:pPr>
      <w:r w:rsidRPr="00C178F6">
        <w:rPr>
          <w:rFonts w:eastAsiaTheme="minorEastAsia" w:cs="Times New Roman"/>
        </w:rPr>
        <w:lastRenderedPageBreak/>
        <w:t xml:space="preserve">8. </w:t>
      </w:r>
      <w:r w:rsidRPr="00C178F6">
        <w:rPr>
          <w:rFonts w:eastAsiaTheme="minorEastAsia" w:cs="Times New Roman"/>
        </w:rPr>
        <w:tab/>
        <w:t xml:space="preserve">Daniel Goldenholz. HORMONE-CYCLE [Internet]. </w:t>
      </w:r>
      <w:proofErr w:type="spellStart"/>
      <w:r w:rsidRPr="00C178F6">
        <w:rPr>
          <w:rFonts w:eastAsiaTheme="minorEastAsia" w:cs="Times New Roman"/>
        </w:rPr>
        <w:t>GoldenholzLab</w:t>
      </w:r>
      <w:proofErr w:type="spellEnd"/>
      <w:r w:rsidRPr="00C178F6">
        <w:rPr>
          <w:rFonts w:eastAsiaTheme="minorEastAsia" w:cs="Times New Roman"/>
        </w:rPr>
        <w:t>; 2026. Available from: https://github.com/GoldenholzLab/catamenial-epilepsy-sim.git</w:t>
      </w:r>
    </w:p>
    <w:p w14:paraId="0DDD74F6"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9. </w:t>
      </w:r>
      <w:r w:rsidRPr="00C178F6">
        <w:rPr>
          <w:rFonts w:eastAsiaTheme="minorEastAsia" w:cs="Times New Roman"/>
        </w:rPr>
        <w:tab/>
        <w:t xml:space="preserve">Stricker R, Eberhart R, </w:t>
      </w:r>
      <w:proofErr w:type="spellStart"/>
      <w:r w:rsidRPr="00C178F6">
        <w:rPr>
          <w:rFonts w:eastAsiaTheme="minorEastAsia" w:cs="Times New Roman"/>
        </w:rPr>
        <w:t>Chevailler</w:t>
      </w:r>
      <w:proofErr w:type="spellEnd"/>
      <w:r w:rsidRPr="00C178F6">
        <w:rPr>
          <w:rFonts w:eastAsiaTheme="minorEastAsia" w:cs="Times New Roman"/>
        </w:rPr>
        <w:t xml:space="preserve">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03DCAEB4"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10. </w:t>
      </w:r>
      <w:r w:rsidRPr="00C178F6">
        <w:rPr>
          <w:rFonts w:eastAsiaTheme="minorEastAsia" w:cs="Times New Roman"/>
        </w:rPr>
        <w:tab/>
        <w:t xml:space="preserve">Bull JR, Rowland SP, </w:t>
      </w:r>
      <w:proofErr w:type="spellStart"/>
      <w:r w:rsidRPr="00C178F6">
        <w:rPr>
          <w:rFonts w:eastAsiaTheme="minorEastAsia" w:cs="Times New Roman"/>
        </w:rPr>
        <w:t>Scherwitzl</w:t>
      </w:r>
      <w:proofErr w:type="spellEnd"/>
      <w:r w:rsidRPr="00C178F6">
        <w:rPr>
          <w:rFonts w:eastAsiaTheme="minorEastAsia" w:cs="Times New Roman"/>
        </w:rPr>
        <w:t xml:space="preserve"> EB, </w:t>
      </w:r>
      <w:proofErr w:type="spellStart"/>
      <w:r w:rsidRPr="00C178F6">
        <w:rPr>
          <w:rFonts w:eastAsiaTheme="minorEastAsia" w:cs="Times New Roman"/>
        </w:rPr>
        <w:t>Scherwitzl</w:t>
      </w:r>
      <w:proofErr w:type="spellEnd"/>
      <w:r w:rsidRPr="00C178F6">
        <w:rPr>
          <w:rFonts w:eastAsiaTheme="minorEastAsia" w:cs="Times New Roman"/>
        </w:rPr>
        <w:t xml:space="preserve"> R, Danielsson KG, Harper J. Real-world menstrual cycle characteristics of more than 600,000 menstrual cycles. NPJ Digit Med. 2019; 2:83. </w:t>
      </w:r>
    </w:p>
    <w:p w14:paraId="4426DEBF"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11. </w:t>
      </w:r>
      <w:r w:rsidRPr="00C178F6">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223C176F"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12. </w:t>
      </w:r>
      <w:r w:rsidRPr="00C178F6">
        <w:rPr>
          <w:rFonts w:eastAsiaTheme="minorEastAsia" w:cs="Times New Roman"/>
        </w:rPr>
        <w:tab/>
        <w:t xml:space="preserve">Monks T, Currie CSM, </w:t>
      </w:r>
      <w:proofErr w:type="spellStart"/>
      <w:r w:rsidRPr="00C178F6">
        <w:rPr>
          <w:rFonts w:eastAsiaTheme="minorEastAsia" w:cs="Times New Roman"/>
        </w:rPr>
        <w:t>Onggo</w:t>
      </w:r>
      <w:proofErr w:type="spellEnd"/>
      <w:r w:rsidRPr="00C178F6">
        <w:rPr>
          <w:rFonts w:eastAsiaTheme="minorEastAsia" w:cs="Times New Roman"/>
        </w:rPr>
        <w:t xml:space="preserve"> BS, Robinson S, Kunc M, Taylor SJE. Strengthening the reporting of empirical simulation studies: introducing the STRESS guidelines. J Simul. 2019; 13(1):55–67. </w:t>
      </w:r>
    </w:p>
    <w:p w14:paraId="765BD330"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13. </w:t>
      </w:r>
      <w:r w:rsidRPr="00C178F6">
        <w:rPr>
          <w:rFonts w:eastAsiaTheme="minorEastAsia" w:cs="Times New Roman"/>
        </w:rPr>
        <w:tab/>
        <w:t xml:space="preserve">Herzog AG, Klein P, </w:t>
      </w:r>
      <w:proofErr w:type="spellStart"/>
      <w:r w:rsidRPr="00C178F6">
        <w:rPr>
          <w:rFonts w:eastAsiaTheme="minorEastAsia" w:cs="Times New Roman"/>
        </w:rPr>
        <w:t>Ransil</w:t>
      </w:r>
      <w:proofErr w:type="spellEnd"/>
      <w:r w:rsidRPr="00C178F6">
        <w:rPr>
          <w:rFonts w:eastAsiaTheme="minorEastAsia" w:cs="Times New Roman"/>
        </w:rPr>
        <w:t xml:space="preserve"> BJ. Three patterns of catamenial epilepsy. Epilepsia. 1997; 38(10):1082–8. </w:t>
      </w:r>
    </w:p>
    <w:p w14:paraId="3BC1DEC9"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14. </w:t>
      </w:r>
      <w:r w:rsidRPr="00C178F6">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178C92B9"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15. </w:t>
      </w:r>
      <w:r w:rsidRPr="00C178F6">
        <w:rPr>
          <w:rFonts w:eastAsiaTheme="minorEastAsia" w:cs="Times New Roman"/>
        </w:rPr>
        <w:tab/>
        <w:t xml:space="preserve">Maguire MJ, Nevitt SJ. Treatments for seizures in catamenial (menstrual-related) epilepsy. Cochrane Database Syst Rev. 2021; 9(9):CD013225. </w:t>
      </w:r>
    </w:p>
    <w:p w14:paraId="06E5848C" w14:textId="77777777" w:rsidR="00C178F6" w:rsidRPr="00C178F6" w:rsidRDefault="00C178F6" w:rsidP="00C178F6">
      <w:pPr>
        <w:pStyle w:val="Bibliography"/>
        <w:rPr>
          <w:rFonts w:eastAsiaTheme="minorEastAsia" w:cs="Times New Roman"/>
        </w:rPr>
      </w:pPr>
      <w:r w:rsidRPr="00C178F6">
        <w:rPr>
          <w:rFonts w:eastAsiaTheme="minorEastAsia" w:cs="Times New Roman"/>
        </w:rPr>
        <w:t xml:space="preserve">16. </w:t>
      </w:r>
      <w:r w:rsidRPr="00C178F6">
        <w:rPr>
          <w:rFonts w:eastAsiaTheme="minorEastAsia" w:cs="Times New Roman"/>
        </w:rPr>
        <w:tab/>
      </w:r>
      <w:proofErr w:type="spellStart"/>
      <w:r w:rsidRPr="00C178F6">
        <w:rPr>
          <w:rFonts w:eastAsiaTheme="minorEastAsia" w:cs="Times New Roman"/>
        </w:rPr>
        <w:t>Alshakhouri</w:t>
      </w:r>
      <w:proofErr w:type="spellEnd"/>
      <w:r w:rsidRPr="00C178F6">
        <w:rPr>
          <w:rFonts w:eastAsiaTheme="minorEastAsia" w:cs="Times New Roman"/>
        </w:rPr>
        <w:t xml:space="preserve"> M, Sharpe C, Bergin P, Sumner RL. Female sex steroids and epilepsy: Part 2. A practical and human focus on catamenial epilepsy. Epilepsia. 2024; 65(3):569–82. </w:t>
      </w:r>
    </w:p>
    <w:p w14:paraId="7E17F0CF" w14:textId="2E1AB152" w:rsidR="004B250B" w:rsidRDefault="00E24A71" w:rsidP="00C178F6">
      <w:pPr>
        <w:pStyle w:val="Bibliography"/>
      </w:pPr>
      <w:r>
        <w:fldChar w:fldCharType="end"/>
      </w:r>
    </w:p>
    <w:p w14:paraId="777E2C7B" w14:textId="77777777" w:rsidR="004B250B" w:rsidRDefault="00000000">
      <w:r>
        <w:br w:type="page"/>
      </w:r>
    </w:p>
    <w:p w14:paraId="3E7D717B" w14:textId="77777777" w:rsidR="004B250B" w:rsidRDefault="00000000">
      <w:pPr>
        <w:pStyle w:val="Heading1"/>
      </w:pPr>
      <w:r>
        <w:lastRenderedPageBreak/>
        <w:t>Tables</w:t>
      </w:r>
    </w:p>
    <w:p w14:paraId="6D774CD4"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177"/>
        <w:gridCol w:w="1002"/>
        <w:gridCol w:w="996"/>
        <w:gridCol w:w="984"/>
        <w:gridCol w:w="1019"/>
        <w:gridCol w:w="1019"/>
        <w:gridCol w:w="1063"/>
        <w:gridCol w:w="1114"/>
        <w:gridCol w:w="1408"/>
      </w:tblGrid>
      <w:tr w:rsidR="004B250B" w14:paraId="1F757EFE" w14:textId="77777777">
        <w:trPr>
          <w:tblHeader/>
          <w:jc w:val="center"/>
        </w:trPr>
        <w:tc>
          <w:tcPr>
            <w:tcW w:w="1088" w:type="dxa"/>
            <w:shd w:val="clear" w:color="auto" w:fill="D9EAF7"/>
            <w:vAlign w:val="center"/>
          </w:tcPr>
          <w:p w14:paraId="14CB565B" w14:textId="77777777" w:rsidR="004B250B" w:rsidRDefault="00000000">
            <w:pPr>
              <w:jc w:val="center"/>
            </w:pPr>
            <w:r>
              <w:rPr>
                <w:rFonts w:ascii="Arial" w:hAnsi="Arial"/>
                <w:b/>
                <w:sz w:val="16"/>
              </w:rPr>
              <w:t>Cohort</w:t>
            </w:r>
          </w:p>
        </w:tc>
        <w:tc>
          <w:tcPr>
            <w:tcW w:w="1088" w:type="dxa"/>
            <w:shd w:val="clear" w:color="auto" w:fill="D9EAF7"/>
            <w:vAlign w:val="center"/>
          </w:tcPr>
          <w:p w14:paraId="57BCA5C4" w14:textId="77777777" w:rsidR="004B250B" w:rsidRDefault="00000000">
            <w:pPr>
              <w:jc w:val="center"/>
            </w:pPr>
            <w:r>
              <w:rPr>
                <w:rFonts w:ascii="Arial" w:hAnsi="Arial"/>
                <w:b/>
                <w:sz w:val="16"/>
              </w:rPr>
              <w:t>N</w:t>
            </w:r>
          </w:p>
        </w:tc>
        <w:tc>
          <w:tcPr>
            <w:tcW w:w="1088" w:type="dxa"/>
            <w:shd w:val="clear" w:color="auto" w:fill="D9EAF7"/>
            <w:vAlign w:val="center"/>
          </w:tcPr>
          <w:p w14:paraId="7B303FB1"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0508744C"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306238FD"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43311049"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4C4A9A35" w14:textId="77777777" w:rsidR="004B250B" w:rsidRDefault="00000000">
            <w:pPr>
              <w:jc w:val="center"/>
            </w:pPr>
            <w:r>
              <w:rPr>
                <w:rFonts w:ascii="Arial" w:hAnsi="Arial"/>
                <w:b/>
                <w:sz w:val="16"/>
              </w:rPr>
              <w:t>Ovulatory cycles</w:t>
            </w:r>
          </w:p>
        </w:tc>
        <w:tc>
          <w:tcPr>
            <w:tcW w:w="1088" w:type="dxa"/>
            <w:shd w:val="clear" w:color="auto" w:fill="D9EAF7"/>
            <w:vAlign w:val="center"/>
          </w:tcPr>
          <w:p w14:paraId="650ACD5A" w14:textId="77777777" w:rsidR="004B250B" w:rsidRDefault="00000000">
            <w:pPr>
              <w:jc w:val="center"/>
            </w:pPr>
            <w:r>
              <w:rPr>
                <w:rFonts w:ascii="Arial" w:hAnsi="Arial"/>
                <w:b/>
                <w:sz w:val="16"/>
              </w:rPr>
              <w:t>Seizure days/month</w:t>
            </w:r>
          </w:p>
        </w:tc>
        <w:tc>
          <w:tcPr>
            <w:tcW w:w="1088" w:type="dxa"/>
            <w:shd w:val="clear" w:color="auto" w:fill="D9EAF7"/>
            <w:vAlign w:val="center"/>
          </w:tcPr>
          <w:p w14:paraId="6A74D753" w14:textId="77777777" w:rsidR="004B250B" w:rsidRDefault="00000000">
            <w:pPr>
              <w:jc w:val="center"/>
            </w:pPr>
            <w:r>
              <w:rPr>
                <w:rFonts w:ascii="Arial" w:hAnsi="Arial"/>
                <w:b/>
                <w:sz w:val="16"/>
              </w:rPr>
              <w:t>Seizures/month</w:t>
            </w:r>
          </w:p>
        </w:tc>
      </w:tr>
      <w:tr w:rsidR="004B250B" w14:paraId="5C718681" w14:textId="77777777">
        <w:trPr>
          <w:jc w:val="center"/>
        </w:trPr>
        <w:tc>
          <w:tcPr>
            <w:tcW w:w="1088" w:type="dxa"/>
            <w:vAlign w:val="center"/>
          </w:tcPr>
          <w:p w14:paraId="7995A911" w14:textId="77777777" w:rsidR="004B250B" w:rsidRDefault="00000000">
            <w:pPr>
              <w:keepLines/>
              <w:spacing w:after="0"/>
            </w:pPr>
            <w:r>
              <w:t>Healthy ovulatory</w:t>
            </w:r>
          </w:p>
        </w:tc>
        <w:tc>
          <w:tcPr>
            <w:tcW w:w="1088" w:type="dxa"/>
            <w:vAlign w:val="center"/>
          </w:tcPr>
          <w:p w14:paraId="7D83E65C" w14:textId="77777777" w:rsidR="004B250B" w:rsidRDefault="00000000">
            <w:pPr>
              <w:keepLines/>
              <w:spacing w:after="0"/>
            </w:pPr>
            <w:r>
              <w:t>50,000</w:t>
            </w:r>
          </w:p>
        </w:tc>
        <w:tc>
          <w:tcPr>
            <w:tcW w:w="1088" w:type="dxa"/>
            <w:vAlign w:val="center"/>
          </w:tcPr>
          <w:p w14:paraId="48295AEC" w14:textId="77777777" w:rsidR="004B250B" w:rsidRDefault="00000000">
            <w:pPr>
              <w:keepLines/>
              <w:spacing w:after="0"/>
            </w:pPr>
            <w:r>
              <w:t>31.5</w:t>
            </w:r>
          </w:p>
        </w:tc>
        <w:tc>
          <w:tcPr>
            <w:tcW w:w="1088" w:type="dxa"/>
            <w:vAlign w:val="center"/>
          </w:tcPr>
          <w:p w14:paraId="7591E12E" w14:textId="77777777" w:rsidR="004B250B" w:rsidRDefault="00000000">
            <w:pPr>
              <w:keepLines/>
              <w:spacing w:after="0"/>
            </w:pPr>
            <w:r>
              <w:t>7.8</w:t>
            </w:r>
          </w:p>
        </w:tc>
        <w:tc>
          <w:tcPr>
            <w:tcW w:w="1088" w:type="dxa"/>
            <w:vAlign w:val="center"/>
          </w:tcPr>
          <w:p w14:paraId="78788C8E" w14:textId="77777777" w:rsidR="004B250B" w:rsidRDefault="00000000">
            <w:pPr>
              <w:keepLines/>
              <w:spacing w:after="0"/>
            </w:pPr>
            <w:r>
              <w:t>29.15</w:t>
            </w:r>
          </w:p>
        </w:tc>
        <w:tc>
          <w:tcPr>
            <w:tcW w:w="1088" w:type="dxa"/>
            <w:vAlign w:val="center"/>
          </w:tcPr>
          <w:p w14:paraId="43B5248A" w14:textId="77777777" w:rsidR="004B250B" w:rsidRDefault="00000000">
            <w:pPr>
              <w:keepLines/>
              <w:spacing w:after="0"/>
            </w:pPr>
            <w:r>
              <w:t>3.40</w:t>
            </w:r>
          </w:p>
        </w:tc>
        <w:tc>
          <w:tcPr>
            <w:tcW w:w="1088" w:type="dxa"/>
            <w:vAlign w:val="center"/>
          </w:tcPr>
          <w:p w14:paraId="17478CD7" w14:textId="77777777" w:rsidR="004B250B" w:rsidRDefault="00000000">
            <w:pPr>
              <w:keepLines/>
              <w:spacing w:after="0"/>
            </w:pPr>
            <w:r>
              <w:t>100.0%</w:t>
            </w:r>
          </w:p>
        </w:tc>
        <w:tc>
          <w:tcPr>
            <w:tcW w:w="1088" w:type="dxa"/>
            <w:vAlign w:val="center"/>
          </w:tcPr>
          <w:p w14:paraId="2EF2CB41" w14:textId="77777777" w:rsidR="004B250B" w:rsidRDefault="00000000">
            <w:pPr>
              <w:keepLines/>
              <w:spacing w:after="0"/>
            </w:pPr>
            <w:r>
              <w:t>2.46</w:t>
            </w:r>
          </w:p>
        </w:tc>
        <w:tc>
          <w:tcPr>
            <w:tcW w:w="1088" w:type="dxa"/>
            <w:vAlign w:val="center"/>
          </w:tcPr>
          <w:p w14:paraId="336C4A77" w14:textId="77777777" w:rsidR="004B250B" w:rsidRDefault="00000000">
            <w:pPr>
              <w:keepLines/>
              <w:spacing w:after="0"/>
            </w:pPr>
            <w:r>
              <w:t>6.83</w:t>
            </w:r>
          </w:p>
        </w:tc>
      </w:tr>
      <w:tr w:rsidR="004B250B" w14:paraId="5C718681" w14:textId="77777777">
        <w:trPr>
          <w:jc w:val="center"/>
        </w:trPr>
        <w:tc>
          <w:tcPr>
            <w:tcW w:w="1088" w:type="dxa"/>
            <w:vAlign w:val="center"/>
          </w:tcPr>
          <w:p w14:paraId="7995A911" w14:textId="77777777" w:rsidR="004B250B" w:rsidRDefault="00000000">
            <w:pPr>
              <w:keepLines/>
              <w:spacing w:after="0"/>
            </w:pPr>
            <w:r>
              <w:t>Heterogeneous menstruating-age</w:t>
            </w:r>
          </w:p>
        </w:tc>
        <w:tc>
          <w:tcPr>
            <w:tcW w:w="1088" w:type="dxa"/>
            <w:vAlign w:val="center"/>
          </w:tcPr>
          <w:p w14:paraId="7D83E65C" w14:textId="77777777" w:rsidR="004B250B" w:rsidRDefault="00000000">
            <w:pPr>
              <w:keepLines/>
              <w:spacing w:after="0"/>
            </w:pPr>
            <w:r>
              <w:t>50,000</w:t>
            </w:r>
          </w:p>
        </w:tc>
        <w:tc>
          <w:tcPr>
            <w:tcW w:w="1088" w:type="dxa"/>
            <w:vAlign w:val="center"/>
          </w:tcPr>
          <w:p w14:paraId="48295AEC" w14:textId="77777777" w:rsidR="004B250B" w:rsidRDefault="00000000">
            <w:pPr>
              <w:keepLines/>
              <w:spacing w:after="0"/>
            </w:pPr>
            <w:r>
              <w:t>34.0</w:t>
            </w:r>
          </w:p>
        </w:tc>
        <w:tc>
          <w:tcPr>
            <w:tcW w:w="1088" w:type="dxa"/>
            <w:vAlign w:val="center"/>
          </w:tcPr>
          <w:p w14:paraId="7591E12E" w14:textId="77777777" w:rsidR="004B250B" w:rsidRDefault="00000000">
            <w:pPr>
              <w:keepLines/>
              <w:spacing w:after="0"/>
            </w:pPr>
            <w:r>
              <w:t>12.1</w:t>
            </w:r>
          </w:p>
        </w:tc>
        <w:tc>
          <w:tcPr>
            <w:tcW w:w="1088" w:type="dxa"/>
            <w:vAlign w:val="center"/>
          </w:tcPr>
          <w:p w14:paraId="78788C8E" w14:textId="77777777" w:rsidR="004B250B" w:rsidRDefault="00000000">
            <w:pPr>
              <w:keepLines/>
              <w:spacing w:after="0"/>
            </w:pPr>
            <w:r>
              <w:t>30.92</w:t>
            </w:r>
          </w:p>
        </w:tc>
        <w:tc>
          <w:tcPr>
            <w:tcW w:w="1088" w:type="dxa"/>
            <w:vAlign w:val="center"/>
          </w:tcPr>
          <w:p w14:paraId="43B5248A" w14:textId="77777777" w:rsidR="004B250B" w:rsidRDefault="00000000">
            <w:pPr>
              <w:keepLines/>
              <w:spacing w:after="0"/>
            </w:pPr>
            <w:r>
              <w:t>4.74</w:t>
            </w:r>
          </w:p>
        </w:tc>
        <w:tc>
          <w:tcPr>
            <w:tcW w:w="1088" w:type="dxa"/>
            <w:vAlign w:val="center"/>
          </w:tcPr>
          <w:p w14:paraId="17478CD7" w14:textId="77777777" w:rsidR="004B250B" w:rsidRDefault="00000000">
            <w:pPr>
              <w:keepLines/>
              <w:spacing w:after="0"/>
            </w:pPr>
            <w:r>
              <w:t>79.0%</w:t>
            </w:r>
          </w:p>
        </w:tc>
        <w:tc>
          <w:tcPr>
            <w:tcW w:w="1088" w:type="dxa"/>
            <w:vAlign w:val="center"/>
          </w:tcPr>
          <w:p w14:paraId="2EF2CB41" w14:textId="77777777" w:rsidR="004B250B" w:rsidRDefault="00000000">
            <w:pPr>
              <w:keepLines/>
              <w:spacing w:after="0"/>
            </w:pPr>
            <w:r>
              <w:t>2.45</w:t>
            </w:r>
          </w:p>
        </w:tc>
        <w:tc>
          <w:tcPr>
            <w:tcW w:w="1088" w:type="dxa"/>
            <w:vAlign w:val="center"/>
          </w:tcPr>
          <w:p w14:paraId="336C4A77" w14:textId="77777777" w:rsidR="004B250B" w:rsidRDefault="00000000">
            <w:pPr>
              <w:keepLines/>
              <w:spacing w:after="0"/>
            </w:pPr>
            <w:r>
              <w:t>6.80</w:t>
            </w:r>
          </w:p>
        </w:tc>
      </w:tr>
    </w:tbl>
    <w:p w14:paraId="5D793A1F" w14:textId="77777777" w:rsidR="004B250B" w:rsidRDefault="004B250B">
      <w:pPr>
        <w:spacing w:after="0"/>
      </w:pPr>
    </w:p>
    <w:p w14:paraId="0EB7AC14"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37513590" w14:textId="77777777" w:rsidR="004B250B" w:rsidRDefault="00000000">
      <w:r>
        <w:br w:type="page"/>
      </w:r>
    </w:p>
    <w:p w14:paraId="418094ED"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398"/>
        <w:gridCol w:w="1397"/>
        <w:gridCol w:w="1397"/>
        <w:gridCol w:w="1397"/>
        <w:gridCol w:w="1398"/>
        <w:gridCol w:w="1397"/>
        <w:gridCol w:w="1398"/>
      </w:tblGrid>
      <w:tr w:rsidR="004B250B" w14:paraId="5155C0FC" w14:textId="77777777">
        <w:trPr>
          <w:tblHeader/>
          <w:jc w:val="center"/>
        </w:trPr>
        <w:tc>
          <w:tcPr>
            <w:tcW w:w="1399" w:type="dxa"/>
            <w:shd w:val="clear" w:color="auto" w:fill="D9EAF7"/>
            <w:vAlign w:val="center"/>
          </w:tcPr>
          <w:p w14:paraId="7CDE2A1A" w14:textId="77777777" w:rsidR="004B250B" w:rsidRDefault="00000000">
            <w:pPr>
              <w:jc w:val="center"/>
            </w:pPr>
            <w:r>
              <w:rPr>
                <w:rFonts w:ascii="Arial" w:hAnsi="Arial"/>
                <w:b/>
                <w:sz w:val="14"/>
              </w:rPr>
              <w:t>Cohort</w:t>
            </w:r>
          </w:p>
        </w:tc>
        <w:tc>
          <w:tcPr>
            <w:tcW w:w="1399" w:type="dxa"/>
            <w:shd w:val="clear" w:color="auto" w:fill="D9EAF7"/>
            <w:vAlign w:val="center"/>
          </w:tcPr>
          <w:p w14:paraId="720217C3" w14:textId="77777777" w:rsidR="004B250B" w:rsidRDefault="00000000">
            <w:pPr>
              <w:jc w:val="center"/>
            </w:pPr>
            <w:r>
              <w:rPr>
                <w:rFonts w:ascii="Arial" w:hAnsi="Arial"/>
                <w:b/>
                <w:sz w:val="14"/>
              </w:rPr>
              <w:t>Analysis window</w:t>
            </w:r>
          </w:p>
        </w:tc>
        <w:tc>
          <w:tcPr>
            <w:tcW w:w="1399" w:type="dxa"/>
            <w:shd w:val="clear" w:color="auto" w:fill="D9EAF7"/>
            <w:vAlign w:val="center"/>
          </w:tcPr>
          <w:p w14:paraId="55567878" w14:textId="77777777" w:rsidR="004B250B" w:rsidRDefault="00000000">
            <w:pPr>
              <w:jc w:val="center"/>
            </w:pPr>
            <w:r>
              <w:rPr>
                <w:rFonts w:ascii="Arial" w:hAnsi="Arial"/>
                <w:b/>
                <w:sz w:val="14"/>
              </w:rPr>
              <w:t>Definition</w:t>
            </w:r>
          </w:p>
        </w:tc>
        <w:tc>
          <w:tcPr>
            <w:tcW w:w="1399" w:type="dxa"/>
            <w:shd w:val="clear" w:color="auto" w:fill="D9EAF7"/>
            <w:vAlign w:val="center"/>
          </w:tcPr>
          <w:p w14:paraId="71586B55" w14:textId="77777777" w:rsidR="004B250B" w:rsidRDefault="00000000">
            <w:pPr>
              <w:jc w:val="center"/>
            </w:pPr>
            <w:r>
              <w:rPr>
                <w:rFonts w:ascii="Arial" w:hAnsi="Arial"/>
                <w:b/>
                <w:sz w:val="14"/>
              </w:rPr>
              <w:t>Classifiable / attempted</w:t>
            </w:r>
          </w:p>
        </w:tc>
        <w:tc>
          <w:tcPr>
            <w:tcW w:w="1399" w:type="dxa"/>
            <w:shd w:val="clear" w:color="auto" w:fill="D9EAF7"/>
            <w:vAlign w:val="center"/>
          </w:tcPr>
          <w:p w14:paraId="681A909D" w14:textId="77777777" w:rsidR="004B250B" w:rsidRDefault="00000000">
            <w:pPr>
              <w:jc w:val="center"/>
            </w:pPr>
            <w:r>
              <w:rPr>
                <w:rFonts w:ascii="Arial" w:hAnsi="Arial"/>
                <w:b/>
                <w:sz w:val="14"/>
              </w:rPr>
              <w:t>Classifiable, % (95% Wilson CI)</w:t>
            </w:r>
          </w:p>
        </w:tc>
        <w:tc>
          <w:tcPr>
            <w:tcW w:w="1399" w:type="dxa"/>
            <w:shd w:val="clear" w:color="auto" w:fill="D9EAF7"/>
            <w:vAlign w:val="center"/>
          </w:tcPr>
          <w:p w14:paraId="5E2AD716" w14:textId="77777777" w:rsidR="004B250B" w:rsidRDefault="00000000">
            <w:pPr>
              <w:jc w:val="center"/>
            </w:pPr>
            <w:r>
              <w:rPr>
                <w:rFonts w:ascii="Arial" w:hAnsi="Arial"/>
                <w:b/>
                <w:sz w:val="14"/>
              </w:rPr>
              <w:t>All attempted, %</w:t>
            </w:r>
          </w:p>
        </w:tc>
        <w:tc>
          <w:tcPr>
            <w:tcW w:w="1399" w:type="dxa"/>
            <w:shd w:val="clear" w:color="auto" w:fill="D9EAF7"/>
            <w:vAlign w:val="center"/>
          </w:tcPr>
          <w:p w14:paraId="2C8A5118" w14:textId="77777777" w:rsidR="004B250B" w:rsidRDefault="00000000">
            <w:pPr>
              <w:jc w:val="center"/>
            </w:pPr>
            <w:r>
              <w:rPr>
                <w:rFonts w:ascii="Arial" w:hAnsi="Arial"/>
                <w:b/>
                <w:sz w:val="14"/>
              </w:rPr>
              <w:t>Indeterminate, %</w:t>
            </w:r>
          </w:p>
        </w:tc>
      </w:tr>
      <w:tr w:rsidR="004B250B" w14:paraId="3F55C7D8" w14:textId="77777777">
        <w:trPr>
          <w:jc w:val="center"/>
        </w:trPr>
        <w:tc>
          <w:tcPr>
            <w:tcW w:w="1399" w:type="dxa"/>
            <w:vAlign w:val="center"/>
          </w:tcPr>
          <w:p w14:paraId="61D97762" w14:textId="77777777" w:rsidR="004B250B" w:rsidRDefault="00000000">
            <w:pPr>
              <w:keepLines/>
              <w:spacing w:after="0"/>
            </w:pPr>
            <w:r>
              <w:t>Healthy ovulatory</w:t>
            </w:r>
          </w:p>
        </w:tc>
        <w:tc>
          <w:tcPr>
            <w:tcW w:w="1399" w:type="dxa"/>
            <w:vAlign w:val="center"/>
          </w:tcPr>
          <w:p w14:paraId="6EC5E3C2" w14:textId="77777777" w:rsidR="004B250B" w:rsidRDefault="00000000">
            <w:pPr>
              <w:keepLines/>
              <w:spacing w:after="0"/>
            </w:pPr>
            <w:r>
              <w:t>36-month full diary</w:t>
            </w:r>
          </w:p>
        </w:tc>
        <w:tc>
          <w:tcPr>
            <w:tcW w:w="1399" w:type="dxa"/>
            <w:vAlign w:val="center"/>
          </w:tcPr>
          <w:p w14:paraId="38BF7EAA" w14:textId="77777777" w:rsidR="004B250B" w:rsidRDefault="00000000">
            <w:pPr>
              <w:keepLines/>
              <w:spacing w:after="0"/>
            </w:pPr>
            <w:r>
              <w:t>Windowed Herzog thresholds</w:t>
            </w:r>
          </w:p>
        </w:tc>
        <w:tc>
          <w:tcPr>
            <w:tcW w:w="1399" w:type="dxa"/>
            <w:vAlign w:val="center"/>
          </w:tcPr>
          <w:p w14:paraId="256B1CE5" w14:textId="77777777" w:rsidR="004B250B" w:rsidRDefault="00000000">
            <w:pPr>
              <w:keepLines/>
              <w:spacing w:after="0"/>
            </w:pPr>
            <w:r>
              <w:t>49,605 / 50,000</w:t>
            </w:r>
          </w:p>
        </w:tc>
        <w:tc>
          <w:tcPr>
            <w:tcW w:w="1399" w:type="dxa"/>
            <w:vAlign w:val="center"/>
          </w:tcPr>
          <w:p w14:paraId="19404E91" w14:textId="77777777" w:rsidR="004B250B" w:rsidRDefault="00000000">
            <w:pPr>
              <w:keepLines/>
              <w:spacing w:after="0"/>
            </w:pPr>
            <w:r>
              <w:t>11.7 (11.4–12.0)</w:t>
            </w:r>
          </w:p>
        </w:tc>
        <w:tc>
          <w:tcPr>
            <w:tcW w:w="1399" w:type="dxa"/>
            <w:vAlign w:val="center"/>
          </w:tcPr>
          <w:p w14:paraId="5312CE31" w14:textId="77777777" w:rsidR="004B250B" w:rsidRDefault="00000000">
            <w:pPr>
              <w:keepLines/>
              <w:spacing w:after="0"/>
            </w:pPr>
            <w:r>
              <w:t>11.6</w:t>
            </w:r>
          </w:p>
        </w:tc>
        <w:tc>
          <w:tcPr>
            <w:tcW w:w="1399" w:type="dxa"/>
            <w:vAlign w:val="center"/>
          </w:tcPr>
          <w:p w14:paraId="137D0C83" w14:textId="77777777" w:rsidR="004B250B" w:rsidRDefault="00000000">
            <w:pPr>
              <w:keepLines/>
              <w:spacing w:after="0"/>
            </w:pPr>
            <w:r>
              <w:t>0.8</w:t>
            </w:r>
          </w:p>
        </w:tc>
      </w:tr>
      <w:tr w:rsidR="004B250B" w14:paraId="3F55C7D8" w14:textId="77777777">
        <w:trPr>
          <w:jc w:val="center"/>
        </w:trPr>
        <w:tc>
          <w:tcPr>
            <w:tcW w:w="1399" w:type="dxa"/>
            <w:vAlign w:val="center"/>
          </w:tcPr>
          <w:p w14:paraId="61D97762" w14:textId="77777777" w:rsidR="004B250B" w:rsidRDefault="00000000">
            <w:pPr>
              <w:keepLines/>
              <w:spacing w:after="0"/>
            </w:pPr>
            <w:r>
              <w:t/>
            </w:r>
          </w:p>
        </w:tc>
        <w:tc>
          <w:tcPr>
            <w:tcW w:w="1399" w:type="dxa"/>
            <w:vAlign w:val="center"/>
          </w:tcPr>
          <w:p w14:paraId="6EC5E3C2" w14:textId="77777777" w:rsidR="004B250B" w:rsidRDefault="00000000">
            <w:pPr>
              <w:keepLines/>
              <w:spacing w:after="0"/>
            </w:pPr>
            <w:r>
              <w:t/>
            </w:r>
          </w:p>
        </w:tc>
        <w:tc>
          <w:tcPr>
            <w:tcW w:w="1399" w:type="dxa"/>
            <w:vAlign w:val="center"/>
          </w:tcPr>
          <w:p w14:paraId="38BF7EAA" w14:textId="77777777" w:rsidR="004B250B" w:rsidRDefault="00000000">
            <w:pPr>
              <w:keepLines/>
              <w:spacing w:after="0"/>
            </w:pPr>
            <w:r>
              <w:t>Windowed Herzog C1/C2 union</w:t>
            </w:r>
          </w:p>
        </w:tc>
        <w:tc>
          <w:tcPr>
            <w:tcW w:w="1399" w:type="dxa"/>
            <w:vAlign w:val="center"/>
          </w:tcPr>
          <w:p w14:paraId="256B1CE5" w14:textId="77777777" w:rsidR="004B250B" w:rsidRDefault="00000000">
            <w:pPr>
              <w:keepLines/>
              <w:spacing w:after="0"/>
            </w:pPr>
            <w:r>
              <w:t>49,605 / 50,000</w:t>
            </w:r>
          </w:p>
        </w:tc>
        <w:tc>
          <w:tcPr>
            <w:tcW w:w="1399" w:type="dxa"/>
            <w:vAlign w:val="center"/>
          </w:tcPr>
          <w:p w14:paraId="19404E91" w14:textId="77777777" w:rsidR="004B250B" w:rsidRDefault="00000000">
            <w:pPr>
              <w:keepLines/>
              <w:spacing w:after="0"/>
            </w:pPr>
            <w:r>
              <w:t>11.7 (11.4–12.0)</w:t>
            </w:r>
          </w:p>
        </w:tc>
        <w:tc>
          <w:tcPr>
            <w:tcW w:w="1399" w:type="dxa"/>
            <w:vAlign w:val="center"/>
          </w:tcPr>
          <w:p w14:paraId="5312CE31" w14:textId="77777777" w:rsidR="004B250B" w:rsidRDefault="00000000">
            <w:pPr>
              <w:keepLines/>
              <w:spacing w:after="0"/>
            </w:pPr>
            <w:r>
              <w:t>11.6</w:t>
            </w:r>
          </w:p>
        </w:tc>
        <w:tc>
          <w:tcPr>
            <w:tcW w:w="1399" w:type="dxa"/>
            <w:vAlign w:val="center"/>
          </w:tcPr>
          <w:p w14:paraId="137D0C83" w14:textId="77777777" w:rsidR="004B250B" w:rsidRDefault="00000000">
            <w:pPr>
              <w:keepLines/>
              <w:spacing w:after="0"/>
            </w:pPr>
            <w:r>
              <w:t>0.8</w:t>
            </w:r>
          </w:p>
        </w:tc>
      </w:tr>
      <w:tr w:rsidR="004B250B" w14:paraId="3F55C7D8" w14:textId="77777777">
        <w:trPr>
          <w:jc w:val="center"/>
        </w:trPr>
        <w:tc>
          <w:tcPr>
            <w:tcW w:w="1399" w:type="dxa"/>
            <w:vAlign w:val="center"/>
          </w:tcPr>
          <w:p w14:paraId="61D97762" w14:textId="77777777" w:rsidR="004B250B" w:rsidRDefault="00000000">
            <w:pPr>
              <w:keepLines/>
              <w:spacing w:after="0"/>
            </w:pPr>
            <w:r>
              <w:t/>
            </w:r>
          </w:p>
        </w:tc>
        <w:tc>
          <w:tcPr>
            <w:tcW w:w="1399" w:type="dxa"/>
            <w:vAlign w:val="center"/>
          </w:tcPr>
          <w:p w14:paraId="6EC5E3C2" w14:textId="77777777" w:rsidR="004B250B" w:rsidRDefault="00000000">
            <w:pPr>
              <w:keepLines/>
              <w:spacing w:after="0"/>
            </w:pPr>
            <w:r>
              <w:t/>
            </w:r>
          </w:p>
        </w:tc>
        <w:tc>
          <w:tcPr>
            <w:tcW w:w="1399" w:type="dxa"/>
            <w:vAlign w:val="center"/>
          </w:tcPr>
          <w:p w14:paraId="38BF7EAA" w14:textId="77777777" w:rsidR="004B250B" w:rsidRDefault="00000000">
            <w:pPr>
              <w:keepLines/>
              <w:spacing w:after="0"/>
            </w:pPr>
            <w:r>
              <w:t>Herzog C1/C2 + ≥4 seizure-day minimum</w:t>
            </w:r>
          </w:p>
        </w:tc>
        <w:tc>
          <w:tcPr>
            <w:tcW w:w="1399" w:type="dxa"/>
            <w:vAlign w:val="center"/>
          </w:tcPr>
          <w:p w14:paraId="256B1CE5" w14:textId="77777777" w:rsidR="004B250B" w:rsidRDefault="00000000">
            <w:pPr>
              <w:keepLines/>
              <w:spacing w:after="0"/>
            </w:pPr>
            <w:r>
              <w:t>48,359 / 50,000</w:t>
            </w:r>
          </w:p>
        </w:tc>
        <w:tc>
          <w:tcPr>
            <w:tcW w:w="1399" w:type="dxa"/>
            <w:vAlign w:val="center"/>
          </w:tcPr>
          <w:p w14:paraId="19404E91" w14:textId="77777777" w:rsidR="004B250B" w:rsidRDefault="00000000">
            <w:pPr>
              <w:keepLines/>
              <w:spacing w:after="0"/>
            </w:pPr>
            <w:r>
              <w:t>10.7 (10.4–10.9)</w:t>
            </w:r>
          </w:p>
        </w:tc>
        <w:tc>
          <w:tcPr>
            <w:tcW w:w="1399" w:type="dxa"/>
            <w:vAlign w:val="center"/>
          </w:tcPr>
          <w:p w14:paraId="5312CE31" w14:textId="77777777" w:rsidR="004B250B" w:rsidRDefault="00000000">
            <w:pPr>
              <w:keepLines/>
              <w:spacing w:after="0"/>
            </w:pPr>
            <w:r>
              <w:t>10.3</w:t>
            </w:r>
          </w:p>
        </w:tc>
        <w:tc>
          <w:tcPr>
            <w:tcW w:w="1399" w:type="dxa"/>
            <w:vAlign w:val="center"/>
          </w:tcPr>
          <w:p w14:paraId="137D0C83" w14:textId="77777777" w:rsidR="004B250B" w:rsidRDefault="00000000">
            <w:pPr>
              <w:keepLines/>
              <w:spacing w:after="0"/>
            </w:pPr>
            <w:r>
              <w:t>3.3</w:t>
            </w:r>
          </w:p>
        </w:tc>
      </w:tr>
      <w:tr w:rsidR="004B250B" w14:paraId="3F55C7D8" w14:textId="77777777">
        <w:trPr>
          <w:jc w:val="center"/>
        </w:trPr>
        <w:tc>
          <w:tcPr>
            <w:tcW w:w="1399" w:type="dxa"/>
            <w:vAlign w:val="center"/>
          </w:tcPr>
          <w:p w14:paraId="61D97762" w14:textId="77777777" w:rsidR="004B250B" w:rsidRDefault="00000000">
            <w:pPr>
              <w:keepLines/>
              <w:spacing w:after="0"/>
            </w:pPr>
            <w:r>
              <w:t/>
            </w:r>
          </w:p>
        </w:tc>
        <w:tc>
          <w:tcPr>
            <w:tcW w:w="1399" w:type="dxa"/>
            <w:vAlign w:val="center"/>
          </w:tcPr>
          <w:p w14:paraId="6EC5E3C2" w14:textId="77777777" w:rsidR="004B250B" w:rsidRDefault="00000000">
            <w:pPr>
              <w:keepLines/>
              <w:spacing w:after="0"/>
            </w:pPr>
            <w:r>
              <w:t/>
            </w:r>
          </w:p>
        </w:tc>
        <w:tc>
          <w:tcPr>
            <w:tcW w:w="1399" w:type="dxa"/>
            <w:vAlign w:val="center"/>
          </w:tcPr>
          <w:p w14:paraId="38BF7EAA" w14:textId="77777777" w:rsidR="004B250B" w:rsidRDefault="00000000">
            <w:pPr>
              <w:keepLines/>
              <w:spacing w:after="0"/>
            </w:pPr>
            <w:r>
              <w:t>Negative-binomial C1/C2 calibration</w:t>
            </w:r>
          </w:p>
        </w:tc>
        <w:tc>
          <w:tcPr>
            <w:tcW w:w="1399" w:type="dxa"/>
            <w:vAlign w:val="center"/>
          </w:tcPr>
          <w:p w14:paraId="256B1CE5" w14:textId="77777777" w:rsidR="004B250B" w:rsidRDefault="00000000">
            <w:pPr>
              <w:keepLines/>
              <w:spacing w:after="0"/>
            </w:pPr>
            <w:r>
              <w:t>48,359 / 50,000</w:t>
            </w:r>
          </w:p>
        </w:tc>
        <w:tc>
          <w:tcPr>
            <w:tcW w:w="1399" w:type="dxa"/>
            <w:vAlign w:val="center"/>
          </w:tcPr>
          <w:p w14:paraId="19404E91" w14:textId="77777777" w:rsidR="004B250B" w:rsidRDefault="00000000">
            <w:pPr>
              <w:keepLines/>
              <w:spacing w:after="0"/>
            </w:pPr>
            <w:r>
              <w:t>4.4 (4.2–4.6)</w:t>
            </w:r>
          </w:p>
        </w:tc>
        <w:tc>
          <w:tcPr>
            <w:tcW w:w="1399" w:type="dxa"/>
            <w:vAlign w:val="center"/>
          </w:tcPr>
          <w:p w14:paraId="5312CE31" w14:textId="77777777" w:rsidR="004B250B" w:rsidRDefault="00000000">
            <w:pPr>
              <w:keepLines/>
              <w:spacing w:after="0"/>
            </w:pPr>
            <w:r>
              <w:t>4.2</w:t>
            </w:r>
          </w:p>
        </w:tc>
        <w:tc>
          <w:tcPr>
            <w:tcW w:w="1399" w:type="dxa"/>
            <w:vAlign w:val="center"/>
          </w:tcPr>
          <w:p w14:paraId="137D0C83" w14:textId="77777777" w:rsidR="004B250B" w:rsidRDefault="00000000">
            <w:pPr>
              <w:keepLines/>
              <w:spacing w:after="0"/>
            </w:pPr>
            <w:r>
              <w:t>3.3</w:t>
            </w:r>
          </w:p>
        </w:tc>
      </w:tr>
      <w:tr w:rsidR="004B250B" w14:paraId="3F55C7D8" w14:textId="77777777">
        <w:trPr>
          <w:jc w:val="center"/>
        </w:trPr>
        <w:tc>
          <w:tcPr>
            <w:tcW w:w="1399" w:type="dxa"/>
            <w:vAlign w:val="center"/>
          </w:tcPr>
          <w:p w14:paraId="61D97762" w14:textId="77777777" w:rsidR="004B250B" w:rsidRDefault="00000000">
            <w:pPr>
              <w:keepLines/>
              <w:spacing w:after="0"/>
            </w:pPr>
            <w:r>
              <w:t/>
            </w:r>
          </w:p>
        </w:tc>
        <w:tc>
          <w:tcPr>
            <w:tcW w:w="1399" w:type="dxa"/>
            <w:vAlign w:val="center"/>
          </w:tcPr>
          <w:p w14:paraId="6EC5E3C2" w14:textId="77777777" w:rsidR="004B250B" w:rsidRDefault="00000000">
            <w:pPr>
              <w:keepLines/>
              <w:spacing w:after="0"/>
            </w:pPr>
            <w:r>
              <w:t>3-month calendar</w:t>
            </w:r>
          </w:p>
        </w:tc>
        <w:tc>
          <w:tcPr>
            <w:tcW w:w="1399" w:type="dxa"/>
            <w:vAlign w:val="center"/>
          </w:tcPr>
          <w:p w14:paraId="38BF7EAA" w14:textId="77777777" w:rsidR="004B250B" w:rsidRDefault="00000000">
            <w:pPr>
              <w:keepLines/>
              <w:spacing w:after="0"/>
            </w:pPr>
            <w:r>
              <w:t>Windowed Herzog thresholds</w:t>
            </w:r>
          </w:p>
        </w:tc>
        <w:tc>
          <w:tcPr>
            <w:tcW w:w="1399" w:type="dxa"/>
            <w:vAlign w:val="center"/>
          </w:tcPr>
          <w:p w14:paraId="256B1CE5" w14:textId="77777777" w:rsidR="004B250B" w:rsidRDefault="00000000">
            <w:pPr>
              <w:keepLines/>
              <w:spacing w:after="0"/>
            </w:pPr>
            <w:r>
              <w:t>45,321 / 50,000</w:t>
            </w:r>
          </w:p>
        </w:tc>
        <w:tc>
          <w:tcPr>
            <w:tcW w:w="1399" w:type="dxa"/>
            <w:vAlign w:val="center"/>
          </w:tcPr>
          <w:p w14:paraId="19404E91" w14:textId="77777777" w:rsidR="004B250B" w:rsidRDefault="00000000">
            <w:pPr>
              <w:keepLines/>
              <w:spacing w:after="0"/>
            </w:pPr>
            <w:r>
              <w:t>41.4 (40.9–41.8)</w:t>
            </w:r>
          </w:p>
        </w:tc>
        <w:tc>
          <w:tcPr>
            <w:tcW w:w="1399" w:type="dxa"/>
            <w:vAlign w:val="center"/>
          </w:tcPr>
          <w:p w14:paraId="5312CE31" w14:textId="77777777" w:rsidR="004B250B" w:rsidRDefault="00000000">
            <w:pPr>
              <w:keepLines/>
              <w:spacing w:after="0"/>
            </w:pPr>
            <w:r>
              <w:t>37.5</w:t>
            </w:r>
          </w:p>
        </w:tc>
        <w:tc>
          <w:tcPr>
            <w:tcW w:w="1399" w:type="dxa"/>
            <w:vAlign w:val="center"/>
          </w:tcPr>
          <w:p w14:paraId="137D0C83" w14:textId="77777777" w:rsidR="004B250B" w:rsidRDefault="00000000">
            <w:pPr>
              <w:keepLines/>
              <w:spacing w:after="0"/>
            </w:pPr>
            <w:r>
              <w:t>9.4</w:t>
            </w:r>
          </w:p>
        </w:tc>
      </w:tr>
      <w:tr w:rsidR="004B250B" w14:paraId="3F55C7D8" w14:textId="77777777">
        <w:trPr>
          <w:jc w:val="center"/>
        </w:trPr>
        <w:tc>
          <w:tcPr>
            <w:tcW w:w="1399" w:type="dxa"/>
            <w:vAlign w:val="center"/>
          </w:tcPr>
          <w:p w14:paraId="61D97762" w14:textId="77777777" w:rsidR="004B250B" w:rsidRDefault="00000000">
            <w:pPr>
              <w:keepLines/>
              <w:spacing w:after="0"/>
            </w:pPr>
            <w:r>
              <w:t/>
            </w:r>
          </w:p>
        </w:tc>
        <w:tc>
          <w:tcPr>
            <w:tcW w:w="1399" w:type="dxa"/>
            <w:vAlign w:val="center"/>
          </w:tcPr>
          <w:p w14:paraId="6EC5E3C2" w14:textId="77777777" w:rsidR="004B250B" w:rsidRDefault="00000000">
            <w:pPr>
              <w:keepLines/>
              <w:spacing w:after="0"/>
            </w:pPr>
            <w:r>
              <w:t>3 complete cycles</w:t>
            </w:r>
          </w:p>
        </w:tc>
        <w:tc>
          <w:tcPr>
            <w:tcW w:w="1399" w:type="dxa"/>
            <w:vAlign w:val="center"/>
          </w:tcPr>
          <w:p w14:paraId="38BF7EAA" w14:textId="77777777" w:rsidR="004B250B" w:rsidRDefault="00000000">
            <w:pPr>
              <w:keepLines/>
              <w:spacing w:after="0"/>
            </w:pPr>
            <w:r>
              <w:t>Exact Herzog 2004, any pattern</w:t>
            </w:r>
          </w:p>
        </w:tc>
        <w:tc>
          <w:tcPr>
            <w:tcW w:w="1399" w:type="dxa"/>
            <w:vAlign w:val="center"/>
          </w:tcPr>
          <w:p w14:paraId="256B1CE5" w14:textId="77777777" w:rsidR="004B250B" w:rsidRDefault="00000000">
            <w:pPr>
              <w:keepLines/>
              <w:spacing w:after="0"/>
            </w:pPr>
            <w:r>
              <w:t>23,200 / 50,000</w:t>
            </w:r>
          </w:p>
        </w:tc>
        <w:tc>
          <w:tcPr>
            <w:tcW w:w="1399" w:type="dxa"/>
            <w:vAlign w:val="center"/>
          </w:tcPr>
          <w:p w14:paraId="19404E91" w14:textId="77777777" w:rsidR="004B250B" w:rsidRDefault="00000000">
            <w:pPr>
              <w:keepLines/>
              <w:spacing w:after="0"/>
            </w:pPr>
            <w:r>
              <w:t>49.8 (49.2–50.4)</w:t>
            </w:r>
          </w:p>
        </w:tc>
        <w:tc>
          <w:tcPr>
            <w:tcW w:w="1399" w:type="dxa"/>
            <w:vAlign w:val="center"/>
          </w:tcPr>
          <w:p w14:paraId="5312CE31" w14:textId="77777777" w:rsidR="004B250B" w:rsidRDefault="00000000">
            <w:pPr>
              <w:keepLines/>
              <w:spacing w:after="0"/>
            </w:pPr>
            <w:r>
              <w:t>23.1</w:t>
            </w:r>
          </w:p>
        </w:tc>
        <w:tc>
          <w:tcPr>
            <w:tcW w:w="1399" w:type="dxa"/>
            <w:vAlign w:val="center"/>
          </w:tcPr>
          <w:p w14:paraId="137D0C83" w14:textId="77777777" w:rsidR="004B250B" w:rsidRDefault="00000000">
            <w:pPr>
              <w:keepLines/>
              <w:spacing w:after="0"/>
            </w:pPr>
            <w:r>
              <w:t>53.6</w:t>
            </w:r>
          </w:p>
        </w:tc>
      </w:tr>
      <w:tr w:rsidR="004B250B" w14:paraId="3F55C7D8" w14:textId="77777777">
        <w:trPr>
          <w:jc w:val="center"/>
        </w:trPr>
        <w:tc>
          <w:tcPr>
            <w:tcW w:w="1399" w:type="dxa"/>
            <w:vAlign w:val="center"/>
          </w:tcPr>
          <w:p w14:paraId="61D97762" w14:textId="77777777" w:rsidR="004B250B" w:rsidRDefault="00000000">
            <w:pPr>
              <w:keepLines/>
              <w:spacing w:after="0"/>
            </w:pPr>
            <w:r>
              <w:t>Heterogeneous menstruating-age</w:t>
            </w:r>
          </w:p>
        </w:tc>
        <w:tc>
          <w:tcPr>
            <w:tcW w:w="1399" w:type="dxa"/>
            <w:vAlign w:val="center"/>
          </w:tcPr>
          <w:p w14:paraId="6EC5E3C2" w14:textId="77777777" w:rsidR="004B250B" w:rsidRDefault="00000000">
            <w:pPr>
              <w:keepLines/>
              <w:spacing w:after="0"/>
            </w:pPr>
            <w:r>
              <w:t>36-month full diary</w:t>
            </w:r>
          </w:p>
        </w:tc>
        <w:tc>
          <w:tcPr>
            <w:tcW w:w="1399" w:type="dxa"/>
            <w:vAlign w:val="center"/>
          </w:tcPr>
          <w:p w14:paraId="38BF7EAA" w14:textId="77777777" w:rsidR="004B250B" w:rsidRDefault="00000000">
            <w:pPr>
              <w:keepLines/>
              <w:spacing w:after="0"/>
            </w:pPr>
            <w:r>
              <w:t>Windowed Herzog thresholds</w:t>
            </w:r>
          </w:p>
        </w:tc>
        <w:tc>
          <w:tcPr>
            <w:tcW w:w="1399" w:type="dxa"/>
            <w:vAlign w:val="center"/>
          </w:tcPr>
          <w:p w14:paraId="256B1CE5" w14:textId="77777777" w:rsidR="004B250B" w:rsidRDefault="00000000">
            <w:pPr>
              <w:keepLines/>
              <w:spacing w:after="0"/>
            </w:pPr>
            <w:r>
              <w:t>49,587 / 50,000</w:t>
            </w:r>
          </w:p>
        </w:tc>
        <w:tc>
          <w:tcPr>
            <w:tcW w:w="1399" w:type="dxa"/>
            <w:vAlign w:val="center"/>
          </w:tcPr>
          <w:p w14:paraId="19404E91" w14:textId="77777777" w:rsidR="004B250B" w:rsidRDefault="00000000">
            <w:pPr>
              <w:keepLines/>
              <w:spacing w:after="0"/>
            </w:pPr>
            <w:r>
              <w:t>36.2 (35.7–36.6)</w:t>
            </w:r>
          </w:p>
        </w:tc>
        <w:tc>
          <w:tcPr>
            <w:tcW w:w="1399" w:type="dxa"/>
            <w:vAlign w:val="center"/>
          </w:tcPr>
          <w:p w14:paraId="5312CE31" w14:textId="77777777" w:rsidR="004B250B" w:rsidRDefault="00000000">
            <w:pPr>
              <w:keepLines/>
              <w:spacing w:after="0"/>
            </w:pPr>
            <w:r>
              <w:t>35.9</w:t>
            </w:r>
          </w:p>
        </w:tc>
        <w:tc>
          <w:tcPr>
            <w:tcW w:w="1399" w:type="dxa"/>
            <w:vAlign w:val="center"/>
          </w:tcPr>
          <w:p w14:paraId="137D0C83" w14:textId="77777777" w:rsidR="004B250B" w:rsidRDefault="00000000">
            <w:pPr>
              <w:keepLines/>
              <w:spacing w:after="0"/>
            </w:pPr>
            <w:r>
              <w:t>0.8</w:t>
            </w:r>
          </w:p>
        </w:tc>
      </w:tr>
      <w:tr w:rsidR="004B250B" w14:paraId="3F55C7D8" w14:textId="77777777">
        <w:trPr>
          <w:jc w:val="center"/>
        </w:trPr>
        <w:tc>
          <w:tcPr>
            <w:tcW w:w="1399" w:type="dxa"/>
            <w:vAlign w:val="center"/>
          </w:tcPr>
          <w:p w14:paraId="61D97762" w14:textId="77777777" w:rsidR="004B250B" w:rsidRDefault="00000000">
            <w:pPr>
              <w:keepLines/>
              <w:spacing w:after="0"/>
            </w:pPr>
            <w:r>
              <w:t/>
            </w:r>
          </w:p>
        </w:tc>
        <w:tc>
          <w:tcPr>
            <w:tcW w:w="1399" w:type="dxa"/>
            <w:vAlign w:val="center"/>
          </w:tcPr>
          <w:p w14:paraId="6EC5E3C2" w14:textId="77777777" w:rsidR="004B250B" w:rsidRDefault="00000000">
            <w:pPr>
              <w:keepLines/>
              <w:spacing w:after="0"/>
            </w:pPr>
            <w:r>
              <w:t/>
            </w:r>
          </w:p>
        </w:tc>
        <w:tc>
          <w:tcPr>
            <w:tcW w:w="1399" w:type="dxa"/>
            <w:vAlign w:val="center"/>
          </w:tcPr>
          <w:p w14:paraId="38BF7EAA" w14:textId="77777777" w:rsidR="004B250B" w:rsidRDefault="00000000">
            <w:pPr>
              <w:keepLines/>
              <w:spacing w:after="0"/>
            </w:pPr>
            <w:r>
              <w:t>Windowed Herzog C1/C2 union</w:t>
            </w:r>
          </w:p>
        </w:tc>
        <w:tc>
          <w:tcPr>
            <w:tcW w:w="1399" w:type="dxa"/>
            <w:vAlign w:val="center"/>
          </w:tcPr>
          <w:p w14:paraId="256B1CE5" w14:textId="77777777" w:rsidR="004B250B" w:rsidRDefault="00000000">
            <w:pPr>
              <w:keepLines/>
              <w:spacing w:after="0"/>
            </w:pPr>
            <w:r>
              <w:t>49,587 / 50,000</w:t>
            </w:r>
          </w:p>
        </w:tc>
        <w:tc>
          <w:tcPr>
            <w:tcW w:w="1399" w:type="dxa"/>
            <w:vAlign w:val="center"/>
          </w:tcPr>
          <w:p w14:paraId="19404E91" w14:textId="77777777" w:rsidR="004B250B" w:rsidRDefault="00000000">
            <w:pPr>
              <w:keepLines/>
              <w:spacing w:after="0"/>
            </w:pPr>
            <w:r>
              <w:t>11.7 (11.4–12.0)</w:t>
            </w:r>
          </w:p>
        </w:tc>
        <w:tc>
          <w:tcPr>
            <w:tcW w:w="1399" w:type="dxa"/>
            <w:vAlign w:val="center"/>
          </w:tcPr>
          <w:p w14:paraId="5312CE31" w14:textId="77777777" w:rsidR="004B250B" w:rsidRDefault="00000000">
            <w:pPr>
              <w:keepLines/>
              <w:spacing w:after="0"/>
            </w:pPr>
            <w:r>
              <w:t>11.6</w:t>
            </w:r>
          </w:p>
        </w:tc>
        <w:tc>
          <w:tcPr>
            <w:tcW w:w="1399" w:type="dxa"/>
            <w:vAlign w:val="center"/>
          </w:tcPr>
          <w:p w14:paraId="137D0C83" w14:textId="77777777" w:rsidR="004B250B" w:rsidRDefault="00000000">
            <w:pPr>
              <w:keepLines/>
              <w:spacing w:after="0"/>
            </w:pPr>
            <w:r>
              <w:t>0.8</w:t>
            </w:r>
          </w:p>
        </w:tc>
      </w:tr>
      <w:tr w:rsidR="004B250B" w14:paraId="3F55C7D8" w14:textId="77777777">
        <w:trPr>
          <w:jc w:val="center"/>
        </w:trPr>
        <w:tc>
          <w:tcPr>
            <w:tcW w:w="1399" w:type="dxa"/>
            <w:vAlign w:val="center"/>
          </w:tcPr>
          <w:p w14:paraId="61D97762" w14:textId="77777777" w:rsidR="004B250B" w:rsidRDefault="00000000">
            <w:pPr>
              <w:keepLines/>
              <w:spacing w:after="0"/>
            </w:pPr>
            <w:r>
              <w:t/>
            </w:r>
          </w:p>
        </w:tc>
        <w:tc>
          <w:tcPr>
            <w:tcW w:w="1399" w:type="dxa"/>
            <w:vAlign w:val="center"/>
          </w:tcPr>
          <w:p w14:paraId="6EC5E3C2" w14:textId="77777777" w:rsidR="004B250B" w:rsidRDefault="00000000">
            <w:pPr>
              <w:keepLines/>
              <w:spacing w:after="0"/>
            </w:pPr>
            <w:r>
              <w:t/>
            </w:r>
          </w:p>
        </w:tc>
        <w:tc>
          <w:tcPr>
            <w:tcW w:w="1399" w:type="dxa"/>
            <w:vAlign w:val="center"/>
          </w:tcPr>
          <w:p w14:paraId="38BF7EAA" w14:textId="77777777" w:rsidR="004B250B" w:rsidRDefault="00000000">
            <w:pPr>
              <w:keepLines/>
              <w:spacing w:after="0"/>
            </w:pPr>
            <w:r>
              <w:t>Windowed Herzog C3 only</w:t>
            </w:r>
          </w:p>
        </w:tc>
        <w:tc>
          <w:tcPr>
            <w:tcW w:w="1399" w:type="dxa"/>
            <w:vAlign w:val="center"/>
          </w:tcPr>
          <w:p w14:paraId="256B1CE5" w14:textId="77777777" w:rsidR="004B250B" w:rsidRDefault="00000000">
            <w:pPr>
              <w:keepLines/>
              <w:spacing w:after="0"/>
            </w:pPr>
            <w:r>
              <w:t>39,310 / 50,000</w:t>
            </w:r>
          </w:p>
        </w:tc>
        <w:tc>
          <w:tcPr>
            <w:tcW w:w="1399" w:type="dxa"/>
            <w:vAlign w:val="center"/>
          </w:tcPr>
          <w:p w14:paraId="19404E91" w14:textId="77777777" w:rsidR="004B250B" w:rsidRDefault="00000000">
            <w:pPr>
              <w:keepLines/>
              <w:spacing w:after="0"/>
            </w:pPr>
            <w:r>
              <w:t>36.7 (36.2–37.2)</w:t>
            </w:r>
          </w:p>
        </w:tc>
        <w:tc>
          <w:tcPr>
            <w:tcW w:w="1399" w:type="dxa"/>
            <w:vAlign w:val="center"/>
          </w:tcPr>
          <w:p w14:paraId="5312CE31" w14:textId="77777777" w:rsidR="004B250B" w:rsidRDefault="00000000">
            <w:pPr>
              <w:keepLines/>
              <w:spacing w:after="0"/>
            </w:pPr>
            <w:r>
              <w:t>28.9</w:t>
            </w:r>
          </w:p>
        </w:tc>
        <w:tc>
          <w:tcPr>
            <w:tcW w:w="1399" w:type="dxa"/>
            <w:vAlign w:val="center"/>
          </w:tcPr>
          <w:p w14:paraId="137D0C83" w14:textId="77777777" w:rsidR="004B250B" w:rsidRDefault="00000000">
            <w:pPr>
              <w:keepLines/>
              <w:spacing w:after="0"/>
            </w:pPr>
            <w:r>
              <w:t>21.4</w:t>
            </w:r>
          </w:p>
        </w:tc>
      </w:tr>
      <w:tr w:rsidR="004B250B" w14:paraId="3F55C7D8" w14:textId="77777777">
        <w:trPr>
          <w:jc w:val="center"/>
        </w:trPr>
        <w:tc>
          <w:tcPr>
            <w:tcW w:w="1399" w:type="dxa"/>
            <w:vAlign w:val="center"/>
          </w:tcPr>
          <w:p w14:paraId="61D97762" w14:textId="77777777" w:rsidR="004B250B" w:rsidRDefault="00000000">
            <w:pPr>
              <w:keepLines/>
              <w:spacing w:after="0"/>
            </w:pPr>
            <w:r>
              <w:t/>
            </w:r>
          </w:p>
        </w:tc>
        <w:tc>
          <w:tcPr>
            <w:tcW w:w="1399" w:type="dxa"/>
            <w:vAlign w:val="center"/>
          </w:tcPr>
          <w:p w14:paraId="6EC5E3C2" w14:textId="77777777" w:rsidR="004B250B" w:rsidRDefault="00000000">
            <w:pPr>
              <w:keepLines/>
              <w:spacing w:after="0"/>
            </w:pPr>
            <w:r>
              <w:t/>
            </w:r>
          </w:p>
        </w:tc>
        <w:tc>
          <w:tcPr>
            <w:tcW w:w="1399" w:type="dxa"/>
            <w:vAlign w:val="center"/>
          </w:tcPr>
          <w:p w14:paraId="38BF7EAA" w14:textId="77777777" w:rsidR="004B250B" w:rsidRDefault="00000000">
            <w:pPr>
              <w:keepLines/>
              <w:spacing w:after="0"/>
            </w:pPr>
            <w:r>
              <w:t>Herzog C1/C2 + ≥4 seizure-day minimum</w:t>
            </w:r>
          </w:p>
        </w:tc>
        <w:tc>
          <w:tcPr>
            <w:tcW w:w="1399" w:type="dxa"/>
            <w:vAlign w:val="center"/>
          </w:tcPr>
          <w:p w14:paraId="256B1CE5" w14:textId="77777777" w:rsidR="004B250B" w:rsidRDefault="00000000">
            <w:pPr>
              <w:keepLines/>
              <w:spacing w:after="0"/>
            </w:pPr>
            <w:r>
              <w:t>48,333 / 50,000</w:t>
            </w:r>
          </w:p>
        </w:tc>
        <w:tc>
          <w:tcPr>
            <w:tcW w:w="1399" w:type="dxa"/>
            <w:vAlign w:val="center"/>
          </w:tcPr>
          <w:p w14:paraId="19404E91" w14:textId="77777777" w:rsidR="004B250B" w:rsidRDefault="00000000">
            <w:pPr>
              <w:keepLines/>
              <w:spacing w:after="0"/>
            </w:pPr>
            <w:r>
              <w:t>10.6 (10.4–10.9)</w:t>
            </w:r>
          </w:p>
        </w:tc>
        <w:tc>
          <w:tcPr>
            <w:tcW w:w="1399" w:type="dxa"/>
            <w:vAlign w:val="center"/>
          </w:tcPr>
          <w:p w14:paraId="5312CE31" w14:textId="77777777" w:rsidR="004B250B" w:rsidRDefault="00000000">
            <w:pPr>
              <w:keepLines/>
              <w:spacing w:after="0"/>
            </w:pPr>
            <w:r>
              <w:t>10.3</w:t>
            </w:r>
          </w:p>
        </w:tc>
        <w:tc>
          <w:tcPr>
            <w:tcW w:w="1399" w:type="dxa"/>
            <w:vAlign w:val="center"/>
          </w:tcPr>
          <w:p w14:paraId="137D0C83" w14:textId="77777777" w:rsidR="004B250B" w:rsidRDefault="00000000">
            <w:pPr>
              <w:keepLines/>
              <w:spacing w:after="0"/>
            </w:pPr>
            <w:r>
              <w:t>3.3</w:t>
            </w:r>
          </w:p>
        </w:tc>
      </w:tr>
      <w:tr w:rsidR="004B250B" w14:paraId="3F55C7D8" w14:textId="77777777">
        <w:trPr>
          <w:jc w:val="center"/>
        </w:trPr>
        <w:tc>
          <w:tcPr>
            <w:tcW w:w="1399" w:type="dxa"/>
            <w:vAlign w:val="center"/>
          </w:tcPr>
          <w:p w14:paraId="61D97762" w14:textId="77777777" w:rsidR="004B250B" w:rsidRDefault="00000000">
            <w:pPr>
              <w:keepLines/>
              <w:spacing w:after="0"/>
            </w:pPr>
            <w:r>
              <w:t/>
            </w:r>
          </w:p>
        </w:tc>
        <w:tc>
          <w:tcPr>
            <w:tcW w:w="1399" w:type="dxa"/>
            <w:vAlign w:val="center"/>
          </w:tcPr>
          <w:p w14:paraId="6EC5E3C2" w14:textId="77777777" w:rsidR="004B250B" w:rsidRDefault="00000000">
            <w:pPr>
              <w:keepLines/>
              <w:spacing w:after="0"/>
            </w:pPr>
            <w:r>
              <w:t/>
            </w:r>
          </w:p>
        </w:tc>
        <w:tc>
          <w:tcPr>
            <w:tcW w:w="1399" w:type="dxa"/>
            <w:vAlign w:val="center"/>
          </w:tcPr>
          <w:p w14:paraId="38BF7EAA" w14:textId="77777777" w:rsidR="004B250B" w:rsidRDefault="00000000">
            <w:pPr>
              <w:keepLines/>
              <w:spacing w:after="0"/>
            </w:pPr>
            <w:r>
              <w:t>Negative-binomial C1/C2 calibration</w:t>
            </w:r>
          </w:p>
        </w:tc>
        <w:tc>
          <w:tcPr>
            <w:tcW w:w="1399" w:type="dxa"/>
            <w:vAlign w:val="center"/>
          </w:tcPr>
          <w:p w14:paraId="256B1CE5" w14:textId="77777777" w:rsidR="004B250B" w:rsidRDefault="00000000">
            <w:pPr>
              <w:keepLines/>
              <w:spacing w:after="0"/>
            </w:pPr>
            <w:r>
              <w:t>48,333 / 50,000</w:t>
            </w:r>
          </w:p>
        </w:tc>
        <w:tc>
          <w:tcPr>
            <w:tcW w:w="1399" w:type="dxa"/>
            <w:vAlign w:val="center"/>
          </w:tcPr>
          <w:p w14:paraId="19404E91" w14:textId="77777777" w:rsidR="004B250B" w:rsidRDefault="00000000">
            <w:pPr>
              <w:keepLines/>
              <w:spacing w:after="0"/>
            </w:pPr>
            <w:r>
              <w:t>4.2 (4.0–4.4)</w:t>
            </w:r>
          </w:p>
        </w:tc>
        <w:tc>
          <w:tcPr>
            <w:tcW w:w="1399" w:type="dxa"/>
            <w:vAlign w:val="center"/>
          </w:tcPr>
          <w:p w14:paraId="5312CE31" w14:textId="77777777" w:rsidR="004B250B" w:rsidRDefault="00000000">
            <w:pPr>
              <w:keepLines/>
              <w:spacing w:after="0"/>
            </w:pPr>
            <w:r>
              <w:t>4.1</w:t>
            </w:r>
          </w:p>
        </w:tc>
        <w:tc>
          <w:tcPr>
            <w:tcW w:w="1399" w:type="dxa"/>
            <w:vAlign w:val="center"/>
          </w:tcPr>
          <w:p w14:paraId="137D0C83" w14:textId="77777777" w:rsidR="004B250B" w:rsidRDefault="00000000">
            <w:pPr>
              <w:keepLines/>
              <w:spacing w:after="0"/>
            </w:pPr>
            <w:r>
              <w:t>3.3</w:t>
            </w:r>
          </w:p>
        </w:tc>
      </w:tr>
      <w:tr w:rsidR="004B250B" w14:paraId="3F55C7D8" w14:textId="77777777">
        <w:trPr>
          <w:jc w:val="center"/>
        </w:trPr>
        <w:tc>
          <w:tcPr>
            <w:tcW w:w="1399" w:type="dxa"/>
            <w:vAlign w:val="center"/>
          </w:tcPr>
          <w:p w14:paraId="61D97762" w14:textId="77777777" w:rsidR="004B250B" w:rsidRDefault="00000000">
            <w:pPr>
              <w:keepLines/>
              <w:spacing w:after="0"/>
            </w:pPr>
            <w:r>
              <w:t/>
            </w:r>
          </w:p>
        </w:tc>
        <w:tc>
          <w:tcPr>
            <w:tcW w:w="1399" w:type="dxa"/>
            <w:vAlign w:val="center"/>
          </w:tcPr>
          <w:p w14:paraId="6EC5E3C2" w14:textId="77777777" w:rsidR="004B250B" w:rsidRDefault="00000000">
            <w:pPr>
              <w:keepLines/>
              <w:spacing w:after="0"/>
            </w:pPr>
            <w:r>
              <w:t>3-month calendar</w:t>
            </w:r>
          </w:p>
        </w:tc>
        <w:tc>
          <w:tcPr>
            <w:tcW w:w="1399" w:type="dxa"/>
            <w:vAlign w:val="center"/>
          </w:tcPr>
          <w:p w14:paraId="38BF7EAA" w14:textId="77777777" w:rsidR="004B250B" w:rsidRDefault="00000000">
            <w:pPr>
              <w:keepLines/>
              <w:spacing w:after="0"/>
            </w:pPr>
            <w:r>
              <w:t>Windowed Herzog thresholds</w:t>
            </w:r>
          </w:p>
        </w:tc>
        <w:tc>
          <w:tcPr>
            <w:tcW w:w="1399" w:type="dxa"/>
            <w:vAlign w:val="center"/>
          </w:tcPr>
          <w:p w14:paraId="256B1CE5" w14:textId="77777777" w:rsidR="004B250B" w:rsidRDefault="00000000">
            <w:pPr>
              <w:keepLines/>
              <w:spacing w:after="0"/>
            </w:pPr>
            <w:r>
              <w:t>45,198 / 50,000</w:t>
            </w:r>
          </w:p>
        </w:tc>
        <w:tc>
          <w:tcPr>
            <w:tcW w:w="1399" w:type="dxa"/>
            <w:vAlign w:val="center"/>
          </w:tcPr>
          <w:p w14:paraId="19404E91" w14:textId="77777777" w:rsidR="004B250B" w:rsidRDefault="00000000">
            <w:pPr>
              <w:keepLines/>
              <w:spacing w:after="0"/>
            </w:pPr>
            <w:r>
              <w:t>50.7 (50.2–51.1)</w:t>
            </w:r>
          </w:p>
        </w:tc>
        <w:tc>
          <w:tcPr>
            <w:tcW w:w="1399" w:type="dxa"/>
            <w:vAlign w:val="center"/>
          </w:tcPr>
          <w:p w14:paraId="5312CE31" w14:textId="77777777" w:rsidR="004B250B" w:rsidRDefault="00000000">
            <w:pPr>
              <w:keepLines/>
              <w:spacing w:after="0"/>
            </w:pPr>
            <w:r>
              <w:t>45.8</w:t>
            </w:r>
          </w:p>
        </w:tc>
        <w:tc>
          <w:tcPr>
            <w:tcW w:w="1399" w:type="dxa"/>
            <w:vAlign w:val="center"/>
          </w:tcPr>
          <w:p w14:paraId="137D0C83" w14:textId="77777777" w:rsidR="004B250B" w:rsidRDefault="00000000">
            <w:pPr>
              <w:keepLines/>
              <w:spacing w:after="0"/>
            </w:pPr>
            <w:r>
              <w:t>9.6</w:t>
            </w:r>
          </w:p>
        </w:tc>
      </w:tr>
      <w:tr w:rsidR="004B250B" w14:paraId="3F55C7D8" w14:textId="77777777">
        <w:trPr>
          <w:jc w:val="center"/>
        </w:trPr>
        <w:tc>
          <w:tcPr>
            <w:tcW w:w="1399" w:type="dxa"/>
            <w:vAlign w:val="center"/>
          </w:tcPr>
          <w:p w14:paraId="61D97762" w14:textId="77777777" w:rsidR="004B250B" w:rsidRDefault="00000000">
            <w:pPr>
              <w:keepLines/>
              <w:spacing w:after="0"/>
            </w:pPr>
            <w:r>
              <w:t/>
            </w:r>
          </w:p>
        </w:tc>
        <w:tc>
          <w:tcPr>
            <w:tcW w:w="1399" w:type="dxa"/>
            <w:vAlign w:val="center"/>
          </w:tcPr>
          <w:p w14:paraId="6EC5E3C2" w14:textId="77777777" w:rsidR="004B250B" w:rsidRDefault="00000000">
            <w:pPr>
              <w:keepLines/>
              <w:spacing w:after="0"/>
            </w:pPr>
            <w:r>
              <w:t>3 complete cycles</w:t>
            </w:r>
          </w:p>
        </w:tc>
        <w:tc>
          <w:tcPr>
            <w:tcW w:w="1399" w:type="dxa"/>
            <w:vAlign w:val="center"/>
          </w:tcPr>
          <w:p w14:paraId="38BF7EAA" w14:textId="77777777" w:rsidR="004B250B" w:rsidRDefault="00000000">
            <w:pPr>
              <w:keepLines/>
              <w:spacing w:after="0"/>
            </w:pPr>
            <w:r>
              <w:t>Exact Herzog 2004, any pattern</w:t>
            </w:r>
          </w:p>
        </w:tc>
        <w:tc>
          <w:tcPr>
            <w:tcW w:w="1399" w:type="dxa"/>
            <w:vAlign w:val="center"/>
          </w:tcPr>
          <w:p w14:paraId="256B1CE5" w14:textId="77777777" w:rsidR="004B250B" w:rsidRDefault="00000000">
            <w:pPr>
              <w:keepLines/>
              <w:spacing w:after="0"/>
            </w:pPr>
            <w:r>
              <w:t>16,689 / 50,000</w:t>
            </w:r>
          </w:p>
        </w:tc>
        <w:tc>
          <w:tcPr>
            <w:tcW w:w="1399" w:type="dxa"/>
            <w:vAlign w:val="center"/>
          </w:tcPr>
          <w:p w14:paraId="19404E91" w14:textId="77777777" w:rsidR="004B250B" w:rsidRDefault="00000000">
            <w:pPr>
              <w:keepLines/>
              <w:spacing w:after="0"/>
            </w:pPr>
            <w:r>
              <w:t>51.5 (50.7–52.2)</w:t>
            </w:r>
          </w:p>
        </w:tc>
        <w:tc>
          <w:tcPr>
            <w:tcW w:w="1399" w:type="dxa"/>
            <w:vAlign w:val="center"/>
          </w:tcPr>
          <w:p w14:paraId="5312CE31" w14:textId="77777777" w:rsidR="004B250B" w:rsidRDefault="00000000">
            <w:pPr>
              <w:keepLines/>
              <w:spacing w:after="0"/>
            </w:pPr>
            <w:r>
              <w:t>17.2</w:t>
            </w:r>
          </w:p>
        </w:tc>
        <w:tc>
          <w:tcPr>
            <w:tcW w:w="1399" w:type="dxa"/>
            <w:vAlign w:val="center"/>
          </w:tcPr>
          <w:p w14:paraId="137D0C83" w14:textId="77777777" w:rsidR="004B250B" w:rsidRDefault="00000000">
            <w:pPr>
              <w:keepLines/>
              <w:spacing w:after="0"/>
            </w:pPr>
            <w:r>
              <w:t>66.6</w:t>
            </w:r>
          </w:p>
        </w:tc>
      </w:tr>
    </w:tbl>
    <w:p w14:paraId="0551DBE8" w14:textId="77777777" w:rsidR="004B250B" w:rsidRDefault="004B250B">
      <w:pPr>
        <w:spacing w:after="0"/>
      </w:pPr>
    </w:p>
    <w:p w14:paraId="306E052F" w14:textId="77777777" w:rsidR="004B250B"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p>
    <w:p w14:paraId="07C9B4DE" w14:textId="77777777" w:rsidR="004B250B" w:rsidRDefault="00000000">
      <w:r>
        <w:br w:type="page"/>
      </w:r>
    </w:p>
    <w:p w14:paraId="602C657D"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397"/>
        <w:gridCol w:w="1397"/>
        <w:gridCol w:w="1397"/>
        <w:gridCol w:w="1397"/>
        <w:gridCol w:w="1398"/>
        <w:gridCol w:w="1398"/>
        <w:gridCol w:w="1398"/>
      </w:tblGrid>
      <w:tr w:rsidR="004B250B" w14:paraId="2427E948" w14:textId="77777777">
        <w:trPr>
          <w:tblHeader/>
          <w:jc w:val="center"/>
        </w:trPr>
        <w:tc>
          <w:tcPr>
            <w:tcW w:w="1399" w:type="dxa"/>
            <w:shd w:val="clear" w:color="auto" w:fill="D9EAF7"/>
            <w:vAlign w:val="center"/>
          </w:tcPr>
          <w:p w14:paraId="223E5922" w14:textId="77777777" w:rsidR="004B250B" w:rsidRDefault="00000000">
            <w:pPr>
              <w:jc w:val="center"/>
            </w:pPr>
            <w:r>
              <w:rPr>
                <w:rFonts w:ascii="Arial" w:hAnsi="Arial"/>
                <w:b/>
                <w:sz w:val="15"/>
              </w:rPr>
              <w:t>Cohort</w:t>
            </w:r>
          </w:p>
        </w:tc>
        <w:tc>
          <w:tcPr>
            <w:tcW w:w="1399" w:type="dxa"/>
            <w:shd w:val="clear" w:color="auto" w:fill="D9EAF7"/>
            <w:vAlign w:val="center"/>
          </w:tcPr>
          <w:p w14:paraId="4CEE3655" w14:textId="77777777" w:rsidR="004B250B" w:rsidRDefault="00000000">
            <w:pPr>
              <w:jc w:val="center"/>
            </w:pPr>
            <w:r>
              <w:rPr>
                <w:rFonts w:ascii="Arial" w:hAnsi="Arial"/>
                <w:b/>
                <w:sz w:val="15"/>
              </w:rPr>
              <w:t>N/study</w:t>
            </w:r>
          </w:p>
        </w:tc>
        <w:tc>
          <w:tcPr>
            <w:tcW w:w="1399" w:type="dxa"/>
            <w:shd w:val="clear" w:color="auto" w:fill="D9EAF7"/>
            <w:vAlign w:val="center"/>
          </w:tcPr>
          <w:p w14:paraId="69A73192" w14:textId="77777777" w:rsidR="004B250B" w:rsidRDefault="00000000">
            <w:pPr>
              <w:jc w:val="center"/>
            </w:pPr>
            <w:r>
              <w:rPr>
                <w:rFonts w:ascii="Arial" w:hAnsi="Arial"/>
                <w:b/>
                <w:sz w:val="15"/>
              </w:rPr>
              <w:t>Definition</w:t>
            </w:r>
          </w:p>
        </w:tc>
        <w:tc>
          <w:tcPr>
            <w:tcW w:w="1399" w:type="dxa"/>
            <w:shd w:val="clear" w:color="auto" w:fill="D9EAF7"/>
            <w:vAlign w:val="center"/>
          </w:tcPr>
          <w:p w14:paraId="4E258DF2"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11C369F0"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10C3DAAE"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44A90B6B"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B250B" w14:paraId="5EC45B5B" w14:textId="77777777">
        <w:trPr>
          <w:jc w:val="center"/>
        </w:trPr>
        <w:tc>
          <w:tcPr>
            <w:tcW w:w="1399" w:type="dxa"/>
            <w:vAlign w:val="center"/>
          </w:tcPr>
          <w:p w14:paraId="2A2D27BB" w14:textId="77777777" w:rsidR="004B250B" w:rsidRDefault="00000000">
            <w:pPr>
              <w:keepLines/>
              <w:spacing w:after="0"/>
            </w:pPr>
            <w:r>
              <w:t>Healthy ovulatory</w:t>
            </w:r>
          </w:p>
        </w:tc>
        <w:tc>
          <w:tcPr>
            <w:tcW w:w="1399" w:type="dxa"/>
            <w:vAlign w:val="center"/>
          </w:tcPr>
          <w:p w14:paraId="2159E9BB" w14:textId="77777777" w:rsidR="004B250B" w:rsidRDefault="00000000">
            <w:pPr>
              <w:keepLines/>
              <w:spacing w:after="0"/>
            </w:pPr>
            <w:r>
              <w:t>30</w:t>
            </w:r>
          </w:p>
        </w:tc>
        <w:tc>
          <w:tcPr>
            <w:tcW w:w="1399" w:type="dxa"/>
            <w:vAlign w:val="center"/>
          </w:tcPr>
          <w:p w14:paraId="116878A3" w14:textId="77777777" w:rsidR="004B250B" w:rsidRDefault="00000000">
            <w:pPr>
              <w:keepLines/>
              <w:spacing w:after="0"/>
            </w:pPr>
            <w:r>
              <w:t>Windowed Herzog thresholds</w:t>
            </w:r>
          </w:p>
        </w:tc>
        <w:tc>
          <w:tcPr>
            <w:tcW w:w="1399" w:type="dxa"/>
            <w:vAlign w:val="center"/>
          </w:tcPr>
          <w:p w14:paraId="6FE8C68D" w14:textId="77777777" w:rsidR="004B250B" w:rsidRDefault="00000000">
            <w:pPr>
              <w:keepLines/>
              <w:spacing w:after="0"/>
            </w:pPr>
            <w:r>
              <w:t>37.7%</w:t>
            </w:r>
          </w:p>
        </w:tc>
        <w:tc>
          <w:tcPr>
            <w:tcW w:w="1399" w:type="dxa"/>
            <w:vAlign w:val="center"/>
          </w:tcPr>
          <w:p w14:paraId="5015F80C" w14:textId="77777777" w:rsidR="004B250B" w:rsidRDefault="00000000">
            <w:pPr>
              <w:keepLines/>
              <w:spacing w:after="0"/>
            </w:pPr>
            <w:r>
              <w:t>20.0%–56.7%</w:t>
            </w:r>
          </w:p>
        </w:tc>
        <w:tc>
          <w:tcPr>
            <w:tcW w:w="1399" w:type="dxa"/>
            <w:vAlign w:val="center"/>
          </w:tcPr>
          <w:p w14:paraId="75D9C2B1" w14:textId="77777777" w:rsidR="004B250B" w:rsidRDefault="00000000">
            <w:pPr>
              <w:keepLines/>
              <w:spacing w:after="0"/>
            </w:pPr>
            <w:r>
              <w:t>46.6%</w:t>
            </w:r>
          </w:p>
        </w:tc>
        <w:tc>
          <w:tcPr>
            <w:tcW w:w="1399" w:type="dxa"/>
            <w:vAlign w:val="center"/>
          </w:tcPr>
          <w:p w14:paraId="3E0EF471" w14:textId="77777777" w:rsidR="004B250B" w:rsidRDefault="00000000">
            <w:pPr>
              <w:keepLines/>
              <w:spacing w:after="0"/>
            </w:pPr>
            <w:r>
              <w:t>20.6%</w:t>
            </w:r>
          </w:p>
        </w:tc>
      </w:tr>
      <w:tr w:rsidR="004B250B" w14:paraId="5EC45B5B" w14:textId="77777777">
        <w:trPr>
          <w:jc w:val="center"/>
        </w:trPr>
        <w:tc>
          <w:tcPr>
            <w:tcW w:w="1399" w:type="dxa"/>
            <w:vAlign w:val="center"/>
          </w:tcPr>
          <w:p w14:paraId="2A2D27BB" w14:textId="77777777" w:rsidR="004B250B" w:rsidRDefault="00000000">
            <w:pPr>
              <w:keepLines/>
              <w:spacing w:after="0"/>
            </w:pPr>
            <w:r>
              <w:t/>
            </w:r>
          </w:p>
        </w:tc>
        <w:tc>
          <w:tcPr>
            <w:tcW w:w="1399" w:type="dxa"/>
            <w:vAlign w:val="center"/>
          </w:tcPr>
          <w:p w14:paraId="2159E9BB" w14:textId="77777777" w:rsidR="004B250B" w:rsidRDefault="00000000">
            <w:pPr>
              <w:keepLines/>
              <w:spacing w:after="0"/>
            </w:pPr>
            <w:r>
              <w:t>30</w:t>
            </w:r>
          </w:p>
        </w:tc>
        <w:tc>
          <w:tcPr>
            <w:tcW w:w="1399" w:type="dxa"/>
            <w:vAlign w:val="center"/>
          </w:tcPr>
          <w:p w14:paraId="116878A3" w14:textId="77777777" w:rsidR="004B250B" w:rsidRDefault="00000000">
            <w:pPr>
              <w:keepLines/>
              <w:spacing w:after="0"/>
            </w:pPr>
            <w:r>
              <w:t>Windowed Herzog C1/C2 union</w:t>
            </w:r>
          </w:p>
        </w:tc>
        <w:tc>
          <w:tcPr>
            <w:tcW w:w="1399" w:type="dxa"/>
            <w:vAlign w:val="center"/>
          </w:tcPr>
          <w:p w14:paraId="6FE8C68D" w14:textId="77777777" w:rsidR="004B250B" w:rsidRDefault="00000000">
            <w:pPr>
              <w:keepLines/>
              <w:spacing w:after="0"/>
            </w:pPr>
            <w:r>
              <w:t>37.7%</w:t>
            </w:r>
          </w:p>
        </w:tc>
        <w:tc>
          <w:tcPr>
            <w:tcW w:w="1399" w:type="dxa"/>
            <w:vAlign w:val="center"/>
          </w:tcPr>
          <w:p w14:paraId="5015F80C" w14:textId="77777777" w:rsidR="004B250B" w:rsidRDefault="00000000">
            <w:pPr>
              <w:keepLines/>
              <w:spacing w:after="0"/>
            </w:pPr>
            <w:r>
              <w:t>20.0%–56.7%</w:t>
            </w:r>
          </w:p>
        </w:tc>
        <w:tc>
          <w:tcPr>
            <w:tcW w:w="1399" w:type="dxa"/>
            <w:vAlign w:val="center"/>
          </w:tcPr>
          <w:p w14:paraId="75D9C2B1" w14:textId="77777777" w:rsidR="004B250B" w:rsidRDefault="00000000">
            <w:pPr>
              <w:keepLines/>
              <w:spacing w:after="0"/>
            </w:pPr>
            <w:r>
              <w:t>46.6%</w:t>
            </w:r>
          </w:p>
        </w:tc>
        <w:tc>
          <w:tcPr>
            <w:tcW w:w="1399" w:type="dxa"/>
            <w:vAlign w:val="center"/>
          </w:tcPr>
          <w:p w14:paraId="3E0EF471" w14:textId="77777777" w:rsidR="004B250B" w:rsidRDefault="00000000">
            <w:pPr>
              <w:keepLines/>
              <w:spacing w:after="0"/>
            </w:pPr>
            <w:r>
              <w:t>20.6%</w:t>
            </w:r>
          </w:p>
        </w:tc>
      </w:tr>
      <w:tr w:rsidR="004B250B" w14:paraId="5EC45B5B" w14:textId="77777777">
        <w:trPr>
          <w:jc w:val="center"/>
        </w:trPr>
        <w:tc>
          <w:tcPr>
            <w:tcW w:w="1399" w:type="dxa"/>
            <w:vAlign w:val="center"/>
          </w:tcPr>
          <w:p w14:paraId="2A2D27BB" w14:textId="77777777" w:rsidR="004B250B" w:rsidRDefault="00000000">
            <w:pPr>
              <w:keepLines/>
              <w:spacing w:after="0"/>
            </w:pPr>
            <w:r>
              <w:t/>
            </w:r>
          </w:p>
        </w:tc>
        <w:tc>
          <w:tcPr>
            <w:tcW w:w="1399" w:type="dxa"/>
            <w:vAlign w:val="center"/>
          </w:tcPr>
          <w:p w14:paraId="2159E9BB" w14:textId="77777777" w:rsidR="004B250B" w:rsidRDefault="00000000">
            <w:pPr>
              <w:keepLines/>
              <w:spacing w:after="0"/>
            </w:pPr>
            <w:r>
              <w:t>50</w:t>
            </w:r>
          </w:p>
        </w:tc>
        <w:tc>
          <w:tcPr>
            <w:tcW w:w="1399" w:type="dxa"/>
            <w:vAlign w:val="center"/>
          </w:tcPr>
          <w:p w14:paraId="116878A3" w14:textId="77777777" w:rsidR="004B250B" w:rsidRDefault="00000000">
            <w:pPr>
              <w:keepLines/>
              <w:spacing w:after="0"/>
            </w:pPr>
            <w:r>
              <w:t>Windowed Herzog thresholds</w:t>
            </w:r>
          </w:p>
        </w:tc>
        <w:tc>
          <w:tcPr>
            <w:tcW w:w="1399" w:type="dxa"/>
            <w:vAlign w:val="center"/>
          </w:tcPr>
          <w:p w14:paraId="6FE8C68D" w14:textId="77777777" w:rsidR="004B250B" w:rsidRDefault="00000000">
            <w:pPr>
              <w:keepLines/>
              <w:spacing w:after="0"/>
            </w:pPr>
            <w:r>
              <w:t>37.7%</w:t>
            </w:r>
          </w:p>
        </w:tc>
        <w:tc>
          <w:tcPr>
            <w:tcW w:w="1399" w:type="dxa"/>
            <w:vAlign w:val="center"/>
          </w:tcPr>
          <w:p w14:paraId="5015F80C" w14:textId="77777777" w:rsidR="004B250B" w:rsidRDefault="00000000">
            <w:pPr>
              <w:keepLines/>
              <w:spacing w:after="0"/>
            </w:pPr>
            <w:r>
              <w:t>24.0%–52.0%</w:t>
            </w:r>
          </w:p>
        </w:tc>
        <w:tc>
          <w:tcPr>
            <w:tcW w:w="1399" w:type="dxa"/>
            <w:vAlign w:val="center"/>
          </w:tcPr>
          <w:p w14:paraId="75D9C2B1" w14:textId="77777777" w:rsidR="004B250B" w:rsidRDefault="00000000">
            <w:pPr>
              <w:keepLines/>
              <w:spacing w:after="0"/>
            </w:pPr>
            <w:r>
              <w:t>42.2%</w:t>
            </w:r>
          </w:p>
        </w:tc>
        <w:tc>
          <w:tcPr>
            <w:tcW w:w="1399" w:type="dxa"/>
            <w:vAlign w:val="center"/>
          </w:tcPr>
          <w:p w14:paraId="3E0EF471" w14:textId="77777777" w:rsidR="004B250B" w:rsidRDefault="00000000">
            <w:pPr>
              <w:keepLines/>
              <w:spacing w:after="0"/>
            </w:pPr>
            <w:r>
              <w:t>14.5%</w:t>
            </w:r>
          </w:p>
        </w:tc>
      </w:tr>
      <w:tr w:rsidR="004B250B" w14:paraId="5EC45B5B" w14:textId="77777777">
        <w:trPr>
          <w:jc w:val="center"/>
        </w:trPr>
        <w:tc>
          <w:tcPr>
            <w:tcW w:w="1399" w:type="dxa"/>
            <w:vAlign w:val="center"/>
          </w:tcPr>
          <w:p w14:paraId="2A2D27BB" w14:textId="77777777" w:rsidR="004B250B" w:rsidRDefault="00000000">
            <w:pPr>
              <w:keepLines/>
              <w:spacing w:after="0"/>
            </w:pPr>
            <w:r>
              <w:t/>
            </w:r>
          </w:p>
        </w:tc>
        <w:tc>
          <w:tcPr>
            <w:tcW w:w="1399" w:type="dxa"/>
            <w:vAlign w:val="center"/>
          </w:tcPr>
          <w:p w14:paraId="2159E9BB" w14:textId="77777777" w:rsidR="004B250B" w:rsidRDefault="00000000">
            <w:pPr>
              <w:keepLines/>
              <w:spacing w:after="0"/>
            </w:pPr>
            <w:r>
              <w:t>50</w:t>
            </w:r>
          </w:p>
        </w:tc>
        <w:tc>
          <w:tcPr>
            <w:tcW w:w="1399" w:type="dxa"/>
            <w:vAlign w:val="center"/>
          </w:tcPr>
          <w:p w14:paraId="116878A3" w14:textId="77777777" w:rsidR="004B250B" w:rsidRDefault="00000000">
            <w:pPr>
              <w:keepLines/>
              <w:spacing w:after="0"/>
            </w:pPr>
            <w:r>
              <w:t>Windowed Herzog C1/C2 union</w:t>
            </w:r>
          </w:p>
        </w:tc>
        <w:tc>
          <w:tcPr>
            <w:tcW w:w="1399" w:type="dxa"/>
            <w:vAlign w:val="center"/>
          </w:tcPr>
          <w:p w14:paraId="6FE8C68D" w14:textId="77777777" w:rsidR="004B250B" w:rsidRDefault="00000000">
            <w:pPr>
              <w:keepLines/>
              <w:spacing w:after="0"/>
            </w:pPr>
            <w:r>
              <w:t>37.7%</w:t>
            </w:r>
          </w:p>
        </w:tc>
        <w:tc>
          <w:tcPr>
            <w:tcW w:w="1399" w:type="dxa"/>
            <w:vAlign w:val="center"/>
          </w:tcPr>
          <w:p w14:paraId="5015F80C" w14:textId="77777777" w:rsidR="004B250B" w:rsidRDefault="00000000">
            <w:pPr>
              <w:keepLines/>
              <w:spacing w:after="0"/>
            </w:pPr>
            <w:r>
              <w:t>24.0%–52.0%</w:t>
            </w:r>
          </w:p>
        </w:tc>
        <w:tc>
          <w:tcPr>
            <w:tcW w:w="1399" w:type="dxa"/>
            <w:vAlign w:val="center"/>
          </w:tcPr>
          <w:p w14:paraId="75D9C2B1" w14:textId="77777777" w:rsidR="004B250B" w:rsidRDefault="00000000">
            <w:pPr>
              <w:keepLines/>
              <w:spacing w:after="0"/>
            </w:pPr>
            <w:r>
              <w:t>42.2%</w:t>
            </w:r>
          </w:p>
        </w:tc>
        <w:tc>
          <w:tcPr>
            <w:tcW w:w="1399" w:type="dxa"/>
            <w:vAlign w:val="center"/>
          </w:tcPr>
          <w:p w14:paraId="3E0EF471" w14:textId="77777777" w:rsidR="004B250B" w:rsidRDefault="00000000">
            <w:pPr>
              <w:keepLines/>
              <w:spacing w:after="0"/>
            </w:pPr>
            <w:r>
              <w:t>14.5%</w:t>
            </w:r>
          </w:p>
        </w:tc>
      </w:tr>
      <w:tr w:rsidR="004B250B" w14:paraId="5EC45B5B" w14:textId="77777777">
        <w:trPr>
          <w:jc w:val="center"/>
        </w:trPr>
        <w:tc>
          <w:tcPr>
            <w:tcW w:w="1399" w:type="dxa"/>
            <w:vAlign w:val="center"/>
          </w:tcPr>
          <w:p w14:paraId="2A2D27BB" w14:textId="77777777" w:rsidR="004B250B" w:rsidRDefault="00000000">
            <w:pPr>
              <w:keepLines/>
              <w:spacing w:after="0"/>
            </w:pPr>
            <w:r>
              <w:t/>
            </w:r>
          </w:p>
        </w:tc>
        <w:tc>
          <w:tcPr>
            <w:tcW w:w="1399" w:type="dxa"/>
            <w:vAlign w:val="center"/>
          </w:tcPr>
          <w:p w14:paraId="2159E9BB" w14:textId="77777777" w:rsidR="004B250B" w:rsidRDefault="00000000">
            <w:pPr>
              <w:keepLines/>
              <w:spacing w:after="0"/>
            </w:pPr>
            <w:r>
              <w:t>100</w:t>
            </w:r>
          </w:p>
        </w:tc>
        <w:tc>
          <w:tcPr>
            <w:tcW w:w="1399" w:type="dxa"/>
            <w:vAlign w:val="center"/>
          </w:tcPr>
          <w:p w14:paraId="116878A3" w14:textId="77777777" w:rsidR="004B250B" w:rsidRDefault="00000000">
            <w:pPr>
              <w:keepLines/>
              <w:spacing w:after="0"/>
            </w:pPr>
            <w:r>
              <w:t>Windowed Herzog thresholds</w:t>
            </w:r>
          </w:p>
        </w:tc>
        <w:tc>
          <w:tcPr>
            <w:tcW w:w="1399" w:type="dxa"/>
            <w:vAlign w:val="center"/>
          </w:tcPr>
          <w:p w14:paraId="6FE8C68D" w14:textId="77777777" w:rsidR="004B250B" w:rsidRDefault="00000000">
            <w:pPr>
              <w:keepLines/>
              <w:spacing w:after="0"/>
            </w:pPr>
            <w:r>
              <w:t>37.6%</w:t>
            </w:r>
          </w:p>
        </w:tc>
        <w:tc>
          <w:tcPr>
            <w:tcW w:w="1399" w:type="dxa"/>
            <w:vAlign w:val="center"/>
          </w:tcPr>
          <w:p w14:paraId="5015F80C" w14:textId="77777777" w:rsidR="004B250B" w:rsidRDefault="00000000">
            <w:pPr>
              <w:keepLines/>
              <w:spacing w:after="0"/>
            </w:pPr>
            <w:r>
              <w:t>28.0%–47.0%</w:t>
            </w:r>
          </w:p>
        </w:tc>
        <w:tc>
          <w:tcPr>
            <w:tcW w:w="1399" w:type="dxa"/>
            <w:vAlign w:val="center"/>
          </w:tcPr>
          <w:p w14:paraId="75D9C2B1" w14:textId="77777777" w:rsidR="004B250B" w:rsidRDefault="00000000">
            <w:pPr>
              <w:keepLines/>
              <w:spacing w:after="0"/>
            </w:pPr>
            <w:r>
              <w:t>34.7%</w:t>
            </w:r>
          </w:p>
        </w:tc>
        <w:tc>
          <w:tcPr>
            <w:tcW w:w="1399" w:type="dxa"/>
            <w:vAlign w:val="center"/>
          </w:tcPr>
          <w:p w14:paraId="3E0EF471" w14:textId="77777777" w:rsidR="004B250B" w:rsidRDefault="00000000">
            <w:pPr>
              <w:keepLines/>
              <w:spacing w:after="0"/>
            </w:pPr>
            <w:r>
              <w:t>8.0%</w:t>
            </w:r>
          </w:p>
        </w:tc>
      </w:tr>
      <w:tr w:rsidR="004B250B" w14:paraId="5EC45B5B" w14:textId="77777777">
        <w:trPr>
          <w:jc w:val="center"/>
        </w:trPr>
        <w:tc>
          <w:tcPr>
            <w:tcW w:w="1399" w:type="dxa"/>
            <w:vAlign w:val="center"/>
          </w:tcPr>
          <w:p w14:paraId="2A2D27BB" w14:textId="77777777" w:rsidR="004B250B" w:rsidRDefault="00000000">
            <w:pPr>
              <w:keepLines/>
              <w:spacing w:after="0"/>
            </w:pPr>
            <w:r>
              <w:t/>
            </w:r>
          </w:p>
        </w:tc>
        <w:tc>
          <w:tcPr>
            <w:tcW w:w="1399" w:type="dxa"/>
            <w:vAlign w:val="center"/>
          </w:tcPr>
          <w:p w14:paraId="2159E9BB" w14:textId="77777777" w:rsidR="004B250B" w:rsidRDefault="00000000">
            <w:pPr>
              <w:keepLines/>
              <w:spacing w:after="0"/>
            </w:pPr>
            <w:r>
              <w:t>100</w:t>
            </w:r>
          </w:p>
        </w:tc>
        <w:tc>
          <w:tcPr>
            <w:tcW w:w="1399" w:type="dxa"/>
            <w:vAlign w:val="center"/>
          </w:tcPr>
          <w:p w14:paraId="116878A3" w14:textId="77777777" w:rsidR="004B250B" w:rsidRDefault="00000000">
            <w:pPr>
              <w:keepLines/>
              <w:spacing w:after="0"/>
            </w:pPr>
            <w:r>
              <w:t>Windowed Herzog C1/C2 union</w:t>
            </w:r>
          </w:p>
        </w:tc>
        <w:tc>
          <w:tcPr>
            <w:tcW w:w="1399" w:type="dxa"/>
            <w:vAlign w:val="center"/>
          </w:tcPr>
          <w:p w14:paraId="6FE8C68D" w14:textId="77777777" w:rsidR="004B250B" w:rsidRDefault="00000000">
            <w:pPr>
              <w:keepLines/>
              <w:spacing w:after="0"/>
            </w:pPr>
            <w:r>
              <w:t>37.6%</w:t>
            </w:r>
          </w:p>
        </w:tc>
        <w:tc>
          <w:tcPr>
            <w:tcW w:w="1399" w:type="dxa"/>
            <w:vAlign w:val="center"/>
          </w:tcPr>
          <w:p w14:paraId="5015F80C" w14:textId="77777777" w:rsidR="004B250B" w:rsidRDefault="00000000">
            <w:pPr>
              <w:keepLines/>
              <w:spacing w:after="0"/>
            </w:pPr>
            <w:r>
              <w:t>28.0%–47.0%</w:t>
            </w:r>
          </w:p>
        </w:tc>
        <w:tc>
          <w:tcPr>
            <w:tcW w:w="1399" w:type="dxa"/>
            <w:vAlign w:val="center"/>
          </w:tcPr>
          <w:p w14:paraId="75D9C2B1" w14:textId="77777777" w:rsidR="004B250B" w:rsidRDefault="00000000">
            <w:pPr>
              <w:keepLines/>
              <w:spacing w:after="0"/>
            </w:pPr>
            <w:r>
              <w:t>34.7%</w:t>
            </w:r>
          </w:p>
        </w:tc>
        <w:tc>
          <w:tcPr>
            <w:tcW w:w="1399" w:type="dxa"/>
            <w:vAlign w:val="center"/>
          </w:tcPr>
          <w:p w14:paraId="3E0EF471" w14:textId="77777777" w:rsidR="004B250B" w:rsidRDefault="00000000">
            <w:pPr>
              <w:keepLines/>
              <w:spacing w:after="0"/>
            </w:pPr>
            <w:r>
              <w:t>8.0%</w:t>
            </w:r>
          </w:p>
        </w:tc>
      </w:tr>
      <w:tr w:rsidR="004B250B" w14:paraId="5EC45B5B" w14:textId="77777777">
        <w:trPr>
          <w:jc w:val="center"/>
        </w:trPr>
        <w:tc>
          <w:tcPr>
            <w:tcW w:w="1399" w:type="dxa"/>
            <w:vAlign w:val="center"/>
          </w:tcPr>
          <w:p w14:paraId="2A2D27BB" w14:textId="77777777" w:rsidR="004B250B" w:rsidRDefault="00000000">
            <w:pPr>
              <w:keepLines/>
              <w:spacing w:after="0"/>
            </w:pPr>
            <w:r>
              <w:t>Heterogeneous menstruating-age</w:t>
            </w:r>
          </w:p>
        </w:tc>
        <w:tc>
          <w:tcPr>
            <w:tcW w:w="1399" w:type="dxa"/>
            <w:vAlign w:val="center"/>
          </w:tcPr>
          <w:p w14:paraId="2159E9BB" w14:textId="77777777" w:rsidR="004B250B" w:rsidRDefault="00000000">
            <w:pPr>
              <w:keepLines/>
              <w:spacing w:after="0"/>
            </w:pPr>
            <w:r>
              <w:t>30</w:t>
            </w:r>
          </w:p>
        </w:tc>
        <w:tc>
          <w:tcPr>
            <w:tcW w:w="1399" w:type="dxa"/>
            <w:vAlign w:val="center"/>
          </w:tcPr>
          <w:p w14:paraId="116878A3" w14:textId="77777777" w:rsidR="004B250B" w:rsidRDefault="00000000">
            <w:pPr>
              <w:keepLines/>
              <w:spacing w:after="0"/>
            </w:pPr>
            <w:r>
              <w:t>Windowed Herzog thresholds</w:t>
            </w:r>
          </w:p>
        </w:tc>
        <w:tc>
          <w:tcPr>
            <w:tcW w:w="1399" w:type="dxa"/>
            <w:vAlign w:val="center"/>
          </w:tcPr>
          <w:p w14:paraId="6FE8C68D" w14:textId="77777777" w:rsidR="004B250B" w:rsidRDefault="00000000">
            <w:pPr>
              <w:keepLines/>
              <w:spacing w:after="0"/>
            </w:pPr>
            <w:r>
              <w:t>46.1%</w:t>
            </w:r>
          </w:p>
        </w:tc>
        <w:tc>
          <w:tcPr>
            <w:tcW w:w="1399" w:type="dxa"/>
            <w:vAlign w:val="center"/>
          </w:tcPr>
          <w:p w14:paraId="5015F80C" w14:textId="77777777" w:rsidR="004B250B" w:rsidRDefault="00000000">
            <w:pPr>
              <w:keepLines/>
              <w:spacing w:after="0"/>
            </w:pPr>
            <w:r>
              <w:t>30.0%–63.3%</w:t>
            </w:r>
          </w:p>
        </w:tc>
        <w:tc>
          <w:tcPr>
            <w:tcW w:w="1399" w:type="dxa"/>
            <w:vAlign w:val="center"/>
          </w:tcPr>
          <w:p w14:paraId="75D9C2B1" w14:textId="77777777" w:rsidR="004B250B" w:rsidRDefault="00000000">
            <w:pPr>
              <w:keepLines/>
              <w:spacing w:after="0"/>
            </w:pPr>
            <w:r>
              <w:t>80.2%</w:t>
            </w:r>
          </w:p>
        </w:tc>
        <w:tc>
          <w:tcPr>
            <w:tcW w:w="1399" w:type="dxa"/>
            <w:vAlign w:val="center"/>
          </w:tcPr>
          <w:p w14:paraId="3E0EF471" w14:textId="77777777" w:rsidR="004B250B" w:rsidRDefault="00000000">
            <w:pPr>
              <w:keepLines/>
              <w:spacing w:after="0"/>
            </w:pPr>
            <w:r>
              <w:t>54.6%</w:t>
            </w:r>
          </w:p>
        </w:tc>
      </w:tr>
      <w:tr w:rsidR="004B250B" w14:paraId="5EC45B5B" w14:textId="77777777">
        <w:trPr>
          <w:jc w:val="center"/>
        </w:trPr>
        <w:tc>
          <w:tcPr>
            <w:tcW w:w="1399" w:type="dxa"/>
            <w:vAlign w:val="center"/>
          </w:tcPr>
          <w:p w14:paraId="2A2D27BB" w14:textId="77777777" w:rsidR="004B250B" w:rsidRDefault="00000000">
            <w:pPr>
              <w:keepLines/>
              <w:spacing w:after="0"/>
            </w:pPr>
            <w:r>
              <w:t/>
            </w:r>
          </w:p>
        </w:tc>
        <w:tc>
          <w:tcPr>
            <w:tcW w:w="1399" w:type="dxa"/>
            <w:vAlign w:val="center"/>
          </w:tcPr>
          <w:p w14:paraId="2159E9BB" w14:textId="77777777" w:rsidR="004B250B" w:rsidRDefault="00000000">
            <w:pPr>
              <w:keepLines/>
              <w:spacing w:after="0"/>
            </w:pPr>
            <w:r>
              <w:t>30</w:t>
            </w:r>
          </w:p>
        </w:tc>
        <w:tc>
          <w:tcPr>
            <w:tcW w:w="1399" w:type="dxa"/>
            <w:vAlign w:val="center"/>
          </w:tcPr>
          <w:p w14:paraId="116878A3" w14:textId="77777777" w:rsidR="004B250B" w:rsidRDefault="00000000">
            <w:pPr>
              <w:keepLines/>
              <w:spacing w:after="0"/>
            </w:pPr>
            <w:r>
              <w:t>Windowed Herzog C1/C2 union</w:t>
            </w:r>
          </w:p>
        </w:tc>
        <w:tc>
          <w:tcPr>
            <w:tcW w:w="1399" w:type="dxa"/>
            <w:vAlign w:val="center"/>
          </w:tcPr>
          <w:p w14:paraId="6FE8C68D" w14:textId="77777777" w:rsidR="004B250B" w:rsidRDefault="00000000">
            <w:pPr>
              <w:keepLines/>
              <w:spacing w:after="0"/>
            </w:pPr>
            <w:r>
              <w:t>37.9%</w:t>
            </w:r>
          </w:p>
        </w:tc>
        <w:tc>
          <w:tcPr>
            <w:tcW w:w="1399" w:type="dxa"/>
            <w:vAlign w:val="center"/>
          </w:tcPr>
          <w:p w14:paraId="5015F80C" w14:textId="77777777" w:rsidR="004B250B" w:rsidRDefault="00000000">
            <w:pPr>
              <w:keepLines/>
              <w:spacing w:after="0"/>
            </w:pPr>
            <w:r>
              <w:t>20.0%–56.7%</w:t>
            </w:r>
          </w:p>
        </w:tc>
        <w:tc>
          <w:tcPr>
            <w:tcW w:w="1399" w:type="dxa"/>
            <w:vAlign w:val="center"/>
          </w:tcPr>
          <w:p w14:paraId="75D9C2B1" w14:textId="77777777" w:rsidR="004B250B" w:rsidRDefault="00000000">
            <w:pPr>
              <w:keepLines/>
              <w:spacing w:after="0"/>
            </w:pPr>
            <w:r>
              <w:t>47.2%</w:t>
            </w:r>
          </w:p>
        </w:tc>
        <w:tc>
          <w:tcPr>
            <w:tcW w:w="1399" w:type="dxa"/>
            <w:vAlign w:val="center"/>
          </w:tcPr>
          <w:p w14:paraId="3E0EF471" w14:textId="77777777" w:rsidR="004B250B" w:rsidRDefault="00000000">
            <w:pPr>
              <w:keepLines/>
              <w:spacing w:after="0"/>
            </w:pPr>
            <w:r>
              <w:t>20.7%</w:t>
            </w:r>
          </w:p>
        </w:tc>
      </w:tr>
      <w:tr w:rsidR="004B250B" w14:paraId="5EC45B5B" w14:textId="77777777">
        <w:trPr>
          <w:jc w:val="center"/>
        </w:trPr>
        <w:tc>
          <w:tcPr>
            <w:tcW w:w="1399" w:type="dxa"/>
            <w:vAlign w:val="center"/>
          </w:tcPr>
          <w:p w14:paraId="2A2D27BB" w14:textId="77777777" w:rsidR="004B250B" w:rsidRDefault="00000000">
            <w:pPr>
              <w:keepLines/>
              <w:spacing w:after="0"/>
            </w:pPr>
            <w:r>
              <w:t/>
            </w:r>
          </w:p>
        </w:tc>
        <w:tc>
          <w:tcPr>
            <w:tcW w:w="1399" w:type="dxa"/>
            <w:vAlign w:val="center"/>
          </w:tcPr>
          <w:p w14:paraId="2159E9BB" w14:textId="77777777" w:rsidR="004B250B" w:rsidRDefault="00000000">
            <w:pPr>
              <w:keepLines/>
              <w:spacing w:after="0"/>
            </w:pPr>
            <w:r>
              <w:t>50</w:t>
            </w:r>
          </w:p>
        </w:tc>
        <w:tc>
          <w:tcPr>
            <w:tcW w:w="1399" w:type="dxa"/>
            <w:vAlign w:val="center"/>
          </w:tcPr>
          <w:p w14:paraId="116878A3" w14:textId="77777777" w:rsidR="004B250B" w:rsidRDefault="00000000">
            <w:pPr>
              <w:keepLines/>
              <w:spacing w:after="0"/>
            </w:pPr>
            <w:r>
              <w:t>Windowed Herzog thresholds</w:t>
            </w:r>
          </w:p>
        </w:tc>
        <w:tc>
          <w:tcPr>
            <w:tcW w:w="1399" w:type="dxa"/>
            <w:vAlign w:val="center"/>
          </w:tcPr>
          <w:p w14:paraId="6FE8C68D" w14:textId="77777777" w:rsidR="004B250B" w:rsidRDefault="00000000">
            <w:pPr>
              <w:keepLines/>
              <w:spacing w:after="0"/>
            </w:pPr>
            <w:r>
              <w:t>46.1%</w:t>
            </w:r>
          </w:p>
        </w:tc>
        <w:tc>
          <w:tcPr>
            <w:tcW w:w="1399" w:type="dxa"/>
            <w:vAlign w:val="center"/>
          </w:tcPr>
          <w:p w14:paraId="5015F80C" w14:textId="77777777" w:rsidR="004B250B" w:rsidRDefault="00000000">
            <w:pPr>
              <w:keepLines/>
              <w:spacing w:after="0"/>
            </w:pPr>
            <w:r>
              <w:t>32.0%–60.0%</w:t>
            </w:r>
          </w:p>
        </w:tc>
        <w:tc>
          <w:tcPr>
            <w:tcW w:w="1399" w:type="dxa"/>
            <w:vAlign w:val="center"/>
          </w:tcPr>
          <w:p w14:paraId="75D9C2B1" w14:textId="77777777" w:rsidR="004B250B" w:rsidRDefault="00000000">
            <w:pPr>
              <w:keepLines/>
              <w:spacing w:after="0"/>
            </w:pPr>
            <w:r>
              <w:t>84.6%</w:t>
            </w:r>
          </w:p>
        </w:tc>
        <w:tc>
          <w:tcPr>
            <w:tcW w:w="1399" w:type="dxa"/>
            <w:vAlign w:val="center"/>
          </w:tcPr>
          <w:p w14:paraId="3E0EF471" w14:textId="77777777" w:rsidR="004B250B" w:rsidRDefault="00000000">
            <w:pPr>
              <w:keepLines/>
              <w:spacing w:after="0"/>
            </w:pPr>
            <w:r>
              <w:t>55.9%</w:t>
            </w:r>
          </w:p>
        </w:tc>
      </w:tr>
      <w:tr w:rsidR="004B250B" w14:paraId="5EC45B5B" w14:textId="77777777">
        <w:trPr>
          <w:jc w:val="center"/>
        </w:trPr>
        <w:tc>
          <w:tcPr>
            <w:tcW w:w="1399" w:type="dxa"/>
            <w:vAlign w:val="center"/>
          </w:tcPr>
          <w:p w14:paraId="2A2D27BB" w14:textId="77777777" w:rsidR="004B250B" w:rsidRDefault="00000000">
            <w:pPr>
              <w:keepLines/>
              <w:spacing w:after="0"/>
            </w:pPr>
            <w:r>
              <w:t/>
            </w:r>
          </w:p>
        </w:tc>
        <w:tc>
          <w:tcPr>
            <w:tcW w:w="1399" w:type="dxa"/>
            <w:vAlign w:val="center"/>
          </w:tcPr>
          <w:p w14:paraId="2159E9BB" w14:textId="77777777" w:rsidR="004B250B" w:rsidRDefault="00000000">
            <w:pPr>
              <w:keepLines/>
              <w:spacing w:after="0"/>
            </w:pPr>
            <w:r>
              <w:t>50</w:t>
            </w:r>
          </w:p>
        </w:tc>
        <w:tc>
          <w:tcPr>
            <w:tcW w:w="1399" w:type="dxa"/>
            <w:vAlign w:val="center"/>
          </w:tcPr>
          <w:p w14:paraId="116878A3" w14:textId="77777777" w:rsidR="004B250B" w:rsidRDefault="00000000">
            <w:pPr>
              <w:keepLines/>
              <w:spacing w:after="0"/>
            </w:pPr>
            <w:r>
              <w:t>Windowed Herzog C1/C2 union</w:t>
            </w:r>
          </w:p>
        </w:tc>
        <w:tc>
          <w:tcPr>
            <w:tcW w:w="1399" w:type="dxa"/>
            <w:vAlign w:val="center"/>
          </w:tcPr>
          <w:p w14:paraId="6FE8C68D" w14:textId="77777777" w:rsidR="004B250B" w:rsidRDefault="00000000">
            <w:pPr>
              <w:keepLines/>
              <w:spacing w:after="0"/>
            </w:pPr>
            <w:r>
              <w:t>38.0%</w:t>
            </w:r>
          </w:p>
        </w:tc>
        <w:tc>
          <w:tcPr>
            <w:tcW w:w="1399" w:type="dxa"/>
            <w:vAlign w:val="center"/>
          </w:tcPr>
          <w:p w14:paraId="5015F80C" w14:textId="77777777" w:rsidR="004B250B" w:rsidRDefault="00000000">
            <w:pPr>
              <w:keepLines/>
              <w:spacing w:after="0"/>
            </w:pPr>
            <w:r>
              <w:t>24.0%–52.0%</w:t>
            </w:r>
          </w:p>
        </w:tc>
        <w:tc>
          <w:tcPr>
            <w:tcW w:w="1399" w:type="dxa"/>
            <w:vAlign w:val="center"/>
          </w:tcPr>
          <w:p w14:paraId="75D9C2B1" w14:textId="77777777" w:rsidR="004B250B" w:rsidRDefault="00000000">
            <w:pPr>
              <w:keepLines/>
              <w:spacing w:after="0"/>
            </w:pPr>
            <w:r>
              <w:t>43.1%</w:t>
            </w:r>
          </w:p>
        </w:tc>
        <w:tc>
          <w:tcPr>
            <w:tcW w:w="1399" w:type="dxa"/>
            <w:vAlign w:val="center"/>
          </w:tcPr>
          <w:p w14:paraId="3E0EF471" w14:textId="77777777" w:rsidR="004B250B" w:rsidRDefault="00000000">
            <w:pPr>
              <w:keepLines/>
              <w:spacing w:after="0"/>
            </w:pPr>
            <w:r>
              <w:t>15.2%</w:t>
            </w:r>
          </w:p>
        </w:tc>
      </w:tr>
      <w:tr w:rsidR="004B250B" w14:paraId="5EC45B5B" w14:textId="77777777">
        <w:trPr>
          <w:jc w:val="center"/>
        </w:trPr>
        <w:tc>
          <w:tcPr>
            <w:tcW w:w="1399" w:type="dxa"/>
            <w:vAlign w:val="center"/>
          </w:tcPr>
          <w:p w14:paraId="2A2D27BB" w14:textId="77777777" w:rsidR="004B250B" w:rsidRDefault="00000000">
            <w:pPr>
              <w:keepLines/>
              <w:spacing w:after="0"/>
            </w:pPr>
            <w:r>
              <w:t/>
            </w:r>
          </w:p>
        </w:tc>
        <w:tc>
          <w:tcPr>
            <w:tcW w:w="1399" w:type="dxa"/>
            <w:vAlign w:val="center"/>
          </w:tcPr>
          <w:p w14:paraId="2159E9BB" w14:textId="77777777" w:rsidR="004B250B" w:rsidRDefault="00000000">
            <w:pPr>
              <w:keepLines/>
              <w:spacing w:after="0"/>
            </w:pPr>
            <w:r>
              <w:t>100</w:t>
            </w:r>
          </w:p>
        </w:tc>
        <w:tc>
          <w:tcPr>
            <w:tcW w:w="1399" w:type="dxa"/>
            <w:vAlign w:val="center"/>
          </w:tcPr>
          <w:p w14:paraId="116878A3" w14:textId="77777777" w:rsidR="004B250B" w:rsidRDefault="00000000">
            <w:pPr>
              <w:keepLines/>
              <w:spacing w:after="0"/>
            </w:pPr>
            <w:r>
              <w:t>Windowed Herzog thresholds</w:t>
            </w:r>
          </w:p>
        </w:tc>
        <w:tc>
          <w:tcPr>
            <w:tcW w:w="1399" w:type="dxa"/>
            <w:vAlign w:val="center"/>
          </w:tcPr>
          <w:p w14:paraId="6FE8C68D" w14:textId="77777777" w:rsidR="004B250B" w:rsidRDefault="00000000">
            <w:pPr>
              <w:keepLines/>
              <w:spacing w:after="0"/>
            </w:pPr>
            <w:r>
              <w:t>46.0%</w:t>
            </w:r>
          </w:p>
        </w:tc>
        <w:tc>
          <w:tcPr>
            <w:tcW w:w="1399" w:type="dxa"/>
            <w:vAlign w:val="center"/>
          </w:tcPr>
          <w:p w14:paraId="5015F80C" w14:textId="77777777" w:rsidR="004B250B" w:rsidRDefault="00000000">
            <w:pPr>
              <w:keepLines/>
              <w:spacing w:after="0"/>
            </w:pPr>
            <w:r>
              <w:t>37.0%–56.0%</w:t>
            </w:r>
          </w:p>
        </w:tc>
        <w:tc>
          <w:tcPr>
            <w:tcW w:w="1399" w:type="dxa"/>
            <w:vAlign w:val="center"/>
          </w:tcPr>
          <w:p w14:paraId="75D9C2B1" w14:textId="77777777" w:rsidR="004B250B" w:rsidRDefault="00000000">
            <w:pPr>
              <w:keepLines/>
              <w:spacing w:after="0"/>
            </w:pPr>
            <w:r>
              <w:t>90.4%</w:t>
            </w:r>
          </w:p>
        </w:tc>
        <w:tc>
          <w:tcPr>
            <w:tcW w:w="1399" w:type="dxa"/>
            <w:vAlign w:val="center"/>
          </w:tcPr>
          <w:p w14:paraId="3E0EF471" w14:textId="77777777" w:rsidR="004B250B" w:rsidRDefault="00000000">
            <w:pPr>
              <w:keepLines/>
              <w:spacing w:after="0"/>
            </w:pPr>
            <w:r>
              <w:t>61.8%</w:t>
            </w:r>
          </w:p>
        </w:tc>
      </w:tr>
      <w:tr w:rsidR="004B250B" w14:paraId="5EC45B5B" w14:textId="77777777">
        <w:trPr>
          <w:jc w:val="center"/>
        </w:trPr>
        <w:tc>
          <w:tcPr>
            <w:tcW w:w="1399" w:type="dxa"/>
            <w:vAlign w:val="center"/>
          </w:tcPr>
          <w:p w14:paraId="2A2D27BB" w14:textId="77777777" w:rsidR="004B250B" w:rsidRDefault="00000000">
            <w:pPr>
              <w:keepLines/>
              <w:spacing w:after="0"/>
            </w:pPr>
            <w:r>
              <w:t/>
            </w:r>
          </w:p>
        </w:tc>
        <w:tc>
          <w:tcPr>
            <w:tcW w:w="1399" w:type="dxa"/>
            <w:vAlign w:val="center"/>
          </w:tcPr>
          <w:p w14:paraId="2159E9BB" w14:textId="77777777" w:rsidR="004B250B" w:rsidRDefault="00000000">
            <w:pPr>
              <w:keepLines/>
              <w:spacing w:after="0"/>
            </w:pPr>
            <w:r>
              <w:t>100</w:t>
            </w:r>
          </w:p>
        </w:tc>
        <w:tc>
          <w:tcPr>
            <w:tcW w:w="1399" w:type="dxa"/>
            <w:vAlign w:val="center"/>
          </w:tcPr>
          <w:p w14:paraId="116878A3" w14:textId="77777777" w:rsidR="004B250B" w:rsidRDefault="00000000">
            <w:pPr>
              <w:keepLines/>
              <w:spacing w:after="0"/>
            </w:pPr>
            <w:r>
              <w:t>Windowed Herzog C1/C2 union</w:t>
            </w:r>
          </w:p>
        </w:tc>
        <w:tc>
          <w:tcPr>
            <w:tcW w:w="1399" w:type="dxa"/>
            <w:vAlign w:val="center"/>
          </w:tcPr>
          <w:p w14:paraId="6FE8C68D" w14:textId="77777777" w:rsidR="004B250B" w:rsidRDefault="00000000">
            <w:pPr>
              <w:keepLines/>
              <w:spacing w:after="0"/>
            </w:pPr>
            <w:r>
              <w:t>37.8%</w:t>
            </w:r>
          </w:p>
        </w:tc>
        <w:tc>
          <w:tcPr>
            <w:tcW w:w="1399" w:type="dxa"/>
            <w:vAlign w:val="center"/>
          </w:tcPr>
          <w:p w14:paraId="5015F80C" w14:textId="77777777" w:rsidR="004B250B" w:rsidRDefault="00000000">
            <w:pPr>
              <w:keepLines/>
              <w:spacing w:after="0"/>
            </w:pPr>
            <w:r>
              <w:t>29.0%–48.0%</w:t>
            </w:r>
          </w:p>
        </w:tc>
        <w:tc>
          <w:tcPr>
            <w:tcW w:w="1399" w:type="dxa"/>
            <w:vAlign w:val="center"/>
          </w:tcPr>
          <w:p w14:paraId="75D9C2B1" w14:textId="77777777" w:rsidR="004B250B" w:rsidRDefault="00000000">
            <w:pPr>
              <w:keepLines/>
              <w:spacing w:after="0"/>
            </w:pPr>
            <w:r>
              <w:t>35.9%</w:t>
            </w:r>
          </w:p>
        </w:tc>
        <w:tc>
          <w:tcPr>
            <w:tcW w:w="1399" w:type="dxa"/>
            <w:vAlign w:val="center"/>
          </w:tcPr>
          <w:p w14:paraId="3E0EF471" w14:textId="77777777" w:rsidR="004B250B" w:rsidRDefault="00000000">
            <w:pPr>
              <w:keepLines/>
              <w:spacing w:after="0"/>
            </w:pPr>
            <w:r>
              <w:t>8.7%</w:t>
            </w:r>
          </w:p>
        </w:tc>
      </w:tr>
    </w:tbl>
    <w:p w14:paraId="1746DD75" w14:textId="77777777" w:rsidR="004B250B" w:rsidRDefault="004B250B">
      <w:pPr>
        <w:spacing w:after="0"/>
      </w:pPr>
    </w:p>
    <w:p w14:paraId="14AAA1AE"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71095152" w14:textId="77777777" w:rsidR="004B250B" w:rsidRDefault="00000000">
      <w:r>
        <w:br w:type="page"/>
      </w:r>
    </w:p>
    <w:p w14:paraId="0D81B113" w14:textId="77777777" w:rsidR="004B250B" w:rsidRDefault="00000000">
      <w:pPr>
        <w:pStyle w:val="Heading1"/>
      </w:pPr>
      <w:r>
        <w:lastRenderedPageBreak/>
        <w:t>Figure Legends and Figures</w:t>
      </w:r>
    </w:p>
    <w:p w14:paraId="4372EA2A" w14:textId="77777777" w:rsidR="004B250B"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2A8E12F1" w14:textId="77777777" w:rsidR="004B250B" w:rsidRDefault="00000000">
      <w:pPr>
        <w:jc w:val="center"/>
      </w:pPr>
      <w:r>
        <w:rPr>
          <w:noProof/>
        </w:rPr>
        <w:drawing>
          <wp:inline distT="0" distB="0" distL="0" distR="0" wp14:anchorId="00391531" wp14:editId="28EEAA08">
            <wp:extent cx="6126480" cy="2297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7108"/>
                    </a:xfrm>
                    <a:prstGeom prst="rect">
                      <a:avLst/>
                    </a:prstGeom>
                  </pic:spPr>
                </pic:pic>
              </a:graphicData>
            </a:graphic>
          </wp:inline>
        </w:drawing>
      </w:r>
    </w:p>
    <w:p w14:paraId="27797E8B" w14:textId="77777777"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7AF86FE9" w14:textId="77777777" w:rsidR="004B250B" w:rsidRDefault="00000000">
      <w:pPr>
        <w:jc w:val="center"/>
      </w:pPr>
      <w:r>
        <w:rPr>
          <w:noProof/>
        </w:rPr>
        <w:drawing>
          <wp:inline distT="0" distB="0" distL="0" distR="0" wp14:anchorId="66FDB558" wp14:editId="2E22E14A">
            <wp:extent cx="6126480" cy="3942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42659"/>
                    </a:xfrm>
                    <a:prstGeom prst="rect">
                      <a:avLst/>
                    </a:prstGeom>
                  </pic:spPr>
                </pic:pic>
              </a:graphicData>
            </a:graphic>
          </wp:inline>
        </w:drawing>
      </w:r>
    </w:p>
    <w:p w14:paraId="27EA408C"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60BAFAEC" w14:textId="77777777" w:rsidR="004B250B" w:rsidRDefault="00000000">
      <w:pPr>
        <w:jc w:val="center"/>
      </w:pPr>
      <w:r>
        <w:rPr>
          <w:noProof/>
        </w:rPr>
        <w:drawing>
          <wp:inline distT="0" distB="0" distL="0" distR="0" wp14:anchorId="0B299214" wp14:editId="54D5B399">
            <wp:extent cx="6126480" cy="2397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7903"/>
                    </a:xfrm>
                    <a:prstGeom prst="rect">
                      <a:avLst/>
                    </a:prstGeom>
                  </pic:spPr>
                </pic:pic>
              </a:graphicData>
            </a:graphic>
          </wp:inline>
        </w:drawing>
      </w:r>
    </w:p>
    <w:sectPr w:rsidR="004B250B"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96DDDA" w14:textId="77777777" w:rsidR="00AD0DB3" w:rsidRDefault="00AD0DB3">
      <w:pPr>
        <w:spacing w:line="240" w:lineRule="auto"/>
      </w:pPr>
      <w:r>
        <w:separator/>
      </w:r>
    </w:p>
  </w:endnote>
  <w:endnote w:type="continuationSeparator" w:id="0">
    <w:p w14:paraId="13FA4989" w14:textId="77777777" w:rsidR="00AD0DB3" w:rsidRDefault="00AD0D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223CD"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371C81" w14:textId="77777777" w:rsidR="00AD0DB3" w:rsidRDefault="00AD0DB3">
      <w:pPr>
        <w:spacing w:line="240" w:lineRule="auto"/>
      </w:pPr>
      <w:r>
        <w:separator/>
      </w:r>
    </w:p>
  </w:footnote>
  <w:footnote w:type="continuationSeparator" w:id="0">
    <w:p w14:paraId="158C695A" w14:textId="77777777" w:rsidR="00AD0DB3" w:rsidRDefault="00AD0D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DA40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E4FB8E"/>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chael Sumner">
    <w15:presenceInfo w15:providerId="AD" w15:userId="S::rsum009@UoA.auckland.ac.nz::162f5a50-9744-41b3-a384-e49902582cc7"/>
  </w15:person>
  <w15:person w15:author="Brandon Westover">
    <w15:presenceInfo w15:providerId="AD" w15:userId="S::mbwest@stanford.edu::e2fb930e-eaca-4045-857f-c71f7f9b7996"/>
  </w15:person>
  <w15:person w15:author="Goldenholz, Daniel M (HMFP - Neurology )">
    <w15:presenceInfo w15:providerId="AD" w15:userId="S::dgoldenh@bidmc.harvard.edu::7d21a58d-796e-44b1-b28e-2337f57fa82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34616"/>
    <w:rsid w:val="00035C0E"/>
    <w:rsid w:val="00053CE4"/>
    <w:rsid w:val="0006063C"/>
    <w:rsid w:val="000C6639"/>
    <w:rsid w:val="000C7F3A"/>
    <w:rsid w:val="000D4174"/>
    <w:rsid w:val="000D76B7"/>
    <w:rsid w:val="000E14BB"/>
    <w:rsid w:val="00122398"/>
    <w:rsid w:val="00124921"/>
    <w:rsid w:val="001343AF"/>
    <w:rsid w:val="001441D1"/>
    <w:rsid w:val="0015074B"/>
    <w:rsid w:val="001515C8"/>
    <w:rsid w:val="00162362"/>
    <w:rsid w:val="001661A1"/>
    <w:rsid w:val="00171C99"/>
    <w:rsid w:val="00171DB7"/>
    <w:rsid w:val="00181CFA"/>
    <w:rsid w:val="00182227"/>
    <w:rsid w:val="00187F55"/>
    <w:rsid w:val="00192EC0"/>
    <w:rsid w:val="001E7C9B"/>
    <w:rsid w:val="001E7EC1"/>
    <w:rsid w:val="002214F1"/>
    <w:rsid w:val="002241AD"/>
    <w:rsid w:val="00245ADC"/>
    <w:rsid w:val="00245DC0"/>
    <w:rsid w:val="002468DF"/>
    <w:rsid w:val="00252310"/>
    <w:rsid w:val="00264E07"/>
    <w:rsid w:val="00273C26"/>
    <w:rsid w:val="002752EA"/>
    <w:rsid w:val="0029061E"/>
    <w:rsid w:val="00291B8A"/>
    <w:rsid w:val="0029639D"/>
    <w:rsid w:val="002A284D"/>
    <w:rsid w:val="002B084B"/>
    <w:rsid w:val="002B448D"/>
    <w:rsid w:val="00303E3A"/>
    <w:rsid w:val="00311E34"/>
    <w:rsid w:val="0031215A"/>
    <w:rsid w:val="003241BE"/>
    <w:rsid w:val="00326F90"/>
    <w:rsid w:val="003470BE"/>
    <w:rsid w:val="003511D7"/>
    <w:rsid w:val="00393AE2"/>
    <w:rsid w:val="003A1FE9"/>
    <w:rsid w:val="003A6960"/>
    <w:rsid w:val="003A77D4"/>
    <w:rsid w:val="004034AC"/>
    <w:rsid w:val="004317BD"/>
    <w:rsid w:val="004370B3"/>
    <w:rsid w:val="00461591"/>
    <w:rsid w:val="00462B1A"/>
    <w:rsid w:val="00470D9D"/>
    <w:rsid w:val="004A4F3D"/>
    <w:rsid w:val="004A6B28"/>
    <w:rsid w:val="004B250B"/>
    <w:rsid w:val="004D5618"/>
    <w:rsid w:val="004E0820"/>
    <w:rsid w:val="00527A3D"/>
    <w:rsid w:val="00550220"/>
    <w:rsid w:val="0055574E"/>
    <w:rsid w:val="005561B0"/>
    <w:rsid w:val="0056505E"/>
    <w:rsid w:val="00584202"/>
    <w:rsid w:val="00596135"/>
    <w:rsid w:val="005D0680"/>
    <w:rsid w:val="005D2486"/>
    <w:rsid w:val="005D648A"/>
    <w:rsid w:val="005D6D01"/>
    <w:rsid w:val="005F2F43"/>
    <w:rsid w:val="005F6B0D"/>
    <w:rsid w:val="00673FE8"/>
    <w:rsid w:val="00695D97"/>
    <w:rsid w:val="006A3065"/>
    <w:rsid w:val="006A5650"/>
    <w:rsid w:val="006A7C0E"/>
    <w:rsid w:val="006D3CAE"/>
    <w:rsid w:val="006F223B"/>
    <w:rsid w:val="006F2A3B"/>
    <w:rsid w:val="007073D1"/>
    <w:rsid w:val="00721572"/>
    <w:rsid w:val="00734262"/>
    <w:rsid w:val="0074441A"/>
    <w:rsid w:val="00766F8D"/>
    <w:rsid w:val="00793F4A"/>
    <w:rsid w:val="007D2872"/>
    <w:rsid w:val="007D77DF"/>
    <w:rsid w:val="007E1DA8"/>
    <w:rsid w:val="007E4B9C"/>
    <w:rsid w:val="007E64D8"/>
    <w:rsid w:val="007F5FD7"/>
    <w:rsid w:val="00806295"/>
    <w:rsid w:val="008215F2"/>
    <w:rsid w:val="008510E8"/>
    <w:rsid w:val="00852DEF"/>
    <w:rsid w:val="00867CB7"/>
    <w:rsid w:val="00886E0F"/>
    <w:rsid w:val="00887623"/>
    <w:rsid w:val="008B766C"/>
    <w:rsid w:val="008E0819"/>
    <w:rsid w:val="008E4D89"/>
    <w:rsid w:val="008F2692"/>
    <w:rsid w:val="00902D1F"/>
    <w:rsid w:val="009076FA"/>
    <w:rsid w:val="009325E3"/>
    <w:rsid w:val="009326FD"/>
    <w:rsid w:val="00932BEC"/>
    <w:rsid w:val="0093491F"/>
    <w:rsid w:val="00957D92"/>
    <w:rsid w:val="0096784E"/>
    <w:rsid w:val="0098476B"/>
    <w:rsid w:val="0098580A"/>
    <w:rsid w:val="009B00D6"/>
    <w:rsid w:val="009C7826"/>
    <w:rsid w:val="009F30D2"/>
    <w:rsid w:val="00A10598"/>
    <w:rsid w:val="00A22A73"/>
    <w:rsid w:val="00A65778"/>
    <w:rsid w:val="00A73594"/>
    <w:rsid w:val="00AA1D8D"/>
    <w:rsid w:val="00AB7D70"/>
    <w:rsid w:val="00AC6858"/>
    <w:rsid w:val="00AD0DB3"/>
    <w:rsid w:val="00AD7D3C"/>
    <w:rsid w:val="00B0051E"/>
    <w:rsid w:val="00B033F7"/>
    <w:rsid w:val="00B248FE"/>
    <w:rsid w:val="00B25F86"/>
    <w:rsid w:val="00B30574"/>
    <w:rsid w:val="00B35E5A"/>
    <w:rsid w:val="00B41555"/>
    <w:rsid w:val="00B47730"/>
    <w:rsid w:val="00B80FB5"/>
    <w:rsid w:val="00B9378A"/>
    <w:rsid w:val="00B972AA"/>
    <w:rsid w:val="00BA1FAB"/>
    <w:rsid w:val="00BA4574"/>
    <w:rsid w:val="00BA6609"/>
    <w:rsid w:val="00BA66A5"/>
    <w:rsid w:val="00BC3FF5"/>
    <w:rsid w:val="00C063CB"/>
    <w:rsid w:val="00C178F6"/>
    <w:rsid w:val="00C223E7"/>
    <w:rsid w:val="00C22BE3"/>
    <w:rsid w:val="00C31E67"/>
    <w:rsid w:val="00C3706C"/>
    <w:rsid w:val="00C406D1"/>
    <w:rsid w:val="00C460D2"/>
    <w:rsid w:val="00C94F0B"/>
    <w:rsid w:val="00CA5711"/>
    <w:rsid w:val="00CA5AF3"/>
    <w:rsid w:val="00CB0664"/>
    <w:rsid w:val="00CB1F27"/>
    <w:rsid w:val="00CB29DC"/>
    <w:rsid w:val="00CC486E"/>
    <w:rsid w:val="00D00F04"/>
    <w:rsid w:val="00D34224"/>
    <w:rsid w:val="00D54B26"/>
    <w:rsid w:val="00D62C09"/>
    <w:rsid w:val="00D85222"/>
    <w:rsid w:val="00D8577D"/>
    <w:rsid w:val="00D874AD"/>
    <w:rsid w:val="00DA0C79"/>
    <w:rsid w:val="00DA5F04"/>
    <w:rsid w:val="00DB69EF"/>
    <w:rsid w:val="00DF21FC"/>
    <w:rsid w:val="00E046BE"/>
    <w:rsid w:val="00E0477D"/>
    <w:rsid w:val="00E24A71"/>
    <w:rsid w:val="00E30C79"/>
    <w:rsid w:val="00E33554"/>
    <w:rsid w:val="00E55EDA"/>
    <w:rsid w:val="00E617AB"/>
    <w:rsid w:val="00E85A09"/>
    <w:rsid w:val="00E87E03"/>
    <w:rsid w:val="00E92E41"/>
    <w:rsid w:val="00EA795B"/>
    <w:rsid w:val="00EB299D"/>
    <w:rsid w:val="00EB4125"/>
    <w:rsid w:val="00EC0BE0"/>
    <w:rsid w:val="00ED1221"/>
    <w:rsid w:val="00F12D89"/>
    <w:rsid w:val="00F2119F"/>
    <w:rsid w:val="00F31434"/>
    <w:rsid w:val="00F34EEA"/>
    <w:rsid w:val="00F416AF"/>
    <w:rsid w:val="00F503D2"/>
    <w:rsid w:val="00F527C8"/>
    <w:rsid w:val="00F65C16"/>
    <w:rsid w:val="00F6774E"/>
    <w:rsid w:val="00F747FA"/>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B3488"/>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13</Pages>
  <Words>11537</Words>
  <Characters>65763</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77146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3</cp:revision>
  <dcterms:created xsi:type="dcterms:W3CDTF">2026-08-12T04:38:00Z</dcterms:created>
  <dcterms:modified xsi:type="dcterms:W3CDTF">2026-08-12T04:40:00Z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id="T8jC1GAs"/&gt;&lt;style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