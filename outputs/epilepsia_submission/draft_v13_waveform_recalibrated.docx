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7E3FEE" w14:textId="77777777" w:rsidR="004B250B" w:rsidRDefault="00000000">
      <w:pPr>
        <w:pStyle w:val="Title"/>
        <w:jc w:val="center"/>
      </w:pPr>
      <w:r>
        <w:t>False Positive Catamenial Epilepsy Classification: A Simulation Study</w:t>
      </w:r>
    </w:p>
    <w:p w14:paraId="6D6751A5" w14:textId="77777777" w:rsidR="004B250B" w:rsidRDefault="00000000">
      <w:pPr>
        <w:jc w:val="center"/>
      </w:pPr>
      <w:r>
        <w:rPr>
          <w:b/>
        </w:rPr>
        <w:t>Research Article</w:t>
      </w:r>
    </w:p>
    <w:p w14:paraId="2FB40C05" w14:textId="77777777" w:rsidR="004B250B" w:rsidRDefault="00000000">
      <w:pPr>
        <w:jc w:val="center"/>
      </w:pPr>
      <w:r>
        <w:t>Daniel M. Goldenholz, MD, PhD¹; Wesley T. Kerr, MD, PhD²˒³˒⁴; Sharon Chiang, MD, PhD⁵; M. Brandon Westover, MD, PhD⁶; Rachael L. Sumner, PhD⁷˒⁸</w:t>
      </w:r>
    </w:p>
    <w:p w14:paraId="293DF701" w14:textId="77777777" w:rsidR="004B250B" w:rsidRDefault="00000000">
      <w:pPr>
        <w:jc w:val="center"/>
      </w:pPr>
      <w:r>
        <w:t>Author emails and ORCID iDs: Daniel M. Goldenholz, daniel.goldenholz@bidmc.harvard.edu, 0000-0002-8370-2758; Wesley T. Kerr, kerrw@pitt.edu, 0000-0002-5546-5951; Sharon Chiang, sharon.chiang@ucsf.edu, 0000-0002-4548-4550; M. Brandon Westover, mbwest@stanford.edu, 0000-0003-4803-312X; Rachael L. Sumner, rachael.sumner@aut.ac.nz, 0000-0002-2652-4617.</w:t>
      </w:r>
    </w:p>
    <w:p w14:paraId="4939BD60" w14:textId="77777777" w:rsidR="004B250B" w:rsidRDefault="00000000">
      <w:r>
        <w:t>¹ Department of Neurology, Beth Israel Deaconess Medical Center, Harvard Medical School, Boston, Massachusetts, USA</w:t>
      </w:r>
    </w:p>
    <w:p w14:paraId="4722E7D0" w14:textId="77777777" w:rsidR="004B250B" w:rsidRDefault="00000000">
      <w:r>
        <w:t>² Department of Neurology, University of Pittsburgh, Pittsburgh, Pennsylvania, USA</w:t>
      </w:r>
    </w:p>
    <w:p w14:paraId="2123EB89" w14:textId="77777777" w:rsidR="004B250B" w:rsidRDefault="00000000">
      <w:r>
        <w:t>³ Department of Biomedical Informatics, University of Pittsburgh, Pittsburgh, Pennsylvania, USA</w:t>
      </w:r>
    </w:p>
    <w:p w14:paraId="7A0F997E" w14:textId="77777777" w:rsidR="004B250B" w:rsidRDefault="00000000">
      <w:r>
        <w:t>⁴ Department of Psychiatry, University of Pittsburgh, Pittsburgh, Pennsylvania, USA</w:t>
      </w:r>
    </w:p>
    <w:p w14:paraId="438075DA" w14:textId="77777777" w:rsidR="004B250B" w:rsidRDefault="00000000">
      <w:r>
        <w:t>⁵ Department of Neurology and Weill Institute for Neurosciences, University of California, San Francisco, San Francisco, California, USA</w:t>
      </w:r>
    </w:p>
    <w:p w14:paraId="3236086F" w14:textId="77777777" w:rsidR="004B250B" w:rsidRDefault="00000000">
      <w:r>
        <w:t>⁶ Department of Neurology and Neurological Sciences, Stanford University School of Medicine, Stanford, California, USA</w:t>
      </w:r>
    </w:p>
    <w:p w14:paraId="5DEE54CD" w14:textId="77777777" w:rsidR="004B250B" w:rsidRDefault="00000000">
      <w:r>
        <w:t>⁷ Department of Biomedicine and Medical Diagnostics, Auckland University of Technology, Auckland, New Zealand</w:t>
      </w:r>
    </w:p>
    <w:p w14:paraId="1B382B72" w14:textId="77777777" w:rsidR="004B250B" w:rsidRDefault="00000000">
      <w:r>
        <w:t>⁸ School of Pharmacy, University of Auckland, Auckland, New Zealand</w:t>
      </w:r>
    </w:p>
    <w:p w14:paraId="54E76843" w14:textId="77777777" w:rsidR="004B250B" w:rsidRDefault="00000000">
      <w:r>
        <w:rPr>
          <w:b/>
        </w:rPr>
        <w:t xml:space="preserve">Corresponding author: </w:t>
      </w:r>
      <w:r>
        <w:t xml:space="preserve">Daniel M. Goldenholz, MD, PhD, Department of Neurology, Beth Israel Deaconess Medical Center, 330 Brookline Avenue, Boston, MA 02215, USA. Email: </w:t>
      </w:r>
      <w:r w:rsidR="00DB69EF">
        <w:t>daniel.goldenholz@bidmc.harvard.edu</w:t>
      </w:r>
    </w:p>
    <w:p w14:paraId="4C97C6DA" w14:textId="77777777" w:rsidR="004B250B" w:rsidRDefault="00000000">
      <w:r>
        <w:rPr>
          <w:b/>
        </w:rPr>
        <w:t xml:space="preserve">Running title: </w:t>
      </w:r>
      <w:r>
        <w:t>False Positive Catamenial Classification</w:t>
      </w:r>
    </w:p>
    <w:p w14:paraId="75B48457" w14:textId="77777777" w:rsidR="004B250B" w:rsidRDefault="00000000">
      <w:r>
        <w:rPr>
          <w:b/>
        </w:rPr>
        <w:t xml:space="preserve">Title character count (including spaces): </w:t>
      </w:r>
      <w:r>
        <w:t>69</w:t>
      </w:r>
    </w:p>
    <w:p w14:paraId="2945F412" w14:textId="77777777" w:rsidR="004B250B" w:rsidRDefault="00000000">
      <w:r>
        <w:t>Abstract word count: 221</w:t>
      </w:r>
    </w:p>
    <w:p w14:paraId="7BB110C1" w14:textId="77777777" w:rsidR="004B250B" w:rsidRDefault="00000000">
      <w:r>
        <w:t>Main-text word count (Introduction through Discussion, including headings): 2725</w:t>
      </w:r>
    </w:p>
    <w:p w14:paraId="52DCC17C" w14:textId="77777777" w:rsidR="004B250B" w:rsidRDefault="00000000">
      <w:r>
        <w:t>References: 20</w:t>
      </w:r>
    </w:p>
    <w:p w14:paraId="79F7982C" w14:textId="77777777" w:rsidR="004B250B" w:rsidRDefault="00000000">
      <w:r>
        <w:rPr>
          <w:b/>
        </w:rPr>
        <w:t xml:space="preserve">Main tables / figures: </w:t>
      </w:r>
      <w:r>
        <w:t>3 / 3 (6 combined)</w:t>
      </w:r>
    </w:p>
    <w:p w14:paraId="2A95BFEE" w14:textId="77777777" w:rsidR="004B250B" w:rsidRDefault="00000000">
      <w:r>
        <w:t>Supporting information: Appendix S1; Appendix Tables A1–A8 and Figures A1–A4; Tables S1–S8 and Figures S1–S5</w:t>
      </w:r>
    </w:p>
    <w:p w14:paraId="4DF0CF2C" w14:textId="77777777" w:rsidR="004B250B" w:rsidRDefault="00000000">
      <w:r>
        <w:br w:type="page"/>
      </w:r>
    </w:p>
    <w:p w14:paraId="2A48B04A" w14:textId="77777777" w:rsidR="004B250B" w:rsidRDefault="00000000">
      <w:pPr>
        <w:pStyle w:val="Heading1"/>
      </w:pPr>
      <w:r>
        <w:lastRenderedPageBreak/>
        <w:t>Abstract</w:t>
      </w:r>
    </w:p>
    <w:p w14:paraId="419FD08A" w14:textId="77777777" w:rsidR="004B250B" w:rsidRDefault="00000000">
      <w:r>
        <w:rPr>
          <w:b/>
        </w:rPr>
        <w:t xml:space="preserve">Objective: </w:t>
      </w:r>
      <w:r>
        <w:t>To quantify false-positive catamenial epilepsy</w:t>
      </w:r>
      <w:r w:rsidR="007E4B9C">
        <w:t xml:space="preserve"> (CE)</w:t>
      </w:r>
      <w:r>
        <w:t xml:space="preserve"> classification when seizure and menstrual-cycle diaries are independent.</w:t>
      </w:r>
    </w:p>
    <w:p w14:paraId="2B1006D1" w14:textId="77777777" w:rsidR="004B250B" w:rsidRDefault="00000000">
      <w:r>
        <w:t>Methods: We simulated 100,000 synthetic participants for 36 months in healthy ovulatory and heterogeneously ovulatory menstruating-age cohorts. CHOCOLATES generated seizure diaries, and HORMONE-CYCLE version 0.3.0 independently generated menstrual and hormone diaries using separate deterministic random streams; diaries were aligned directly by calendar day without reordering. We applied Herzog phase definitions and pattern-specific seizure-frequency ratio thresholds across calendar, complete-cycle, and full-diary windows. A negative-binomial analysis was used as a model-concordant statistical calibration check.</w:t>
      </w:r>
    </w:p>
    <w:p w14:paraId="20E23ABF" w14:textId="77777777" w:rsidR="004B250B" w:rsidRPr="009F30D2" w:rsidRDefault="00000000">
      <w:r>
        <w:t>Results: Three-month false-positive rates were 41.6% in the healthy ovulatory cohort and 50.9% in the heterogeneous cohort. In 36-month windows, CE was classified in 11.4% and 35.9%, respectively. In the heterogeneous cohort, the C1/C2 rate was 11.6%, whereas C3 occurred in 37.1% of applicable windows. C1/C2 negative-binomial rates were 4.3% and 4.3%; the exploratory C3 model was positive in 6.1% of classifiable audit participants (95% confidence interval, 3.5%–10.3%).</w:t>
      </w:r>
    </w:p>
    <w:p w14:paraId="21F47B6B" w14:textId="77777777" w:rsidR="004B250B" w:rsidRDefault="00000000" w:rsidP="00D00F04">
      <w:r>
        <w:t>Significance: False-positive CE classification is common when independent seizure and menstrual-cycle simulations are overlaid, particularly for heterogeneous cycles when C3 logic is used. Population, observation duration, phase definitions, and minimum-data rules materially affect results and should be reported explicitly.</w:t>
      </w:r>
    </w:p>
    <w:p w14:paraId="3B2F7D08" w14:textId="77777777" w:rsidR="004B250B" w:rsidRDefault="00000000">
      <w:r>
        <w:rPr>
          <w:b/>
        </w:rPr>
        <w:t xml:space="preserve">Keywords: </w:t>
      </w:r>
      <w:r>
        <w:t>catamenial epilepsy; false-positive classification; menstrual cycle; seizure diary; simulation</w:t>
      </w:r>
    </w:p>
    <w:p w14:paraId="27DC687C" w14:textId="77777777" w:rsidR="004B250B" w:rsidRDefault="00000000">
      <w:pPr>
        <w:pStyle w:val="Heading1"/>
      </w:pPr>
      <w:r>
        <w:t>Key Points</w:t>
      </w:r>
    </w:p>
    <w:p w14:paraId="4DA128F3" w14:textId="77777777" w:rsidR="004B250B" w:rsidDel="00D00F04" w:rsidRDefault="00000000">
      <w:pPr>
        <w:pStyle w:val="ListBullet"/>
        <w:rPr>
          <w:del w:id="0" w:author="Rachael Sumner" w:date="2026-08-07T13:04:00Z" w16du:dateUtc="2026-08-07T01:04:00Z"/>
        </w:rPr>
      </w:pPr>
      <w:r>
        <w:t>Despite independence, 36-month Herzog false-positive rates were 11.4% in healthy-ovulatory and 35.9% in heterogeneous cohorts.</w:t>
      </w:r>
    </w:p>
    <w:p w14:paraId="3AACCC31" w14:textId="77777777" w:rsidR="00D00F04" w:rsidRDefault="00D00F04">
      <w:pPr>
        <w:pStyle w:val="ListBullet"/>
        <w:numPr>
          <w:ilvl w:val="0"/>
          <w:numId w:val="0"/>
        </w:numPr>
        <w:rPr>
          <w:ins w:id="1" w:author="Rachael Sumner" w:date="2026-08-07T13:01:00Z" w16du:dateUtc="2026-08-07T01:01:00Z"/>
        </w:rPr>
        <w:pPrChange w:id="2" w:author="Goldenholz, Daniel M (HMFP - Neurology )" w:date="2026-08-12T00:06:00Z" w16du:dateUtc="2026-08-12T04:06:00Z">
          <w:pPr>
            <w:pStyle w:val="ListBullet"/>
          </w:pPr>
        </w:pPrChange>
      </w:pPr>
    </w:p>
    <w:p w14:paraId="12224C72" w14:textId="77777777" w:rsidR="004B250B" w:rsidRDefault="00000000">
      <w:pPr>
        <w:pStyle w:val="ListBullet"/>
      </w:pPr>
      <w:r>
        <w:t>The heterogeneous-cohort excess was primarily C3/inadequate-luteal-phase driven; full-diary C1/C2 rates were similar between cohorts.</w:t>
      </w:r>
    </w:p>
    <w:p w14:paraId="48DB6052" w14:textId="77777777" w:rsidR="004B250B" w:rsidRDefault="00000000">
      <w:pPr>
        <w:pStyle w:val="ListBullet"/>
      </w:pPr>
      <w:r>
        <w:t>Three-month observation windows produced substantially higher false-positive classification than longer monitoring.</w:t>
      </w:r>
    </w:p>
    <w:p w14:paraId="230AF864" w14:textId="77777777" w:rsidR="00D00F04" w:rsidRDefault="00D00F04">
      <w:pPr>
        <w:pStyle w:val="ListBullet"/>
        <w:rPr>
          <w:ins w:id="3" w:author="Rachael Sumner" w:date="2026-08-07T13:06:00Z" w16du:dateUtc="2026-08-07T01:06:00Z"/>
        </w:rPr>
      </w:pPr>
      <w:r>
        <w:t>Report the phase, its temporal definition, the comparison method, and prespecified minimum-data requirements.</w:t>
      </w:r>
    </w:p>
    <w:p w14:paraId="76E7DC8E" w14:textId="77777777" w:rsidR="004B250B" w:rsidDel="00D00F04" w:rsidRDefault="00000000">
      <w:pPr>
        <w:pStyle w:val="ListBullet"/>
        <w:rPr>
          <w:del w:id="4" w:author="Rachael Sumner" w:date="2026-08-07T13:08:00Z" w16du:dateUtc="2026-08-07T01:08:00Z"/>
        </w:rPr>
      </w:pPr>
      <w:del w:id="5" w:author="Rachael Sumner" w:date="2026-08-07T13:08:00Z" w16du:dateUtc="2026-08-07T01:08:00Z">
        <w:r w:rsidDel="00D00F04">
          <w:delText>Pattern-specific reporting, transparent denominators, and prespecified minimum-data and phase-label rules are essential.</w:delText>
        </w:r>
      </w:del>
    </w:p>
    <w:p w14:paraId="380537AF" w14:textId="77777777" w:rsidR="004B250B" w:rsidRDefault="00000000">
      <w:pPr>
        <w:pStyle w:val="Heading1"/>
      </w:pPr>
      <w:r>
        <w:t>Introduction</w:t>
      </w:r>
    </w:p>
    <w:p w14:paraId="3B361768" w14:textId="77777777" w:rsidR="004B250B" w:rsidRDefault="00000000">
      <w:r>
        <w:t xml:space="preserve">Catamenial </w:t>
      </w:r>
      <w:r w:rsidR="004370B3">
        <w:t>epilepsy (CE)</w:t>
      </w:r>
      <w:r>
        <w:t xml:space="preserve"> describes seizure exacerbation in relation to the menstrual cycle. Perimenstrual (C1), periovulatory (C2), and inadequate-luteal-phase (C3) patterns are </w:t>
      </w:r>
      <w:del w:id="6" w:author="Rachael Sumner" w:date="2026-08-07T14:44:00Z" w16du:dateUtc="2026-08-07T02:44:00Z">
        <w:r w:rsidDel="00BA66A5">
          <w:delText>clinically recognized</w:delText>
        </w:r>
      </w:del>
      <w:ins w:id="7" w:author="Rachael Sumner" w:date="2026-08-07T14:44:00Z" w16du:dateUtc="2026-08-07T02:44:00Z">
        <w:r w:rsidR="00BA66A5">
          <w:t>the most often reported since formulated by Herzog and colleagues</w:t>
        </w:r>
      </w:ins>
      <w:ins w:id="8" w:author="Rachael Sumner" w:date="2026-08-07T14:45:00Z" w16du:dateUtc="2026-08-07T02:45:00Z">
        <w:r w:rsidR="00BA66A5">
          <w:fldChar w:fldCharType="begin"/>
        </w:r>
        <w:r w:rsidR="00BA66A5">
          <w: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BA66A5">
          <w:fldChar w:fldCharType="separate"/>
        </w:r>
        <w:r w:rsidR="00BA66A5" w:rsidRPr="00053CE4">
          <w:rPr>
            <w:rFonts w:eastAsiaTheme="minorEastAsia" w:cs="Times New Roman"/>
            <w:szCs w:val="24"/>
            <w:vertAlign w:val="superscript"/>
          </w:rPr>
          <w:t>1</w:t>
        </w:r>
        <w:r w:rsidR="00BA66A5">
          <w:fldChar w:fldCharType="end"/>
        </w:r>
      </w:ins>
      <w:ins w:id="9" w:author="Rachael Sumner" w:date="2026-08-07T14:44:00Z" w16du:dateUtc="2026-08-07T02:44:00Z">
        <w:r w:rsidR="00BA66A5">
          <w:t xml:space="preserve">. </w:t>
        </w:r>
      </w:ins>
      <w:del w:id="10" w:author="Rachael Sumner" w:date="2026-08-07T14:44:00Z" w16du:dateUtc="2026-08-07T02:44:00Z">
        <w:r w:rsidDel="00BA66A5">
          <w:delText>, but</w:delText>
        </w:r>
      </w:del>
      <w:ins w:id="11" w:author="Rachael Sumner" w:date="2026-08-07T14:44:00Z" w16du:dateUtc="2026-08-07T02:44:00Z">
        <w:r w:rsidR="00BA66A5">
          <w:t>However,</w:t>
        </w:r>
      </w:ins>
      <w:r>
        <w:t xml:space="preserve"> reported prevalence </w:t>
      </w:r>
      <w:ins w:id="12" w:author="Rachael Sumner" w:date="2026-08-07T14:44:00Z" w16du:dateUtc="2026-08-07T02:44:00Z">
        <w:r w:rsidR="00BA66A5">
          <w:t xml:space="preserve">of CE </w:t>
        </w:r>
      </w:ins>
      <w:r>
        <w:t xml:space="preserve">varies with phase definitions, ratio thresholds, diary duration, and eligibility rules. Herzog and colleagues reported </w:t>
      </w:r>
      <w:r w:rsidR="004370B3">
        <w:t xml:space="preserve">prevalence of </w:t>
      </w:r>
      <w:r>
        <w:t xml:space="preserve">39.1% using three complete cycles and a two-of-three-cycle rule, </w:t>
      </w:r>
      <w:r w:rsidR="004370B3">
        <w:t>while</w:t>
      </w:r>
      <w:r>
        <w:t xml:space="preserve"> 44.2% </w:t>
      </w:r>
      <w:r w:rsidR="004370B3">
        <w:t>was reported</w:t>
      </w:r>
      <w:r>
        <w:t xml:space="preserve"> in the NIH Progesterone Treatment Trial.</w:t>
      </w:r>
      <w:r w:rsidR="00053CE4">
        <w:fldChar w:fldCharType="begin"/>
      </w:r>
      <w:r w:rsidR="00C178F6">
        <w:instrText xml:space="preserve"> ADDIN ZOTERO_ITEM CSL_CITATION {"citationID":"nFE2jMCm","properties":{"unsorted":false,"formattedCitation":"\\super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rsidR="00053CE4">
        <w:fldChar w:fldCharType="separate"/>
      </w:r>
      <w:r w:rsidR="00053CE4" w:rsidRPr="00053CE4">
        <w:rPr>
          <w:rFonts w:eastAsiaTheme="minorEastAsia" w:cs="Times New Roman"/>
          <w:szCs w:val="24"/>
          <w:vertAlign w:val="superscript"/>
        </w:rPr>
        <w:t>1</w:t>
      </w:r>
      <w:r w:rsidR="00053CE4">
        <w:fldChar w:fldCharType="end"/>
      </w:r>
      <w:r>
        <w:t xml:space="preserve"> </w:t>
      </w:r>
      <w:r w:rsidR="00F503D2">
        <w:fldChar w:fldCharType="begin"/>
      </w:r>
      <w:r w:rsidR="00F503D2">
        <w: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rsidR="00F503D2">
        <w:fldChar w:fldCharType="separate"/>
      </w:r>
      <w:r w:rsidR="00F503D2" w:rsidRPr="00F503D2">
        <w:rPr>
          <w:rFonts w:eastAsiaTheme="minorEastAsia" w:cs="Times New Roman"/>
          <w:szCs w:val="24"/>
          <w:vertAlign w:val="superscript"/>
        </w:rPr>
        <w:t>2</w:t>
      </w:r>
      <w:r w:rsidR="00F503D2">
        <w:fldChar w:fldCharType="end"/>
      </w:r>
      <w:ins w:id="13" w:author="Rachael Sumner" w:date="2026-08-07T14:45:00Z" w16du:dateUtc="2026-08-07T02:45:00Z">
        <w:r w:rsidR="00BA66A5">
          <w:t xml:space="preserve"> </w:t>
        </w:r>
      </w:ins>
    </w:p>
    <w:p w14:paraId="252CBAAA" w14:textId="77777777" w:rsidR="004B250B" w:rsidRDefault="00000000">
      <w:del w:id="14" w:author="Rachael Sumner" w:date="2026-08-07T14:45:00Z" w16du:dateUtc="2026-08-07T02:45:00Z">
        <w:r w:rsidDel="00BA66A5">
          <w:delText xml:space="preserve">Prospective diary classifications may disagree with participants’ prior reports of catamenial seizure exacerbation. </w:delText>
        </w:r>
      </w:del>
      <w:ins w:id="15" w:author="Rachael Sumner" w:date="2026-08-07T14:53:00Z" w16du:dateUtc="2026-08-07T02:53:00Z">
        <w:r w:rsidR="00BA66A5">
          <w:t>S</w:t>
        </w:r>
      </w:ins>
      <w:ins w:id="16" w:author="Rachael Sumner" w:date="2026-08-07T14:45:00Z" w16du:dateUtc="2026-08-07T02:45:00Z">
        <w:r w:rsidR="00BA66A5">
          <w:t>elf-report of CE</w:t>
        </w:r>
      </w:ins>
      <w:ins w:id="17" w:author="Rachael Sumner" w:date="2026-08-07T14:46:00Z" w16du:dateUtc="2026-08-07T02:46:00Z">
        <w:r w:rsidR="00BA66A5">
          <w:t xml:space="preserve"> </w:t>
        </w:r>
      </w:ins>
      <w:ins w:id="18" w:author="Rachael Sumner" w:date="2026-08-07T14:54:00Z" w16du:dateUtc="2026-08-07T02:54:00Z">
        <w:del w:id="19" w:author="Goldenholz, Daniel M (HMFP - Neurology )" w:date="2026-08-12T00:08:00Z" w16du:dateUtc="2026-08-12T04:08:00Z">
          <w:r w:rsidR="00BA66A5" w:rsidDel="003511D7">
            <w:delText>is</w:delText>
          </w:r>
        </w:del>
      </w:ins>
      <w:ins w:id="20" w:author="Goldenholz, Daniel M (HMFP - Neurology )" w:date="2026-08-12T00:08:00Z" w16du:dateUtc="2026-08-12T04:08:00Z">
        <w:r w:rsidR="003511D7">
          <w:t>ma</w:t>
        </w:r>
      </w:ins>
      <w:ins w:id="21" w:author="Goldenholz, Daniel M (HMFP - Neurology )" w:date="2026-08-12T00:09:00Z" w16du:dateUtc="2026-08-12T04:09:00Z">
        <w:r w:rsidR="003511D7">
          <w:t>y be less</w:t>
        </w:r>
      </w:ins>
      <w:ins w:id="22" w:author="Rachael Sumner" w:date="2026-08-07T14:54:00Z" w16du:dateUtc="2026-08-07T02:54:00Z">
        <w:r w:rsidR="00BA66A5">
          <w:t xml:space="preserve"> </w:t>
        </w:r>
        <w:del w:id="23" w:author="Goldenholz, Daniel M (HMFP - Neurology )" w:date="2026-08-12T00:09:00Z" w16du:dateUtc="2026-08-12T04:09:00Z">
          <w:r w:rsidR="00BA66A5" w:rsidDel="003511D7">
            <w:delText>un</w:delText>
          </w:r>
        </w:del>
        <w:r w:rsidR="00BA66A5">
          <w:t xml:space="preserve">reliable </w:t>
        </w:r>
        <w:del w:id="24" w:author="Goldenholz, Daniel M (HMFP - Neurology )" w:date="2026-08-12T00:09:00Z" w16du:dateUtc="2026-08-12T04:09:00Z">
          <w:r w:rsidR="00BA66A5" w:rsidDel="003511D7">
            <w:delText xml:space="preserve">when </w:delText>
          </w:r>
        </w:del>
        <w:r w:rsidR="00BA66A5">
          <w:t>compared with prospective seizure diaries</w:t>
        </w:r>
      </w:ins>
      <w:ins w:id="25" w:author="Rachael Sumner" w:date="2026-08-07T14:53:00Z" w16du:dateUtc="2026-08-07T02:53:00Z">
        <w:r w:rsidR="00BA66A5">
          <w:fldChar w:fldCharType="begin"/>
        </w:r>
        <w:r w:rsidR="00BA66A5">
          <w:instrText xml:space="preserve"> ADDIN ZOTERO_ITEM CSL_CITATION {"citationID":"sg4AwVM3","properties":{"unsorted":false,"formattedCitation":"\\super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BA66A5">
          <w:fldChar w:fldCharType="separate"/>
        </w:r>
        <w:r w:rsidR="00BA66A5" w:rsidRPr="0098476B">
          <w:rPr>
            <w:rFonts w:eastAsiaTheme="minorEastAsia" w:cs="Times New Roman"/>
            <w:szCs w:val="24"/>
            <w:vertAlign w:val="superscript"/>
          </w:rPr>
          <w:t>3</w:t>
        </w:r>
        <w:r w:rsidR="00BA66A5">
          <w:fldChar w:fldCharType="end"/>
        </w:r>
      </w:ins>
      <w:ins w:id="26" w:author="Rachael Sumner" w:date="2026-08-07T14:46:00Z" w16du:dateUtc="2026-08-07T02:46:00Z">
        <w:r w:rsidR="00BA66A5">
          <w:t xml:space="preserve">. </w:t>
        </w:r>
      </w:ins>
      <w:del w:id="27" w:author="Rachael Sumner" w:date="2026-08-07T14:54:00Z" w16du:dateUtc="2026-08-07T02:54:00Z">
        <w:r w:rsidDel="00E046BE">
          <w:delText>Such discordance can</w:delText>
        </w:r>
      </w:del>
      <w:ins w:id="28" w:author="Rachael Sumner" w:date="2026-08-07T14:54:00Z" w16du:dateUtc="2026-08-07T02:54:00Z">
        <w:r w:rsidR="00E046BE">
          <w:t>This may</w:t>
        </w:r>
      </w:ins>
      <w:r>
        <w:t xml:space="preserve"> reflect unrecognized diary-defined patterns,</w:t>
      </w:r>
      <w:r w:rsidR="00E55EDA">
        <w:t xml:space="preserve"> incomplete reporting</w:t>
      </w:r>
      <w:ins w:id="29" w:author="Rachael Sumner" w:date="2026-08-09T10:02:00Z" w16du:dateUtc="2026-08-08T22:02:00Z">
        <w:r w:rsidR="003A77D4">
          <w:t xml:space="preserve"> of seizures</w:t>
        </w:r>
      </w:ins>
      <w:r w:rsidR="00E55EDA">
        <w:t>,</w:t>
      </w:r>
      <w:r>
        <w:t xml:space="preserve"> perceived patterns </w:t>
      </w:r>
      <w:del w:id="30" w:author="Rachael Sumner" w:date="2026-08-09T10:02:00Z" w16du:dateUtc="2026-08-08T22:02:00Z">
        <w:r w:rsidDel="003A77D4">
          <w:delText>not confirmed by the selected quantitative criterion</w:delText>
        </w:r>
      </w:del>
      <w:ins w:id="31" w:author="Rachael Sumner" w:date="2026-08-09T10:02:00Z" w16du:dateUtc="2026-08-08T22:02:00Z">
        <w:r w:rsidR="003A77D4">
          <w:t xml:space="preserve">that </w:t>
        </w:r>
      </w:ins>
      <w:ins w:id="32" w:author="Rachael Sumner" w:date="2026-08-09T10:03:00Z" w16du:dateUtc="2026-08-08T22:03:00Z">
        <w:r w:rsidR="003A77D4">
          <w:t>are in fact spurious</w:t>
        </w:r>
      </w:ins>
      <w:ins w:id="33" w:author="Rachael Sumner" w:date="2026-08-09T10:04:00Z" w16du:dateUtc="2026-08-08T22:04:00Z">
        <w:r w:rsidR="003A77D4">
          <w:t xml:space="preserve"> correlation</w:t>
        </w:r>
      </w:ins>
      <w:r>
        <w:t xml:space="preserve">, or instability </w:t>
      </w:r>
      <w:ins w:id="34" w:author="Rachael Sumner" w:date="2026-08-09T10:03:00Z" w16du:dateUtc="2026-08-08T22:03:00Z">
        <w:r w:rsidR="003A77D4">
          <w:t xml:space="preserve">of the pattern </w:t>
        </w:r>
      </w:ins>
      <w:r>
        <w:t>across limited observation windows</w:t>
      </w:r>
      <w:r w:rsidR="00E55EDA">
        <w:t xml:space="preserve">. Both methods may be valid </w:t>
      </w:r>
      <w:del w:id="35" w:author="Brandon Westover" w:date="2026-07-31T22:30:00Z" w16du:dateUtc="2026-08-01T05:30:00Z">
        <w:r w:rsidR="00E55EDA" w:rsidDel="00D54B26">
          <w:delText xml:space="preserve">in </w:delText>
        </w:r>
      </w:del>
      <w:ins w:id="36" w:author="Brandon Westover" w:date="2026-07-31T22:30:00Z" w16du:dateUtc="2026-08-01T05:30:00Z">
        <w:r w:rsidR="00D54B26">
          <w:t xml:space="preserve">under </w:t>
        </w:r>
      </w:ins>
      <w:r w:rsidR="00E55EDA">
        <w:t>the right conditions</w:t>
      </w:r>
      <w:r>
        <w:t>.</w:t>
      </w:r>
      <w:r w:rsidR="0098476B">
        <w:fldChar w:fldCharType="begin"/>
      </w:r>
      <w:r w:rsidR="00C178F6">
        <w:instrText xml:space="preserve"> ADDIN ZOTERO_ITEM CSL_CITATION {"citationID":"YxHC9Ydh","properties":{"unsorted":false,"formattedCitation":"\\super 3\\nosupersub{}","plainCitation":"3","noteIndex":0},"citationItems":[{"id":847,"uris":["http://zotero.org/users/1538114/items/LRGYB6PF"],"itemData":{"id":847,"type":"article-journal","abstract":"We evaluated the occurrence and distribution of patterns of catamenial epilepsy in a heterogenous cohort of women with epilepsy on no hormonal therapies, enrolled in a prospective, observational study. The primary aim of the study was pregnancy rate in women with epilepsy with no prior reproductive problems. In this analysis, we included women who recorded one or more menstrual cycles with one or more seizures. We measured progesterone concentrations for one to three cycles. We defined catamenial patterns as twofold or greater average daily seizure frequency around menstruation (C1), ovulation (C2), and for anovulatory cycles, from midcycle through menstruation (C3). Twenty-three of the 89 enrolled women with epilepsy were eligible for this analysis; 12 of 23 met criteria for catamenial epilepsy; five of 23 demonstrated only a C1 pattern, two of 23 only a C2 pattern, five of 23 a combined C1/C2 pattern, and the one woman with anovulatory cycles did not demonstrate a C3 pattern. There were no differences in likelihood of demonstrating a catamenial pattern between those who reported a prior catamenial pattern and those who did not (p = .855). This analysis demonstrates the utility of app-based tracking to determine a catamenial pattern. Larger prospective studies could confirm these findings and inform potential therapeutic trial designs for catamenial epilepsy.","container-title":"Epilepsia","DOI":"10.1111/epi.17718","ISSN":"1528-1167","issue":"9","journalAbbreviation":"Epilepsia","language":"eng","page":"e194-e199","PMID":"37452790","source":"PubMed","title":"Catamenial epilepsy occurrence and patterns in a mixed population of women with epilepsy","volume":"64","author":[{"family":"Voinescu","given":"P. Emanuela"},{"family":"Kelly","given":"McKenna"},{"family":"French","given":"Jacqueline A."},{"family":"Harden","given":"Cynthia"},{"family":"Davis","given":"Anne"},{"family":"Lau","given":"Connie"},{"family":"Ehlert","given":"Alexa"},{"family":"Allien","given":"Stephanie"},{"family":"Osterhaus","given":"Emma"},{"family":"Barnard","given":"Sarah"},{"family":"Jain","given":"Rishabh"},{"family":"Pennell","given":"Page B."}],"issued":{"date-parts":[["2023",9]]}}}],"schema":"https://github.com/citation-style-language/schema/raw/master/csl-citation.json"} </w:instrText>
      </w:r>
      <w:r w:rsidR="0098476B">
        <w:fldChar w:fldCharType="separate"/>
      </w:r>
      <w:r w:rsidR="0098476B" w:rsidRPr="0098476B">
        <w:rPr>
          <w:rFonts w:eastAsiaTheme="minorEastAsia" w:cs="Times New Roman"/>
          <w:szCs w:val="24"/>
          <w:vertAlign w:val="superscript"/>
        </w:rPr>
        <w:t>3</w:t>
      </w:r>
      <w:r w:rsidR="0098476B">
        <w:fldChar w:fldCharType="end"/>
      </w:r>
    </w:p>
    <w:p w14:paraId="4001C2FB" w14:textId="77777777" w:rsidR="004B250B" w:rsidRDefault="00000000">
      <w:r>
        <w:t>Seizures are</w:t>
      </w:r>
      <w:r w:rsidR="00E55EDA">
        <w:t xml:space="preserve"> sometimes</w:t>
      </w:r>
      <w:r>
        <w:t xml:space="preserve"> temporally structured through clustering, circadian rhythms, and multidien rhythms. When these processes are independent of menstrual cycling, </w:t>
      </w:r>
      <w:r w:rsidR="00E55EDA">
        <w:t>time</w:t>
      </w:r>
      <w:r>
        <w:t xml:space="preserve"> windows can still align by chance. </w:t>
      </w:r>
      <w:del w:id="37" w:author="Brandon Westover" w:date="2026-07-31T22:31:00Z" w16du:dateUtc="2026-08-01T05:31:00Z">
        <w:r w:rsidR="00E55EDA" w:rsidDel="00D54B26">
          <w:delText xml:space="preserve">We would consider </w:delText>
        </w:r>
      </w:del>
      <w:ins w:id="38" w:author="Brandon Westover" w:date="2026-07-31T22:31:00Z" w16du:dateUtc="2026-08-01T05:31:00Z">
        <w:r w:rsidR="00D54B26">
          <w:t>S</w:t>
        </w:r>
      </w:ins>
      <w:del w:id="39" w:author="Brandon Westover" w:date="2026-07-31T22:31:00Z" w16du:dateUtc="2026-08-01T05:31:00Z">
        <w:r w:rsidR="00E55EDA" w:rsidDel="00D54B26">
          <w:delText>s</w:delText>
        </w:r>
      </w:del>
      <w:r w:rsidR="00E55EDA">
        <w:t xml:space="preserve">uch chance occurrences </w:t>
      </w:r>
      <w:del w:id="40" w:author="Brandon Westover" w:date="2026-07-31T22:31:00Z" w16du:dateUtc="2026-08-01T05:31:00Z">
        <w:r w:rsidR="00E55EDA" w:rsidDel="00D54B26">
          <w:delText>to be a</w:delText>
        </w:r>
      </w:del>
      <w:ins w:id="41" w:author="Brandon Westover" w:date="2026-07-31T22:31:00Z" w16du:dateUtc="2026-08-01T05:31:00Z">
        <w:r w:rsidR="00D54B26">
          <w:t>represent</w:t>
        </w:r>
      </w:ins>
      <w:r w:rsidR="00E55EDA">
        <w:t xml:space="preserve"> </w:t>
      </w:r>
      <w:del w:id="42" w:author="Brandon Westover" w:date="2026-07-31T22:31:00Z" w16du:dateUtc="2026-08-01T05:31:00Z">
        <w:r w:rsidR="00E55EDA" w:rsidRPr="00E55EDA" w:rsidDel="00D54B26">
          <w:rPr>
            <w:i/>
            <w:iCs/>
          </w:rPr>
          <w:delText>CE misclassification</w:delText>
        </w:r>
        <w:r w:rsidR="00252310" w:rsidDel="00D54B26">
          <w:rPr>
            <w:i/>
            <w:iCs/>
          </w:rPr>
          <w:delText xml:space="preserve"> </w:delText>
        </w:r>
        <w:r w:rsidR="00252310" w:rsidDel="00D54B26">
          <w:delText xml:space="preserve">or </w:delText>
        </w:r>
      </w:del>
      <w:r w:rsidR="00252310" w:rsidRPr="00252310">
        <w:rPr>
          <w:i/>
          <w:iCs/>
        </w:rPr>
        <w:t>false-positive classification</w:t>
      </w:r>
      <w:ins w:id="43" w:author="Brandon Westover" w:date="2026-07-31T22:32:00Z" w16du:dateUtc="2026-08-01T05:32:00Z">
        <w:r w:rsidR="00D54B26">
          <w:rPr>
            <w:i/>
            <w:iCs/>
          </w:rPr>
          <w:t>s of CE</w:t>
        </w:r>
      </w:ins>
      <w:r w:rsidR="00E55EDA">
        <w:t xml:space="preserve">. </w:t>
      </w:r>
      <w:r>
        <w:t xml:space="preserve">Ratio </w:t>
      </w:r>
      <w:r>
        <w:lastRenderedPageBreak/>
        <w:t>definitions are especially vulnerable with sparse events: a small comparator count can yield a large or undefined ratio.</w:t>
      </w:r>
      <w:del w:id="44" w:author="Goldenholz, Daniel M (HMFP - Neurology )" w:date="2026-08-12T00:38:00Z" w16du:dateUtc="2026-08-12T04:38:00Z">
        <w:r w:rsidDel="005D6D01">
          <w:delText xml:space="preserve"> </w:delText>
        </w:r>
      </w:del>
      <w:r w:rsidR="00766F8D">
        <w:fldChar w:fldCharType="begin"/>
      </w:r>
      <w:r w:rsidR="00766F8D">
        <w:instrText xml:space="preserve"> ADDIN ZOTERO_ITEM CSL_CITATION {"citationID":"HLOrXBzB","properties":{"unsorted":false,"formattedCitation":"\\super 4\\uc0\\u8211{}6\\nosupersub{}","plainCitation":"4–6","noteIndex":0},"citationItems":[{"id":782,"uris":["http://zotero.org/users/1538114/items/4FWAVWBA"],"itemData":{"id":782,"type":"article-journal","archive_location":"32219856","container-title":"Epilepsia","DOI":"10.1111/epi.16485","issue":"4","journalAbbreviation":"Epilepsia","page":"776-786","title":"Forecasting cycles of seizure likelihood","volume":"61","author":[{"family":"Karoly","given":"Philippa J"},{"family":"Cook","given":"Mark J"},{"family":"Maturana","given":"Matias"},{"family":"Nurse","given":"Ewan S"},{"family":"Payne","given":"Daniel"},{"family":"Brinkmann","given":"Benjamin H"},{"family":"Grayden","given":"David B"},{"family":"Dumanis","given":"Sonya B"},{"family":"Richardson","given":"Mark P"},{"family":"Worrell","given":"Greg A"},{"family":"Schulze-Bonhage","given":"Andreas"},{"family":"Kuhlmann","given":"Levin"},{"family":"Freestone","given":"Dean R"}],"issued":{"date-parts":[["2020"]]}}},{"id":780,"uris":["http://zotero.org/users/1538114/items/UA8IR5ZS"],"itemData":{"id":780,"type":"article-journal","archive_location":"33723459","container-title":"Nature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O"}],"issued":{"date-parts":[["2021"]]}}},{"id":778,"uris":["http://zotero.org/users/1538114/items/DQ2IC23Q"],"itemData":{"id":778,"type":"article-journal","archive_location":"29311566","container-title":"Nature communications","DOI":"10.1038/s41467-017-02577-y","issue":"1","journalAbbreviation":"Nat Commun","page":"88","title":"Multi-day rhythms modulate seizure risk in epilepsy","volume":"9","author":[{"family":"Baud","given":"Maxime O"},{"family":"Kleen","given":"Jonathan K"},{"family":"Mirro","given":"Emily A"},{"family":"Andrechak","given":"Jason C"},{"family":"King-Stephens","given":"David"},{"family":"Chang","given":"Edward F"},{"family":"Rao","given":"Vikram R"}],"issued":{"date-parts":[["2018"]]}}}],"schema":"https://github.com/citation-style-language/schema/raw/master/csl-citation.json"} </w:instrText>
      </w:r>
      <w:r w:rsidR="00766F8D">
        <w:fldChar w:fldCharType="separate"/>
      </w:r>
      <w:r w:rsidR="00766F8D" w:rsidRPr="00766F8D">
        <w:rPr>
          <w:rFonts w:eastAsiaTheme="minorEastAsia" w:cs="Times New Roman"/>
          <w:szCs w:val="24"/>
          <w:vertAlign w:val="superscript"/>
        </w:rPr>
        <w:t>4–6</w:t>
      </w:r>
      <w:r w:rsidR="00766F8D">
        <w:fldChar w:fldCharType="end"/>
      </w:r>
      <w:r w:rsidR="00E55EDA">
        <w:t xml:space="preserve"> </w:t>
      </w:r>
    </w:p>
    <w:p w14:paraId="1EA1EC01" w14:textId="77777777" w:rsidR="00E046BE" w:rsidRDefault="00000000" w:rsidP="00E046BE">
      <w:pPr>
        <w:rPr>
          <w:ins w:id="45" w:author="Rachael Sumner" w:date="2026-08-07T15:01:00Z" w16du:dateUtc="2026-08-07T03:01:00Z"/>
        </w:rPr>
      </w:pPr>
      <w:r>
        <w:t>We conducted a simulation</w:t>
      </w:r>
      <w:r w:rsidR="000D76B7">
        <w:t xml:space="preserve"> with diaries and hormone cycles generated independently</w:t>
      </w:r>
      <w:r>
        <w:t xml:space="preserve"> to estimate false-positive </w:t>
      </w:r>
      <w:r w:rsidR="00252310">
        <w:t>CE</w:t>
      </w:r>
      <w:r>
        <w:t xml:space="preserve"> classification across definitions and observation windows. The study evaluates specificity behavior only</w:t>
      </w:r>
      <w:r w:rsidR="00252310">
        <w:t>. Our aim was to determine the expected “noise” produced by completely independent systems overlapping by chance.</w:t>
      </w:r>
      <w:ins w:id="46" w:author="Rachael Sumner" w:date="2026-08-07T14:55:00Z" w16du:dateUtc="2026-08-07T02:55:00Z">
        <w:r w:rsidR="00E046BE">
          <w:t xml:space="preserve"> </w:t>
        </w:r>
      </w:ins>
    </w:p>
    <w:p w14:paraId="44E7AD84" w14:textId="77777777" w:rsidR="00E046BE" w:rsidRDefault="00E046BE" w:rsidP="00E046BE">
      <w:ins w:id="47" w:author="Rachael Sumner" w:date="2026-08-07T15:03:00Z" w16du:dateUtc="2026-08-07T03:03:00Z">
        <w:r>
          <w:t>D</w:t>
        </w:r>
      </w:ins>
      <w:ins w:id="48" w:author="Rachael Sumner" w:date="2026-08-07T15:02:00Z" w16du:dateUtc="2026-08-07T03:02:00Z">
        <w:r>
          <w:t xml:space="preserve">etermining the rate of false-positive classification of CE </w:t>
        </w:r>
      </w:ins>
      <w:ins w:id="49" w:author="Rachael Sumner" w:date="2026-08-09T10:05:00Z" w16du:dateUtc="2026-08-08T22:05:00Z">
        <w:r w:rsidR="00303E3A">
          <w:t xml:space="preserve">under independence </w:t>
        </w:r>
      </w:ins>
      <w:ins w:id="50" w:author="Rachael Sumner" w:date="2026-08-07T15:04:00Z" w16du:dateUtc="2026-08-07T03:04:00Z">
        <w:r>
          <w:t>will</w:t>
        </w:r>
      </w:ins>
      <w:ins w:id="51" w:author="Rachael Sumner" w:date="2026-08-07T15:02:00Z" w16du:dateUtc="2026-08-07T03:02:00Z">
        <w:r>
          <w:t xml:space="preserve"> contribute improved understanding of</w:t>
        </w:r>
      </w:ins>
      <w:ins w:id="52" w:author="Rachael Sumner" w:date="2026-08-07T15:04:00Z" w16du:dateUtc="2026-08-07T03:04:00Z">
        <w:r>
          <w:t xml:space="preserve"> the state of the field of</w:t>
        </w:r>
      </w:ins>
      <w:ins w:id="53" w:author="Rachael Sumner" w:date="2026-08-07T15:02:00Z" w16du:dateUtc="2026-08-07T03:02:00Z">
        <w:r>
          <w:t xml:space="preserve"> CE</w:t>
        </w:r>
      </w:ins>
      <w:ins w:id="54" w:author="Rachael Sumner" w:date="2026-08-07T15:04:00Z" w16du:dateUtc="2026-08-07T03:04:00Z">
        <w:r>
          <w:t xml:space="preserve"> research and diagnosis. </w:t>
        </w:r>
      </w:ins>
      <w:ins w:id="55" w:author="Rachael Sumner" w:date="2026-08-09T10:05:00Z" w16du:dateUtc="2026-08-08T22:05:00Z">
        <w:r w:rsidR="00303E3A">
          <w:t xml:space="preserve">While the study will </w:t>
        </w:r>
      </w:ins>
      <w:ins w:id="56" w:author="Rachael Sumner" w:date="2026-08-09T10:06:00Z" w16du:dateUtc="2026-08-08T22:06:00Z">
        <w:r w:rsidR="00303E3A">
          <w:t xml:space="preserve">not provide an estimate of population prevalence of CE, it </w:t>
        </w:r>
      </w:ins>
      <w:ins w:id="57" w:author="Rachael Sumner" w:date="2026-08-09T10:08:00Z" w16du:dateUtc="2026-08-08T22:08:00Z">
        <w:r w:rsidR="00303E3A">
          <w:t xml:space="preserve">will estimate the </w:t>
        </w:r>
      </w:ins>
      <w:ins w:id="58" w:author="Rachael Sumner" w:date="2026-08-09T10:06:00Z" w16du:dateUtc="2026-08-08T22:06:00Z">
        <w:r w:rsidR="00303E3A">
          <w:t xml:space="preserve">contribution of false-positive CE classification to current commonly reported CE rates. </w:t>
        </w:r>
      </w:ins>
      <w:ins w:id="59" w:author="Rachael Sumner" w:date="2026-08-09T10:07:00Z" w16du:dateUtc="2026-08-08T22:07:00Z">
        <w:r w:rsidR="00303E3A">
          <w:t>Such research is important because pa</w:t>
        </w:r>
      </w:ins>
      <w:ins w:id="60" w:author="Rachael Sumner" w:date="2026-08-09T10:05:00Z" w16du:dateUtc="2026-08-08T22:05:00Z">
        <w:r w:rsidR="00303E3A">
          <w:t>tients with epilepsy have treatments modified, added, or withheld based on beliefs around the presence or absence of CE.</w:t>
        </w:r>
      </w:ins>
      <w:ins w:id="61" w:author="Rachael Sumner" w:date="2026-08-09T10:07:00Z" w16du:dateUtc="2026-08-08T22:07:00Z">
        <w:r w:rsidR="00303E3A">
          <w:t xml:space="preserve"> This work </w:t>
        </w:r>
      </w:ins>
      <w:ins w:id="62" w:author="Rachael Sumner" w:date="2026-08-07T15:04:00Z" w16du:dateUtc="2026-08-07T03:04:00Z">
        <w:r>
          <w:t>is expected to contribute to</w:t>
        </w:r>
      </w:ins>
      <w:ins w:id="63" w:author="Rachael Sumner" w:date="2026-08-07T15:02:00Z" w16du:dateUtc="2026-08-07T03:02:00Z">
        <w:r>
          <w:t xml:space="preserve"> </w:t>
        </w:r>
      </w:ins>
      <w:ins w:id="64" w:author="Rachael Sumner" w:date="2026-08-09T10:07:00Z" w16du:dateUtc="2026-08-08T22:07:00Z">
        <w:r w:rsidR="00303E3A">
          <w:t>research into</w:t>
        </w:r>
      </w:ins>
      <w:ins w:id="65" w:author="Rachael Sumner" w:date="2026-08-07T15:02:00Z" w16du:dateUtc="2026-08-07T03:02:00Z">
        <w:r>
          <w:t xml:space="preserve"> reliable identification of </w:t>
        </w:r>
      </w:ins>
      <w:ins w:id="66" w:author="Rachael Sumner" w:date="2026-08-09T10:07:00Z" w16du:dateUtc="2026-08-08T22:07:00Z">
        <w:r w:rsidR="00303E3A">
          <w:t>CE as a</w:t>
        </w:r>
      </w:ins>
      <w:ins w:id="67" w:author="Rachael Sumner" w:date="2026-08-07T15:02:00Z" w16du:dateUtc="2026-08-07T03:02:00Z">
        <w:r>
          <w:t xml:space="preserve"> </w:t>
        </w:r>
      </w:ins>
      <w:ins w:id="68" w:author="Rachael Sumner" w:date="2026-08-09T10:08:00Z" w16du:dateUtc="2026-08-08T22:08:00Z">
        <w:r w:rsidR="00303E3A">
          <w:t>phenomenon</w:t>
        </w:r>
      </w:ins>
      <w:ins w:id="69" w:author="Rachael Sumner" w:date="2026-08-07T15:04:00Z" w16du:dateUtc="2026-08-07T03:04:00Z">
        <w:r w:rsidR="00F747FA">
          <w:t xml:space="preserve"> a</w:t>
        </w:r>
      </w:ins>
      <w:ins w:id="70" w:author="Rachael Sumner" w:date="2026-08-07T15:03:00Z" w16du:dateUtc="2026-08-07T03:03:00Z">
        <w:r>
          <w:t>nd ultimately better, evidence-based</w:t>
        </w:r>
      </w:ins>
      <w:ins w:id="71" w:author="Rachael Sumner" w:date="2026-08-07T15:04:00Z" w16du:dateUtc="2026-08-07T03:04:00Z">
        <w:r w:rsidR="00F747FA">
          <w:t>,</w:t>
        </w:r>
      </w:ins>
      <w:ins w:id="72" w:author="Rachael Sumner" w:date="2026-08-07T15:03:00Z" w16du:dateUtc="2026-08-07T03:03:00Z">
        <w:r>
          <w:t xml:space="preserve"> epilepsy treatment decision</w:t>
        </w:r>
      </w:ins>
      <w:ins w:id="73" w:author="Rachael Sumner" w:date="2026-08-07T15:04:00Z" w16du:dateUtc="2026-08-07T03:04:00Z">
        <w:r w:rsidR="00F747FA">
          <w:t>s</w:t>
        </w:r>
      </w:ins>
      <w:ins w:id="74" w:author="Rachael Sumner" w:date="2026-08-07T15:03:00Z" w16du:dateUtc="2026-08-07T03:03:00Z">
        <w:r>
          <w:t>.</w:t>
        </w:r>
      </w:ins>
    </w:p>
    <w:p w14:paraId="06F881EA" w14:textId="77777777" w:rsidR="004B250B" w:rsidRDefault="00000000">
      <w:pPr>
        <w:pStyle w:val="Heading1"/>
      </w:pPr>
      <w:r>
        <w:t>Methods</w:t>
      </w:r>
    </w:p>
    <w:p w14:paraId="069CA323" w14:textId="77777777" w:rsidR="00252310" w:rsidRPr="00252310" w:rsidRDefault="00000000">
      <w:pPr>
        <w:rPr>
          <w:u w:val="single"/>
        </w:rPr>
      </w:pPr>
      <w:r w:rsidRPr="00252310">
        <w:rPr>
          <w:u w:val="single"/>
        </w:rPr>
        <w:t>Study design</w:t>
      </w:r>
    </w:p>
    <w:p w14:paraId="422B20E0" w14:textId="77777777" w:rsidR="004B250B" w:rsidRDefault="00000000">
      <w:r>
        <w:t>For each synthetic participant, seizure and menstrual/hormone diaries were generated independently for 36 months and aligned directly by calendar-day index. HORMONE-CYCLE generated the first menstrual cycle in full and selected diary day 1 uniformly from that cycle’s realized days; generation then continued forward without wrapping. Analyses were stratified by cohort and phase-labeling mode.</w:t>
      </w:r>
    </w:p>
    <w:p w14:paraId="0B98FCD5" w14:textId="77777777" w:rsidR="00252310" w:rsidRDefault="00000000">
      <w:r w:rsidRPr="00252310">
        <w:rPr>
          <w:u w:val="single"/>
        </w:rPr>
        <w:t>Cohorts</w:t>
      </w:r>
    </w:p>
    <w:p w14:paraId="0728277D" w14:textId="77777777" w:rsidR="004B250B" w:rsidRDefault="00252310">
      <w:r>
        <w:t xml:space="preserve">Two cohorts were used: a healthy cohort and a heterogeneous cohort. The healthy ovulatory cohort included 50,000 </w:t>
      </w:r>
      <w:r w:rsidR="00393AE2">
        <w:t xml:space="preserve">synthetic </w:t>
      </w:r>
      <w:r>
        <w:t xml:space="preserve">participants aged 18–45 years with </w:t>
      </w:r>
      <w:ins w:id="75" w:author="Brandon Westover" w:date="2026-07-31T22:34:00Z" w16du:dateUtc="2026-08-01T05:34:00Z">
        <w:r w:rsidR="00E87E03">
          <w:t xml:space="preserve">regular </w:t>
        </w:r>
      </w:ins>
      <w:r>
        <w:t>ovulatory cycling</w:t>
      </w:r>
      <w:del w:id="76" w:author="Brandon Westover" w:date="2026-07-31T22:34:00Z" w16du:dateUtc="2026-08-01T05:34:00Z">
        <w:r w:rsidDel="00E87E03">
          <w:delText xml:space="preserve"> enforced</w:delText>
        </w:r>
      </w:del>
      <w:r>
        <w:t xml:space="preserve">. The heterogeneous menstruating-age cohort included 50,000 </w:t>
      </w:r>
      <w:r w:rsidR="00393AE2">
        <w:t xml:space="preserve">synthetic </w:t>
      </w:r>
      <w:r>
        <w:t>participants aged 13–5</w:t>
      </w:r>
      <w:r w:rsidR="00393AE2">
        <w:t>5</w:t>
      </w:r>
      <w:r>
        <w:t xml:space="preserve"> years and allowed anovulation and irregularity. </w:t>
      </w:r>
      <w:r w:rsidR="000D76B7">
        <w:t>Rates of p</w:t>
      </w:r>
      <w:r>
        <w:t>olycystic ovary syndrome, peri-menarche, perimenopause, and dysmenorrhea were sampled</w:t>
      </w:r>
      <w:r w:rsidR="000D76B7">
        <w:t xml:space="preserve"> based on data-driven population estimates</w:t>
      </w:r>
      <w:r>
        <w:t xml:space="preserve"> (Appendix S1).</w:t>
      </w:r>
    </w:p>
    <w:p w14:paraId="2A7F8B0D" w14:textId="77777777" w:rsidR="00252310" w:rsidRPr="00252310" w:rsidRDefault="00000000">
      <w:pPr>
        <w:rPr>
          <w:u w:val="single"/>
        </w:rPr>
      </w:pPr>
      <w:r w:rsidRPr="00252310">
        <w:rPr>
          <w:u w:val="single"/>
        </w:rPr>
        <w:t>Diary simulators</w:t>
      </w:r>
    </w:p>
    <w:p w14:paraId="7A0644BD" w14:textId="77777777" w:rsidR="004B250B" w:rsidRDefault="00000000">
      <w:r>
        <w:t>CHOCOLATES generated</w:t>
      </w:r>
      <w:r w:rsidR="000D76B7">
        <w:t xml:space="preserve"> realistic self-reported</w:t>
      </w:r>
      <w:r>
        <w:t xml:space="preserve"> seizure counts</w:t>
      </w:r>
      <w:r w:rsidR="000D76B7">
        <w:t xml:space="preserve"> for all synthetic patients. The tool uses</w:t>
      </w:r>
      <w:r>
        <w:t xml:space="preserve"> a hierarchical gamma–Poisson</w:t>
      </w:r>
      <w:r w:rsidR="0074441A">
        <w:t xml:space="preserve"> (</w:t>
      </w:r>
      <w:r w:rsidR="007E1DA8">
        <w:t xml:space="preserve">equivalent to </w:t>
      </w:r>
      <w:r w:rsidR="0074441A">
        <w:t>negative binomial</w:t>
      </w:r>
      <w:r w:rsidR="007E1DA8">
        <w:t>)</w:t>
      </w:r>
      <w:r>
        <w:t xml:space="preserve"> process with participant heterogeneity, </w:t>
      </w:r>
      <w:r w:rsidR="000D76B7">
        <w:t xml:space="preserve">L-relationship, </w:t>
      </w:r>
      <w:r>
        <w:t xml:space="preserve">clustering, multidien cycles, and </w:t>
      </w:r>
      <w:del w:id="77" w:author="Goldenholz, Daniel M (HMFP - Neurology )" w:date="2026-08-12T00:30:00Z" w16du:dateUtc="2026-08-12T04:30:00Z">
        <w:r w:rsidDel="007F5FD7">
          <w:delText>inter</w:delText>
        </w:r>
        <w:r w:rsidR="000D76B7" w:rsidDel="007F5FD7">
          <w:delText>-</w:delText>
        </w:r>
        <w:r w:rsidDel="007F5FD7">
          <w:delText>seizure constraints</w:delText>
        </w:r>
      </w:del>
      <w:ins w:id="78" w:author="Goldenholz, Daniel M (HMFP - Neurology )" w:date="2026-08-12T00:30:00Z" w16du:dateUtc="2026-08-12T04:30:00Z">
        <w:r w:rsidR="007F5FD7">
          <w:t>maximum seizure rates</w:t>
        </w:r>
      </w:ins>
      <w:r>
        <w:t xml:space="preserve">. </w:t>
      </w:r>
      <w:r w:rsidR="00124921">
        <w:fldChar w:fldCharType="begin"/>
      </w:r>
      <w:r w:rsidR="00124921">
        <w:instrText xml:space="preserve"> ADDIN ZOTERO_ITEM CSL_CITATION {"citationID":"3QNIab7e","properties":{"unsorted":false,"formattedCitation":"\\super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124921">
        <w:fldChar w:fldCharType="separate"/>
      </w:r>
      <w:r w:rsidR="00124921" w:rsidRPr="00124921">
        <w:rPr>
          <w:rFonts w:eastAsiaTheme="minorEastAsia" w:cs="Times New Roman"/>
          <w:szCs w:val="24"/>
          <w:vertAlign w:val="superscript"/>
        </w:rPr>
        <w:t>7</w:t>
      </w:r>
      <w:r w:rsidR="00124921">
        <w:fldChar w:fldCharType="end"/>
      </w:r>
      <w:r>
        <w:t xml:space="preserve"> HORMONE-CYCLE version 0.3.0 is a custom simulator developed for the present project and released as an open-source community tool</w:t>
      </w:r>
      <w:r w:rsidR="000D76B7">
        <w:t xml:space="preserve"> (see Appendix)</w:t>
      </w:r>
      <w:r>
        <w:t xml:space="preserve">. </w:t>
      </w:r>
      <w:r w:rsidR="005D648A">
        <w:fldChar w:fldCharType="begin"/>
      </w:r>
      <w:r w:rsidR="005D648A">
        <w:instrText xml:space="preserve"> ADDIN ZOTERO_ITEM CSL_CITATION {"citationID":"D0Me1eIh","properties":{"unsorted":false,"formattedCitation":"\\super 8\\nosupersub{}","plainCitation":"8","noteIndex":0},"citationItems":[{"id":846,"uris":["http://zotero.org/users/1538114/items/BBSUV5B4"],"itemData":{"id":846,"type":"software","genre":"Python","license":"MIT","medium":"Python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rsidR="005D648A">
        <w:fldChar w:fldCharType="separate"/>
      </w:r>
      <w:r w:rsidR="005D648A" w:rsidRPr="005D648A">
        <w:rPr>
          <w:rFonts w:eastAsiaTheme="minorEastAsia" w:cs="Times New Roman"/>
          <w:szCs w:val="24"/>
          <w:vertAlign w:val="superscript"/>
        </w:rPr>
        <w:t>8</w:t>
      </w:r>
      <w:r w:rsidR="005D648A">
        <w:fldChar w:fldCharType="end"/>
      </w:r>
      <w:r>
        <w:t xml:space="preserve"> It assigns age-specific participant variability components, samples right-skewed cycle realizations, and generates daily bleeding, ovulation, estradiol, and progesterone trajectories. Full hormone trajectories were retained for validation and the prespecified 1% daily audit sample; other paper-simulation participants used an RNG-equivalent compact renderer that retained identical cycle structure and inadequate-luteal-phase status without materializing unused concentration rows. Both simulators were designed in a data-driven manner to recapitulate statistical features observed within and across real patient populations</w:t>
      </w:r>
      <w:r w:rsidR="000D76B7">
        <w:t>, including randomized start times</w:t>
      </w:r>
      <w:r>
        <w:t>. The exact targets, sampling levels, realized distributions, and assumption-by-assumption rationale are reported in</w:t>
      </w:r>
      <w:r w:rsidR="00003413">
        <w:t xml:space="preserve"> the</w:t>
      </w:r>
      <w:r>
        <w:t xml:space="preserve"> Appendix. </w:t>
      </w:r>
      <w:r w:rsidR="00D62C09">
        <w:fldChar w:fldCharType="begin"/>
      </w:r>
      <w:r w:rsidR="00D62C09">
        <w:instrText xml:space="preserve"> ADDIN ZOTERO_ITEM CSL_CITATION {"citationID":"syjPk4OX","properties":{"unsorted":false,"formattedCitation":"\\super 9\\uc0\\u8211{}11\\nosupersub{}","plainCitation":"9–11","noteIndex":0},"citationItems":[{"id":788,"uris":["http://zotero.org/users/1538114/items/RQGUHW73"],"itemData":{"id":788,"type":"article-journal","archive_location":"16776638","container-title":"Clinical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rsidR="00D62C09">
        <w:fldChar w:fldCharType="separate"/>
      </w:r>
      <w:r w:rsidR="00D62C09" w:rsidRPr="00D62C09">
        <w:rPr>
          <w:rFonts w:eastAsiaTheme="minorEastAsia" w:cs="Times New Roman"/>
          <w:szCs w:val="24"/>
          <w:vertAlign w:val="superscript"/>
        </w:rPr>
        <w:t>9–11</w:t>
      </w:r>
      <w:r w:rsidR="00D62C09">
        <w:fldChar w:fldCharType="end"/>
      </w:r>
      <w:r>
        <w:t xml:space="preserve"> </w:t>
      </w:r>
      <w:r w:rsidR="00CA5AF3">
        <w:fldChar w:fldCharType="begin"/>
      </w:r>
      <w:r w:rsidR="00CA5AF3">
        <w:instrText xml:space="preserve"> ADDIN ZOTERO_ITEM CSL_CITATION {"citationID":"iQSrCXXC","properties":{"unsorted":false,"formattedCitation":"\\super 12\\nosupersub{}","plainCitation":"12","noteIndex":0},"citationItems":[{"id":790,"uris":["http://zotero.org/users/1538114/items/AZR8XN6P"],"itemData":{"id":790,"type":"article-journal","container-title":"Journal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E"}],"issued":{"date-parts":[["2019"]]}}}],"schema":"https://github.com/citation-style-language/schema/raw/master/csl-citation.json"} </w:instrText>
      </w:r>
      <w:r w:rsidR="00CA5AF3">
        <w:fldChar w:fldCharType="separate"/>
      </w:r>
      <w:r w:rsidR="00CA5AF3" w:rsidRPr="00CA5AF3">
        <w:rPr>
          <w:rFonts w:eastAsiaTheme="minorEastAsia" w:cs="Times New Roman"/>
          <w:szCs w:val="24"/>
          <w:vertAlign w:val="superscript"/>
        </w:rPr>
        <w:t>12</w:t>
      </w:r>
      <w:r w:rsidR="00CA5AF3">
        <w:fldChar w:fldCharType="end"/>
      </w:r>
    </w:p>
    <w:p w14:paraId="5D8810C0" w14:textId="582774C8" w:rsidR="004B250B" w:rsidRDefault="00000000">
      <w:r>
        <w:t xml:space="preserve">As a separate aggregate cross-check not used for fitting, simulated 12-month age-stratified cycle means and participant-specific standard deviations were compared with a global period-tracking cohort. </w:t>
      </w:r>
      <w:r>
        <w:fldChar w:fldCharType="begin"/>
      </w:r>
      <w:r w:rsidR="00983F80">
        <w:instrText xml:space="preserve"> ADDIN ZOTERO_ITEM CSL_CITATION {"citationID":"idca2d4bbb","properties":{"unsorted":false,"formattedCitation":"\\super 13\\nosupersub{}","plainCitation":"13","noteIndex":0},"citationItems":[{"id":936,"uris":["http://zotero.org/users/1538114/items/H25WKPM3"],"itemData":{"id":936,"type":"article-journal","archive_location":"38702411","container-title":"Scientific Reports","DOI":"10.1038/s41598-024-60373-3","ISSN":"2045-2322","issue":"1","journalAbbreviation":"Scientific Reports","page":"10172","title":"Chronicling menstrual cycle patterns across the reproductive lifespan with real-world data","volume":"14","author":[{"family":"Cunningham","given":"Adam C"},{"family":"Pal","given":"Lubna"},{"family":"Wickham","given":"Aidan P"},{"family":"Prentice","given":"Carley"},{"family":"Goddard","given":"Frederick G B"},{"family":"Klepchukova","given":"Anna"},{"family":"Zhaunova","given":"Liudmila"}],"issued":{"date-parts":[["2024",5,3]]}}}],"schema":"https://github.com/citation-style-language/schema/raw/master/csl-citation.json"} </w:instrText>
      </w:r>
      <w:r>
        <w:fldChar w:fldCharType="separate"/>
      </w:r>
      <w:r>
        <w:rPr>
          <w:noProof/>
          <w:vertAlign w:val="superscript"/>
        </w:rPr>
        <w:t>13</w:t>
      </w:r>
      <w:r>
        <w:fldChar w:fldCharType="end"/>
      </w:r>
      <w:r>
        <w:t xml:space="preserve"> The comparison was prespecified as an external summary-level check rather than individual-level validation; Appendix S1 reports targets, margins, and the older-age discrepancy.</w:t>
      </w:r>
    </w:p>
    <w:p w14:paraId="47F78CF6" w14:textId="24139EC5" w:rsidR="004B250B" w:rsidRDefault="00000000">
      <w:r>
        <w:t xml:space="preserve">For ovulatory cycles, version 0.3.0 maps the complete daily LH-aligned serum estradiol and progesterone medians to the simulated ovulation event, uses PCHIP between those daily values, and preserves a broad luteal progesterone summit. Long follicular phases retain a terminal 14-day estradiol-maturation interval and use delayed-emergence or failed-wave geometry rather than stretching an ordinary-cycle template. </w:t>
      </w:r>
      <w:r>
        <w:fldChar w:fldCharType="begin"/>
      </w:r>
      <w:r w:rsidR="00983F80">
        <w:instrText xml:space="preserve"> ADDIN ZOTERO_ITEM CSL_CITATION {"citationID":"id9e6e0cbc","properties":{"unsorted":false,"formattedCitation":"\\super 9,14\\uc0\\u8211{}16\\nosupersub{}","plainCitation":"9,14–16","noteIndex":0},"citationItems":[{"id":788,"uris":["http://zotero.org/users/1538114/items/RQGUHW73"],"itemData":{"id":788,"type":"article-journal","archive_location":"16776638","container-title":"Clinical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A"},{"family":"Bischof","given":"Paul"},{"family":"Stricker","given":"René"}],"issued":{"date-parts":[["2006"]]}}},{"id":938,"uris":["http://zotero.org/users/1538114/items/DEANI3HH"],"itemData":{"id":938,"type":"article-journal","abstract":"Long menstrual cycles have been associated with reduced risk of breast cancer and increased risk of osteoporosis. These observations have led to assumptions about the endogenous oestrogen exposure of women with long cycles. However, daily oestrogen profiles in long menstrual cycles have not been described. This paper examines daily urinary oestrogen profiles during the follicular phases of 416 conception and non-conception cycles. Women were aged 21-42 years, had no history of infertility and were not under treatment. Twenty-eight cycles were defined as long, with a follicular phase that lasted 24 days or more. Five patterns were observed among these long cycles, the most common being a pattern consistent with delayed emergence of a dominant follicle. Other patterns were a pattern consistent with demise and replacement of a dominant follicle, one consistent with delayed follicular recruitment, one showing a prolonged initial drop in oestrogen and one with an extended oestrogen peak. Average follicular phase oestrogen concentrations were highest in cycles with short follicular phases (7-11 days). Oestrogen concentrations from long follicular phases (24-59 days) did not differ substantially from follicular phases of usual length (12-17 days). The oestrogen profiles in long follicular phases are heterogeneous and not necessarily hypo-oestrogenic.","container-title":"Human Reproduction","DOI":"10.1093/humrep/15.1.11","ISSN":"0268-1161","issue":"1","journalAbbreviation":"Hum Reprod","language":"eng","page":"11-16","PMID":"10611180","publisher-place":"Oxford, England","source":"PubMed","title":"Urinary oestrogen patterns in long follicular phases","volume":"15","author":[{"family":"Harlow","given":"S. D."},{"family":"Baird","given":"D. D."},{"family":"Weinberg","given":"C. R."},{"family":"Wilcox","given":"A. J."}],"issued":{"date-parts":[["2000",1]]}}},{"id":940,"uris":["http://zotero.org/users/1538114/items/3Y2YEUNZ"],"itemData":{"id":940,"type":"article-journal","abstract":"CONTEXT: Associations between menstrual cycle length and chronic diseases are hypothesized to be due to differences in underlying hormonal patterns.\nOBJECTIVE: The aim of the study was to evaluate the association between menstrual cycle length and the hormonal profile and anovulation.\nDESIGN AND SETTING: We conducted a prospective cohort study at the University at Buffalo from 2005 to 2007.\nPARTICIPANTS: We recruited 259 healthy, regularly menstruating women aged 18-44 yr.\nMAIN OUTCOME MEASURES: Cycle length was observed for up to two cycles. Serum estradiol, progesterone, LH, and FSH were measured up to eight times per cycle for up to two cycles.\nRESULTS: Women with short cycles (&lt;26 d) had higher FSH concentrations during menses and in the late luteal phase, higher follicular estradiol concentrations, and lower LH concentrations across the cycle. Among women with longer cycles (&gt;35 d), estradiol and LH peaks occurred on average about 3 d later, and FSH peaks about 1 d later compared to women with normal-length cycles. Both short and long cycles, compared with normal-length cycles, had an increased probability of anovulation. In general, per-cycle exposure to hormones was less in short cycles based on the area under the curve, although over time the cumulative exposure to estradiol would be greater for women with short cycles.\nCONCLUSIONS: Short ovulatory cycles were associated with higher follicular phase estradiol, an earlier rise in FSH, and an increased risk of anovulation. These results suggest that menstrual cycle length may be a relevant indicator of estradiol exposure and risk of anovulation among regularly cycling women.","container-title":"The Journal of Clinical Endocrinology and Metabolism","DOI":"10.1210/jc.2012-1350","ISSN":"1945-7197","issue":"10","journalAbbreviation":"J Clin Endocrinol Metab","language":"eng","page":"E1871-1879","PMID":"22837188","PMCID":"PMC3674299","source":"PubMed","title":"The utility of menstrual cycle length as an indicator of cumulative hormonal exposure","volume":"97","author":[{"family":"Mumford","given":"Sunni L."},{"family":"Steiner","given":"Anne Z."},{"family":"Pollack","given":"Anna Z."},{"family":"Perkins","given":"Neil J."},{"family":"Filiberto","given":"Amanda C."},{"family":"Albert","given":"Paul S."},{"family":"Mattison","given":"Donald R."},{"family":"Wactawski-Wende","given":"Jean"},{"family":"Schisterman","given":"Enrique F."}],"issued":{"date-parts":[["2012",10]]}}},{"id":942,"uris":["http://zotero.org/users/1538114/items/YLLLVBP5"],"itemData":{"id":942,"type":"article-journal","abstract":"Expected values for estradiol (E2), luteinizing hormone (LH), and progesterone determined in serum allow accurate assessment of menstrual cycle phase. Automated immunoassays demonstrate variable degrees of bias, emphasizing the need to establish method-specific reference values. We therefore established method-specific reference intervals for the Elecsys® LH assay and new generation Elecsys Estradiol III and Progesterone III assays (cobas e 801 analyzer) in 85 apparently healthy women aged 22-37 (US)/18-37 (EU) years over one natural menstrual cycle. Cycle length and day of ovulation were standardized; phases were defined by LH surge and/or progesterone/E2 levels. Median (5th-95th percentile) concentrations (follicular/ovulation/luteal) were E2: 198 ​pmol/L (114-332), 757 ​pmol/L (222-1959) and 412 ​pmol/L (222-854); LH: 7.14 IU/L (4.78-13.2), 22.6 IU/L (8.11-72.7) and 6.24 IU/L (2.73-13.1); progesterone: 0.212 ​nmol/L (0.159-0.616), 1.81 ​nmol/L (0.175-13.2) and 28.8 ​nmol/L (13.1-46.3). Sub-phase (early/intermediate/late) reference values were also determined for follicular and luteal phases. This multicenter study established reliable, method-specific E2, LH and progesterone reference values that could assist clinical decision-making in women with fertility disorders and monitoring of natural cycles in assisted reproductive treatment.","container-title":"Practical Laboratory Medicine","DOI":"10.1016/j.plabm.2021.e00211","ISSN":"2352-5517","journalAbbreviation":"Pract Lab Med","language":"eng","page":"e00211","PMID":"33869706","PMCID":"PMC8042396","source":"PubMed","title":"Extensive monitoring of the natural menstrual cycle using the serum biomarkers estradiol, luteinizing hormone and progesterone","volume":"25","author":[{"family":"Anckaert","given":"Ellen"},{"family":"Jank","given":"Alexander"},{"family":"Petzold","given":"Julia"},{"family":"Rohsmann","given":"Felix"},{"family":"Paris","given":"Rhonda"},{"family":"Renggli","given":"Martin"},{"family":"Schönfeld","given":"Kathrin"},{"family":"Schiettecatte","given":"Johan"},{"family":"Kriner","given":"Monika"}],"issued":{"date-parts":[["2021",5]]}}}],"schema":"https://github.com/citation-style-language/schema/raw/master/csl-citation.json"} </w:instrText>
      </w:r>
      <w:r>
        <w:fldChar w:fldCharType="separate"/>
      </w:r>
      <w:r>
        <w:rPr>
          <w:noProof/>
          <w:vertAlign w:val="superscript"/>
        </w:rPr>
        <w:t>9,14–16</w:t>
      </w:r>
      <w:r>
        <w:fldChar w:fldCharType="end"/>
      </w:r>
      <w:r>
        <w:t xml:space="preserve"> An independent assay-specific serum cohort supplies subphase amplitude and ordering checks; Appendix S1 reports the numerical and visual validation </w:t>
      </w:r>
      <w:r>
        <w:lastRenderedPageBreak/>
        <w:t>criteria. These checks concern population-level daily envelopes and do not establish individual clinical validity or reproduce within-day progesterone pulsatility.</w:t>
      </w:r>
    </w:p>
    <w:p w14:paraId="7EE792D4" w14:textId="77777777" w:rsidR="000D76B7" w:rsidRPr="000D76B7" w:rsidRDefault="00000000">
      <w:pPr>
        <w:rPr>
          <w:u w:val="single"/>
        </w:rPr>
      </w:pPr>
      <w:r w:rsidRPr="000D76B7">
        <w:rPr>
          <w:u w:val="single"/>
        </w:rPr>
        <w:t>Phase labeling and Herzog criteria</w:t>
      </w:r>
    </w:p>
    <w:p w14:paraId="14F8CA93" w14:textId="77777777" w:rsidR="004B250B" w:rsidRDefault="00000000">
      <w:r>
        <w:t xml:space="preserve">Strict Herzog phase labeling was the primary phase-definition scheme. </w:t>
      </w:r>
      <w:r w:rsidR="0074441A">
        <w:t xml:space="preserve">The first day of a menstruation was labeled day 1. </w:t>
      </w:r>
      <w:r>
        <w:t>Menstrual phase comprised forward days 1–3 and backward days −3 to −1; follicular phase, forward days 4–9; ovulatory phase, forward days ≥10 through backward day −13; and luteal phase, backward days −12 to −4. Days outside these phases were unlabeled. A luteal-anchored sensitivity fixed the periovulatory interval at backward days −16 to −13 and assigned cycle-length variation to the follicular phase.</w:t>
      </w:r>
      <w:r w:rsidR="001661A1">
        <w:fldChar w:fldCharType="begin"/>
      </w:r>
      <w:r w:rsidR="001661A1">
        <w:instrText xml:space="preserve"> ADDIN ZOTERO_ITEM CSL_CITATION {"citationID":"KZCTFQ4q","properties":{"unsorted":false,"formattedCitation":"\\super 17\\nosupersub{}","plainCitation":"17","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1661A1">
        <w:fldChar w:fldCharType="separate"/>
      </w:r>
      <w:r w:rsidR="001661A1" w:rsidRPr="001661A1">
        <w:rPr>
          <w:rFonts w:eastAsiaTheme="minorEastAsia" w:cs="Times New Roman"/>
          <w:szCs w:val="24"/>
          <w:vertAlign w:val="superscript"/>
        </w:rPr>
        <w:t>17</w:t>
      </w:r>
      <w:r w:rsidR="001661A1">
        <w:fldChar w:fldCharType="end"/>
      </w:r>
    </w:p>
    <w:p w14:paraId="2780311C" w14:textId="77777777" w:rsidR="004B250B" w:rsidRDefault="0074441A">
      <w:r>
        <w:t xml:space="preserve">Average daily seizure frequency (ADSF) </w:t>
      </w:r>
      <w:r w:rsidR="00192EC0">
        <w:t>was</w:t>
      </w:r>
      <w:r>
        <w:t xml:space="preserve"> used for ratios. Windowed ratios were C1=ADSF(M)/ADSF(F+L) with threshold 1.69, C2=ADSF(O)/ADSF(F+L) with threshold 1.83, and C3=ADSF(O+L+M)/ADSF(F) with threshold 1.62 in applicable inadequate-luteal-phase cycles/windows. These exact distributional inflection values, rather than a rounded twofold rule, were used.</w:t>
      </w:r>
      <w:r w:rsidR="000C7F3A">
        <w:fldChar w:fldCharType="begin"/>
      </w:r>
      <w:r w:rsidR="000C7F3A">
        <w:instrText xml:space="preserve"> ADDIN ZOTERO_ITEM CSL_CITATION {"citationID":"mgTkcd27","properties":{"unsorted":false,"formattedCitation":"\\super 17\\nosupersub{}","plainCitation":"17","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0C7F3A">
        <w:fldChar w:fldCharType="separate"/>
      </w:r>
      <w:r w:rsidR="000C7F3A" w:rsidRPr="000C7F3A">
        <w:rPr>
          <w:rFonts w:eastAsiaTheme="minorEastAsia" w:cs="Times New Roman"/>
          <w:szCs w:val="24"/>
          <w:vertAlign w:val="superscript"/>
        </w:rPr>
        <w:t>17</w:t>
      </w:r>
      <w:r w:rsidR="000C7F3A">
        <w:fldChar w:fldCharType="end"/>
      </w:r>
      <w:r>
        <w:t xml:space="preserve"> A ratio was undefined when its numerator or comparator phase was absent or when both phase rates were zero; a positive numerator with zero comparator was treated as positive infinity.</w:t>
      </w:r>
    </w:p>
    <w:p w14:paraId="7BE8D27D" w14:textId="77777777" w:rsidR="00AC6858" w:rsidRPr="00AC6858" w:rsidRDefault="00000000">
      <w:pPr>
        <w:rPr>
          <w:u w:val="single"/>
        </w:rPr>
      </w:pPr>
      <w:r w:rsidRPr="00AC6858">
        <w:rPr>
          <w:u w:val="single"/>
        </w:rPr>
        <w:t>C3 applicabilit</w:t>
      </w:r>
      <w:r w:rsidR="00AC6858" w:rsidRPr="00AC6858">
        <w:rPr>
          <w:u w:val="single"/>
        </w:rPr>
        <w:t>y</w:t>
      </w:r>
    </w:p>
    <w:p w14:paraId="2DE00504" w14:textId="77777777" w:rsidR="004B250B" w:rsidRDefault="00000000">
      <w:r>
        <w:t xml:space="preserve">In the heterogeneous cohort, the adapter assigned a simulator-generated inadequate-luteal-phase indicator to all nonovulatory cycles and cycles without a valid ovulation day or progesterone field. For other ovulatory cycles, it used the maximum progesterone concentration on days 5–9 after ovulation, falling back to all </w:t>
      </w:r>
      <w:proofErr w:type="spellStart"/>
      <w:r>
        <w:t>postovulation</w:t>
      </w:r>
      <w:proofErr w:type="spellEnd"/>
      <w:r>
        <w:t xml:space="preserve"> days if that window was absent, and designated values &lt;5.0 ng/mL as inadequate. The C3 ratio then used only designated cycles. The 5.0-ng/mL cutoff follows the operational ovulatory criterion in the original Herzog study; implementation details and sensitivity limitations are in Appendix S1. </w:t>
      </w:r>
      <w:r w:rsidR="00B9378A">
        <w:fldChar w:fldCharType="begin"/>
      </w:r>
      <w:r w:rsidR="00B9378A">
        <w:instrText xml:space="preserve"> ADDIN ZOTERO_ITEM CSL_CITATION {"citationID":"QEeNVymh","properties":{"unsorted":false,"formattedCitation":"\\super 17\\nosupersub{}","plainCitation":"17","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rsidR="00B9378A">
        <w:fldChar w:fldCharType="separate"/>
      </w:r>
      <w:r w:rsidR="00B9378A" w:rsidRPr="00B9378A">
        <w:rPr>
          <w:rFonts w:eastAsiaTheme="minorEastAsia" w:cs="Times New Roman"/>
          <w:szCs w:val="24"/>
          <w:vertAlign w:val="superscript"/>
        </w:rPr>
        <w:t>17</w:t>
      </w:r>
      <w:r w:rsidR="00B9378A">
        <w:fldChar w:fldCharType="end"/>
      </w:r>
    </w:p>
    <w:p w14:paraId="062D2AD2" w14:textId="77777777" w:rsidR="00AC6858" w:rsidRPr="00AC6858" w:rsidRDefault="0074441A">
      <w:pPr>
        <w:rPr>
          <w:u w:val="single"/>
        </w:rPr>
      </w:pPr>
      <w:r>
        <w:rPr>
          <w:u w:val="single"/>
        </w:rPr>
        <w:t xml:space="preserve">CE </w:t>
      </w:r>
      <w:r w:rsidRPr="00AC6858">
        <w:rPr>
          <w:u w:val="single"/>
        </w:rPr>
        <w:t>Classification definitions</w:t>
      </w:r>
    </w:p>
    <w:p w14:paraId="0DD06EE4" w14:textId="77777777" w:rsidR="004B250B" w:rsidRDefault="00470D9D" w:rsidP="00470D9D">
      <w:ins w:id="79" w:author="Goldenholz, Daniel M (HMFP - Neurology )" w:date="2026-08-11T23:51:00Z" w16du:dateUtc="2026-08-12T03:51:00Z">
        <w:r>
          <w:t>The exact Herzog 2004 cycle definition required exactly three complete 23–35-day cycles and the same positive pattern in at least two cycles</w:t>
        </w:r>
      </w:ins>
      <w:ins w:id="80" w:author="Goldenholz, Daniel M (HMFP - Neurology )" w:date="2026-08-11T23:52:00Z" w16du:dateUtc="2026-08-12T03:52:00Z">
        <w:r>
          <w:t>.</w:t>
        </w:r>
        <w:r>
          <w:fldChar w:fldCharType="begin"/>
        </w:r>
        <w:r>
          <w: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sidRPr="00171C99">
          <w:rPr>
            <w:rFonts w:eastAsiaTheme="minorEastAsia" w:cs="Times New Roman"/>
            <w:szCs w:val="24"/>
            <w:vertAlign w:val="superscript"/>
          </w:rPr>
          <w:t>1</w:t>
        </w:r>
        <w:r>
          <w:fldChar w:fldCharType="end"/>
        </w:r>
      </w:ins>
      <w:ins w:id="81" w:author="Goldenholz, Daniel M (HMFP - Neurology )" w:date="2026-08-11T23:51:00Z" w16du:dateUtc="2026-08-12T03:51:00Z">
        <w:r>
          <w:t xml:space="preserve"> In contrast, our windowed Herzog cycle definition pooled the phase-specific seizure-frequency ratios within each calendar, complete-cycle, or full-diary window.</w:t>
        </w:r>
      </w:ins>
      <w:ins w:id="82" w:author="Rachael Sumner" w:date="2026-08-07T16:05:00Z" w16du:dateUtc="2026-08-07T04:05:00Z">
        <w:del w:id="83" w:author="Goldenholz, Daniel M (HMFP - Neurology )" w:date="2026-08-11T23:52:00Z" w16du:dateUtc="2026-08-12T03:52:00Z">
          <w:r w:rsidR="006D3CAE" w:rsidDel="00470D9D">
            <w:delText xml:space="preserve">According to Herzog </w:delText>
          </w:r>
        </w:del>
      </w:ins>
      <w:del w:id="84" w:author="Goldenholz, Daniel M (HMFP - Neurology )" w:date="2026-08-11T23:52:00Z" w16du:dateUtc="2026-08-12T03:52:00Z">
        <w:r w:rsidR="006D3CAE" w:rsidDel="00470D9D">
          <w:delText xml:space="preserve">Exact Herzog </w:delText>
        </w:r>
      </w:del>
      <w:ins w:id="85" w:author="Rachael Sumner" w:date="2026-08-07T15:50:00Z" w16du:dateUtc="2026-08-07T03:50:00Z">
        <w:del w:id="86" w:author="Goldenholz, Daniel M (HMFP - Neurology )" w:date="2026-08-11T23:52:00Z" w16du:dateUtc="2026-08-12T03:52:00Z">
          <w:r w:rsidR="00245ADC" w:rsidDel="00470D9D">
            <w:delText xml:space="preserve">cycle </w:delText>
          </w:r>
        </w:del>
      </w:ins>
      <w:del w:id="87" w:author="Goldenholz, Daniel M (HMFP - Neurology )" w:date="2026-08-11T23:52:00Z" w16du:dateUtc="2026-08-12T03:52:00Z">
        <w:r w:rsidR="006D3CAE" w:rsidDel="00470D9D">
          <w:delText xml:space="preserve">2004 </w:delText>
        </w:r>
      </w:del>
      <w:ins w:id="88" w:author="Rachael Sumner" w:date="2026-08-07T15:10:00Z" w16du:dateUtc="2026-08-07T03:10:00Z">
        <w:del w:id="89" w:author="Goldenholz, Daniel M (HMFP - Neurology )" w:date="2026-08-11T23:52:00Z" w16du:dateUtc="2026-08-12T03:52:00Z">
          <w:r w:rsidR="00F747FA" w:rsidDel="00470D9D">
            <w:delText xml:space="preserve">criteria </w:delText>
          </w:r>
        </w:del>
      </w:ins>
      <w:del w:id="90" w:author="Goldenholz, Daniel M (HMFP - Neurology )" w:date="2026-08-11T23:52:00Z" w16du:dateUtc="2026-08-12T03:52:00Z">
        <w:r w:rsidR="006D3CAE" w:rsidDel="00470D9D">
          <w:delText>required exactly three complete 23–35-day cycles and the same positive pattern in at least two cycles.</w:delText>
        </w:r>
        <w:r w:rsidR="00171C99" w:rsidDel="00470D9D">
          <w:fldChar w:fldCharType="begin"/>
        </w:r>
        <w:r w:rsidR="00171C99" w:rsidDel="00470D9D">
          <w:delInstrText xml:space="preserve"> ADDIN ZOTERO_ITEM CSL_CITATION {"citationID":"zXyNHYGe","properties":{"unsorted":false,"formattedCitation":"\\super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171C99" w:rsidDel="00470D9D">
          <w:fldChar w:fldCharType="separate"/>
        </w:r>
        <w:r w:rsidR="00171C99" w:rsidRPr="00171C99" w:rsidDel="00470D9D">
          <w:rPr>
            <w:rFonts w:eastAsiaTheme="minorEastAsia" w:cs="Times New Roman"/>
            <w:szCs w:val="24"/>
            <w:vertAlign w:val="superscript"/>
          </w:rPr>
          <w:delText>1</w:delText>
        </w:r>
        <w:r w:rsidR="00171C99" w:rsidDel="00470D9D">
          <w:fldChar w:fldCharType="end"/>
        </w:r>
        <w:r w:rsidR="006D3CAE" w:rsidDel="00470D9D">
          <w:delText xml:space="preserve"> </w:delText>
        </w:r>
      </w:del>
      <w:ins w:id="91" w:author="Rachael Sumner" w:date="2026-08-07T15:49:00Z" w16du:dateUtc="2026-08-07T03:49:00Z">
        <w:del w:id="92" w:author="Goldenholz, Daniel M (HMFP - Neurology )" w:date="2026-08-11T23:52:00Z" w16du:dateUtc="2026-08-12T03:52:00Z">
          <w:r w:rsidR="00245ADC" w:rsidDel="00470D9D">
            <w:delText xml:space="preserve">C1/C2/C3 </w:delText>
          </w:r>
        </w:del>
      </w:ins>
      <w:del w:id="93" w:author="Goldenholz, Daniel M (HMFP - Neurology )" w:date="2026-08-11T23:52:00Z" w16du:dateUtc="2026-08-12T03:52:00Z">
        <w:r w:rsidR="006D3CAE" w:rsidDel="00470D9D">
          <w:delText>Windowed Herzog</w:delText>
        </w:r>
      </w:del>
      <w:ins w:id="94" w:author="Rachael Sumner" w:date="2026-08-07T15:11:00Z" w16du:dateUtc="2026-08-07T03:11:00Z">
        <w:del w:id="95" w:author="Goldenholz, Daniel M (HMFP - Neurology )" w:date="2026-08-11T23:52:00Z" w16du:dateUtc="2026-08-12T03:52:00Z">
          <w:r w:rsidR="00F747FA" w:rsidDel="00470D9D">
            <w:delText xml:space="preserve"> criteria</w:delText>
          </w:r>
        </w:del>
      </w:ins>
      <w:del w:id="96" w:author="Goldenholz, Daniel M (HMFP - Neurology )" w:date="2026-08-11T23:52:00Z" w16du:dateUtc="2026-08-12T03:52:00Z">
        <w:r w:rsidR="006D3CAE" w:rsidDel="00470D9D">
          <w:delText xml:space="preserve"> pooled the phase-specific ratios in each calendar, cycle-count, or full-diary window.</w:delText>
        </w:r>
      </w:del>
      <w:r w:rsidR="006D3CAE">
        <w:t xml:space="preserve"> The minimum-data sensitivity required at least four calendar months or six complete cycles and at least four seizure days. These pragmatic thresholds represent an investigator-selected minimum-data sensitivity intended to reduce classifications dominated by extremely sparse event counts; they were not biologically derived. Nearby event thresholds were examined without searching for an optimal cutoff (Appendix S1). Cycle reproducibility required the same positive pattern in at least two-thirds of eligible cycles and a positive pooled ratio.</w:t>
      </w:r>
    </w:p>
    <w:p w14:paraId="103AE7F0" w14:textId="77777777" w:rsidR="00AC6858" w:rsidRPr="00AC6858" w:rsidRDefault="00000000">
      <w:pPr>
        <w:rPr>
          <w:u w:val="single"/>
        </w:rPr>
      </w:pPr>
      <w:r w:rsidRPr="00AC6858">
        <w:rPr>
          <w:u w:val="single"/>
        </w:rPr>
        <w:t>Model-concordant statistical calibration checks</w:t>
      </w:r>
    </w:p>
    <w:p w14:paraId="3EE0A420" w14:textId="77777777" w:rsidR="004B250B" w:rsidRDefault="00000000">
      <w:r>
        <w:t xml:space="preserve">Recurrent heterogeneous seizure counts are </w:t>
      </w:r>
      <w:proofErr w:type="spellStart"/>
      <w:r>
        <w:t>overdispersed</w:t>
      </w:r>
      <w:proofErr w:type="spellEnd"/>
      <w:r>
        <w:t xml:space="preserve">, motivating </w:t>
      </w:r>
      <w:r w:rsidR="0074441A">
        <w:t xml:space="preserve">negative binomial </w:t>
      </w:r>
      <w:r>
        <w:t>rather than simple Poisson models.</w:t>
      </w:r>
      <w:del w:id="97" w:author="Rachael Sumner" w:date="2026-08-07T15:11:00Z" w16du:dateUtc="2026-08-07T03:11:00Z">
        <w:r w:rsidDel="00F747FA">
          <w:delText xml:space="preserve"> </w:delText>
        </w:r>
      </w:del>
      <w:r w:rsidR="00001E29">
        <w:fldChar w:fldCharType="begin"/>
      </w:r>
      <w:r w:rsidR="00001E29">
        <w:instrText xml:space="preserve"> ADDIN ZOTERO_ITEM CSL_CITATION {"citationID":"bmB8Cjh7","properties":{"unsorted":false,"formattedCitation":"\\super 7\\nosupersub{}","plainCitation":"7","noteIndex":0},"citationItems":[{"id":2,"uris":["http://zotero.org/users/1538114/items/EZ3PCTXC"],"itemData":{"id":2,"type":"article-journal","abstract":"Objective: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rsidR="00001E29">
        <w:fldChar w:fldCharType="separate"/>
      </w:r>
      <w:r w:rsidR="00001E29" w:rsidRPr="00001E29">
        <w:rPr>
          <w:rFonts w:eastAsiaTheme="minorEastAsia" w:cs="Times New Roman"/>
          <w:szCs w:val="24"/>
          <w:vertAlign w:val="superscript"/>
        </w:rPr>
        <w:t>7</w:t>
      </w:r>
      <w:r w:rsidR="00001E29">
        <w:fldChar w:fldCharType="end"/>
      </w:r>
      <w:r>
        <w:t xml:space="preserve"> The prespecified C1/C2 check used within-participant daily-count generalized linear models with log link, menstrual and ovulatory indicators, and cycle fixed effects where estimable. One-sided Wald tests were Holm-adjusted across C1 and C2; positivity required adjusted P&lt;.05 and the corresponding Herzog rate-ratio threshold. Because CHOCOLATES uses a negative-binomial-like count process, this is a model-concordant statistical calibration check—not an alternative clinical diagnostic method or independent simulator validation.</w:t>
      </w:r>
    </w:p>
    <w:p w14:paraId="4B053378" w14:textId="77777777" w:rsidR="004B250B" w:rsidRDefault="00000000">
      <w:r>
        <w:t>A separately specified exploratory C3 model used the deterministic 1% daily audit sample. It restricted the heterogeneous cohort to complete cycles carrying the simulator-generated inadequate-luteal-phase indicator and contrasted combined O+L+M with F days using cycle fixed effects. Positivity required a one-sided P&lt;.05 and rate ratio ≥1.62. This standalone exploratory family was not pooled with C1/C2 and therefore received no cross-family multiplicity adjustment (Appendix S1).</w:t>
      </w:r>
    </w:p>
    <w:p w14:paraId="21946640" w14:textId="77777777" w:rsidR="00AC6858" w:rsidRPr="00AC6858" w:rsidRDefault="00000000">
      <w:pPr>
        <w:rPr>
          <w:u w:val="single"/>
        </w:rPr>
      </w:pPr>
      <w:r w:rsidRPr="00AC6858">
        <w:rPr>
          <w:u w:val="single"/>
        </w:rPr>
        <w:t>Outcomes and statistics</w:t>
      </w:r>
    </w:p>
    <w:p w14:paraId="55236F0E" w14:textId="77777777" w:rsidR="004B250B" w:rsidRDefault="00000000">
      <w:r>
        <w:t xml:space="preserve">The primary outcome was the participant-window false-positive classification rate among classifiable windows under independence. We also report rates among all attempted windows, explicit indeterminate reasons, and </w:t>
      </w:r>
      <w:r>
        <w:lastRenderedPageBreak/>
        <w:t>mutually exclusive pattern categories. An indeterminate window was one in which an applicable rule could not return positive or negative because required phases, cycles, events, or denominator information were insufficient; non</w:t>
      </w:r>
      <w:r w:rsidR="00D874AD">
        <w:t>-</w:t>
      </w:r>
      <w:r>
        <w:t>applicability was kept separate. Definition-by-window-by-cohort estimates with fewer than 1,000 classifiable participant-windows were flagged as unstable. Wilson intervals quantify Monte Carlo uncertainty in a simulated proportion and do not include model-form uncertainty. Ten thousand simulated studies of 30, 50, or 100 participants sampled one random valid 3-month window per participant.</w:t>
      </w:r>
    </w:p>
    <w:p w14:paraId="4B6842B4" w14:textId="77777777" w:rsidR="00F747FA" w:rsidRPr="00F747FA" w:rsidRDefault="00000000">
      <w:pPr>
        <w:rPr>
          <w:ins w:id="98" w:author="Rachael Sumner" w:date="2026-08-07T15:12:00Z" w16du:dateUtc="2026-08-07T03:12:00Z"/>
          <w:u w:val="single"/>
          <w:rPrChange w:id="99" w:author="Rachael Sumner" w:date="2026-08-07T15:12:00Z" w16du:dateUtc="2026-08-07T03:12:00Z">
            <w:rPr>
              <w:ins w:id="100" w:author="Rachael Sumner" w:date="2026-08-07T15:12:00Z" w16du:dateUtc="2026-08-07T03:12:00Z"/>
            </w:rPr>
          </w:rPrChange>
        </w:rPr>
      </w:pPr>
      <w:r w:rsidRPr="00F747FA">
        <w:rPr>
          <w:u w:val="single"/>
          <w:rPrChange w:id="101" w:author="Rachael Sumner" w:date="2026-08-07T15:12:00Z" w16du:dateUtc="2026-08-07T03:12:00Z">
            <w:rPr/>
          </w:rPrChange>
        </w:rPr>
        <w:t>Ethics</w:t>
      </w:r>
      <w:del w:id="102" w:author="Rachael Sumner" w:date="2026-08-07T15:12:00Z" w16du:dateUtc="2026-08-07T03:12:00Z">
        <w:r w:rsidRPr="00F747FA" w:rsidDel="00F747FA">
          <w:rPr>
            <w:u w:val="single"/>
            <w:rPrChange w:id="103" w:author="Rachael Sumner" w:date="2026-08-07T15:12:00Z" w16du:dateUtc="2026-08-07T03:12:00Z">
              <w:rPr/>
            </w:rPrChange>
          </w:rPr>
          <w:delText>.</w:delText>
        </w:r>
      </w:del>
      <w:r w:rsidRPr="00F747FA">
        <w:rPr>
          <w:u w:val="single"/>
          <w:rPrChange w:id="104" w:author="Rachael Sumner" w:date="2026-08-07T15:12:00Z" w16du:dateUtc="2026-08-07T03:12:00Z">
            <w:rPr/>
          </w:rPrChange>
        </w:rPr>
        <w:t xml:space="preserve"> </w:t>
      </w:r>
    </w:p>
    <w:p w14:paraId="79D3CC54" w14:textId="77777777" w:rsidR="004B250B" w:rsidRDefault="0096784E">
      <w:r>
        <w:t>This study used only synthetic data. Institutional review board approval, patient consent, and clinical-trial registration were not applicable. All figures and tables are original; permission to reproduce third-party material was not applicable.</w:t>
      </w:r>
    </w:p>
    <w:p w14:paraId="4D52A3A8" w14:textId="77777777" w:rsidR="004B250B" w:rsidRDefault="00000000">
      <w:pPr>
        <w:pStyle w:val="Heading1"/>
      </w:pPr>
      <w:r>
        <w:t>Results</w:t>
      </w:r>
    </w:p>
    <w:p w14:paraId="765D4882" w14:textId="77777777" w:rsidR="00AC6858" w:rsidRPr="00AC6858" w:rsidRDefault="00000000">
      <w:pPr>
        <w:rPr>
          <w:u w:val="single"/>
        </w:rPr>
      </w:pPr>
      <w:r w:rsidRPr="00AC6858">
        <w:rPr>
          <w:u w:val="single"/>
        </w:rPr>
        <w:t>Simulation cohort</w:t>
      </w:r>
    </w:p>
    <w:p w14:paraId="73B39351" w14:textId="77777777" w:rsidR="004B250B" w:rsidRDefault="00000000">
      <w:r>
        <w:t>The completed run included 100,000 synthetic participants. The healthy ovulatory cohort had 100.0% ovulatory cycles by design; the heterogeneous cohort had 79.0% ovulatory cycles, greater within-participant cycle-length variability, and similar seizure burden (Table 1). Every diary began at a randomly selected menstrual-cycle phase.</w:t>
      </w:r>
    </w:p>
    <w:p w14:paraId="4B278070" w14:textId="77777777" w:rsidR="007E1DA8" w:rsidRDefault="00000000">
      <w:pPr>
        <w:rPr>
          <w:ins w:id="105" w:author="Goldenholz, Daniel M (HMFP - Neurology )" w:date="2026-08-11T23:47:00Z" w16du:dateUtc="2026-08-12T03:47:00Z"/>
          <w:u w:val="single"/>
        </w:rPr>
      </w:pPr>
      <w:r w:rsidRPr="00AC6858">
        <w:rPr>
          <w:u w:val="single"/>
        </w:rPr>
        <w:t>Full-diary</w:t>
      </w:r>
      <w:r w:rsidR="007E1DA8">
        <w:rPr>
          <w:u w:val="single"/>
        </w:rPr>
        <w:t xml:space="preserve"> CE</w:t>
      </w:r>
      <w:r w:rsidRPr="00AC6858">
        <w:rPr>
          <w:u w:val="single"/>
        </w:rPr>
        <w:t xml:space="preserve"> classification</w:t>
      </w:r>
    </w:p>
    <w:p w14:paraId="457725D3" w14:textId="77777777" w:rsidR="00470D9D" w:rsidRDefault="00470D9D">
      <w:pPr>
        <w:rPr>
          <w:u w:val="single"/>
        </w:rPr>
      </w:pPr>
      <w:r>
        <w:t>We used strict Herzog phase labeling and the prespecified windowed Herzog pattern-specific ratio thresholds across each participant’s full 36-month diary. CE was classified in 11.4% of classifiable healthy-ovulatory participant-windows and in 35.9% of classifiable heterogeneous-cohort participant-windows under independence (Table 2). In the heterogeneous cohort, the C1/C2 union was 11.6%, whereas C3 was positive in 37.1% of C3-applicable windows. Thus, the between-cohort difference in the composite endpoint was primarily driven by the simulator-generated inadequate-luteal-phase designation. Because version 0.3.0 changes the progesterone envelope used to assign inadequate-luteal-phase status, all C3-dependent results were regenerated; in the retained 1% audit sample, the heterogeneous cohort’s mean inadequate-luteal-phase cycle fraction was 22.8%.</w:t>
      </w:r>
    </w:p>
    <w:p w14:paraId="06F2E107" w14:textId="77777777" w:rsidR="004B250B" w:rsidDel="00470D9D" w:rsidRDefault="00000000">
      <w:pPr>
        <w:rPr>
          <w:del w:id="106" w:author="Goldenholz, Daniel M (HMFP - Neurology )" w:date="2026-08-11T23:49:00Z" w16du:dateUtc="2026-08-12T03:49:00Z"/>
        </w:rPr>
      </w:pPr>
      <w:del w:id="107" w:author="Goldenholz, Daniel M (HMFP - Neurology )" w:date="2026-08-11T23:49:00Z" w16du:dateUtc="2026-08-12T03:49:00Z">
        <w:r w:rsidDel="00470D9D">
          <w:delText>In strict</w:delText>
        </w:r>
      </w:del>
      <w:ins w:id="108" w:author="Rachael Sumner" w:date="2026-08-07T16:04:00Z" w16du:dateUtc="2026-08-07T04:04:00Z">
        <w:del w:id="109" w:author="Goldenholz, Daniel M (HMFP - Neurology )" w:date="2026-08-11T23:49:00Z" w16du:dateUtc="2026-08-12T03:49:00Z">
          <w:r w:rsidR="006D3CAE" w:rsidDel="00470D9D">
            <w:delText>23-25 day</w:delText>
          </w:r>
        </w:del>
      </w:ins>
      <w:del w:id="110" w:author="Goldenholz, Daniel M (HMFP - Neurology )" w:date="2026-08-11T23:49:00Z" w16du:dateUtc="2026-08-12T03:49:00Z">
        <w:r w:rsidDel="00470D9D">
          <w:delText>-Herzog</w:delText>
        </w:r>
      </w:del>
      <w:ins w:id="111" w:author="Rachael Sumner" w:date="2026-08-07T15:50:00Z" w16du:dateUtc="2026-08-07T03:50:00Z">
        <w:del w:id="112" w:author="Goldenholz, Daniel M (HMFP - Neurology )" w:date="2026-08-11T23:49:00Z" w16du:dateUtc="2026-08-12T03:49:00Z">
          <w:r w:rsidR="00245ADC" w:rsidDel="00470D9D">
            <w:delText xml:space="preserve"> cycles</w:delText>
          </w:r>
        </w:del>
      </w:ins>
      <w:del w:id="113" w:author="Goldenholz, Daniel M (HMFP - Neurology )" w:date="2026-08-11T23:49:00Z" w16du:dateUtc="2026-08-12T03:49:00Z">
        <w:r w:rsidDel="00470D9D">
          <w:delText xml:space="preserve"> 36-month windows, windowed Herzog </w:delText>
        </w:r>
      </w:del>
      <w:ins w:id="114" w:author="Rachael Sumner" w:date="2026-08-07T15:48:00Z" w16du:dateUtc="2026-08-07T03:48:00Z">
        <w:del w:id="115" w:author="Goldenholz, Daniel M (HMFP - Neurology )" w:date="2026-08-11T23:49:00Z" w16du:dateUtc="2026-08-12T03:49:00Z">
          <w:r w:rsidR="00245ADC" w:rsidDel="00470D9D">
            <w:delText>C1/C2/C3 Her</w:delText>
          </w:r>
        </w:del>
      </w:ins>
      <w:ins w:id="116" w:author="Rachael Sumner" w:date="2026-08-07T15:49:00Z" w16du:dateUtc="2026-08-07T03:49:00Z">
        <w:del w:id="117" w:author="Goldenholz, Daniel M (HMFP - Neurology )" w:date="2026-08-11T23:49:00Z" w16du:dateUtc="2026-08-12T03:49:00Z">
          <w:r w:rsidR="00245ADC" w:rsidDel="00470D9D">
            <w:delText>zog criteria</w:delText>
          </w:r>
        </w:del>
      </w:ins>
      <w:del w:id="118" w:author="Goldenholz, Daniel M (HMFP - Neurology )" w:date="2026-08-11T23:49:00Z" w16du:dateUtc="2026-08-12T03:49:00Z">
        <w:r w:rsidDel="00470D9D">
          <w:delText xml:space="preserve">thresholds classified 11.7% of healthy ovulatory and 36.0% of heterogeneous participants </w:delText>
        </w:r>
      </w:del>
      <w:ins w:id="119" w:author="Rachael Sumner" w:date="2026-08-07T15:49:00Z" w16du:dateUtc="2026-08-07T03:49:00Z">
        <w:del w:id="120" w:author="Goldenholz, Daniel M (HMFP - Neurology )" w:date="2026-08-11T23:49:00Z" w16du:dateUtc="2026-08-12T03:49:00Z">
          <w:r w:rsidR="00245ADC" w:rsidDel="00470D9D">
            <w:delText xml:space="preserve">as having CE </w:delText>
          </w:r>
        </w:del>
      </w:ins>
      <w:del w:id="121" w:author="Goldenholz, Daniel M (HMFP - Neurology )" w:date="2026-08-11T23:49:00Z" w16du:dateUtc="2026-08-12T03:49:00Z">
        <w:r w:rsidDel="00470D9D">
          <w:delText>under independence (Table 2). In the heterogeneous cohort, the C1/C2 union was 11.7%, similar to the healthy cohort’s 11.7%, whereas C3 positivity occurred in 37.0% of applicable windows. The excess was therefore primarily associated with the simulated inadequate-luteal-phase C3 mechanism (Figure 2 and Appendix S1).</w:delText>
        </w:r>
      </w:del>
    </w:p>
    <w:p w14:paraId="2EAF870F" w14:textId="77777777" w:rsidR="00AC6858" w:rsidRPr="00AC6858" w:rsidRDefault="00000000">
      <w:pPr>
        <w:rPr>
          <w:u w:val="single"/>
        </w:rPr>
      </w:pPr>
      <w:r w:rsidRPr="00AC6858">
        <w:rPr>
          <w:u w:val="single"/>
        </w:rPr>
        <w:t>Observation windows</w:t>
      </w:r>
    </w:p>
    <w:p w14:paraId="1EDD2929" w14:textId="77777777" w:rsidR="004B250B" w:rsidRDefault="00000000">
      <w:r>
        <w:t>Three-month false-positive rates were 41.6% and 50.9% in the healthy and heterogeneous cohorts, respectively. Rates declined with longer monitoring but remained definition-dependent (Figure 1). Exact Herzog applied to three complete cycles yielded 50.5% and 52.2% among classifiable windows, while many attempted windows were indeterminate. Appendix S1 reports C3 across every saved calendar and complete-cycle duration, minimum-data threshold sensitivities, and cumulative simulated C1, C2, and C3 ratio distributions.</w:t>
      </w:r>
    </w:p>
    <w:p w14:paraId="2580D427" w14:textId="77777777" w:rsidR="00AC6858" w:rsidRPr="00AC6858" w:rsidRDefault="00000000">
      <w:pPr>
        <w:rPr>
          <w:u w:val="single"/>
        </w:rPr>
      </w:pPr>
      <w:r w:rsidRPr="00AC6858">
        <w:rPr>
          <w:u w:val="single"/>
        </w:rPr>
        <w:t>Calibration checks</w:t>
      </w:r>
    </w:p>
    <w:p w14:paraId="5A578FDE" w14:textId="77777777" w:rsidR="004B250B" w:rsidRDefault="007F5FD7">
      <w:r>
        <w:t>The full-diary C1/C2 negative-binomial false-positive rate was 4.3% in the healthy cohort and 4.3% in the heterogeneous cohort, close to the prespecified 5% Type I error rate. In the 1% daily audit sample, 427 of 500 heterogeneous participants had a C3-applicable ratio window, but only 197 met the exploratory C3 model’s four-complete-inadequate-luteal-phase-cycle and four-seizure-day requirements. 12 participants were positive (6.1%; 95% Wilson confidence interval, 3.5%–10.3%; 2.4% of all 500 attempted participants).</w:t>
      </w:r>
    </w:p>
    <w:p w14:paraId="6C371E39" w14:textId="77777777" w:rsidR="00AC6858" w:rsidRPr="00AC6858" w:rsidRDefault="00000000">
      <w:pPr>
        <w:rPr>
          <w:u w:val="single"/>
        </w:rPr>
      </w:pPr>
      <w:r w:rsidRPr="00AC6858">
        <w:rPr>
          <w:u w:val="single"/>
        </w:rPr>
        <w:t>Study-level and feature summaries</w:t>
      </w:r>
    </w:p>
    <w:p w14:paraId="198F6419" w14:textId="77777777" w:rsidR="004B250B" w:rsidRDefault="00000000">
      <w:r>
        <w:t>Across 10,000 simulated 3-month studies, apparent prevalence varied widely, particularly at n=30 (Table 3 and Figure 3). Associations with seizure burden, cycle variability, ovulatory fraction, age, and configured modifiers are reported in Appendix S1 as relationships between simulator inputs or realizations and simulated classifications, not clinical risk factors.</w:t>
      </w:r>
    </w:p>
    <w:p w14:paraId="2CFFE26F" w14:textId="77777777" w:rsidR="004B250B" w:rsidRDefault="00000000">
      <w:pPr>
        <w:pStyle w:val="Heading1"/>
      </w:pPr>
      <w:r>
        <w:lastRenderedPageBreak/>
        <w:t>Discussion</w:t>
      </w:r>
    </w:p>
    <w:p w14:paraId="6F9E7D82" w14:textId="77777777" w:rsidR="00D85222" w:rsidRDefault="00470D9D" w:rsidP="008215F2">
      <w:pPr>
        <w:rPr>
          <w:ins w:id="122" w:author="Goldenholz, Daniel M (HMFP - Neurology )" w:date="2026-08-11T23:59:00Z" w16du:dateUtc="2026-08-12T03:59:00Z"/>
        </w:rPr>
      </w:pPr>
      <w:ins w:id="123" w:author="Goldenholz, Daniel M (HMFP - Neurology )" w:date="2026-08-11T23:53:00Z" w16du:dateUtc="2026-08-12T03:53:00Z">
        <w:r>
          <w:t>This study</w:t>
        </w:r>
      </w:ins>
      <w:ins w:id="124" w:author="Goldenholz, Daniel M (HMFP - Neurology )" w:date="2026-08-11T23:54:00Z" w16du:dateUtc="2026-08-12T03:54:00Z">
        <w:r>
          <w:t xml:space="preserve"> </w:t>
        </w:r>
      </w:ins>
      <w:ins w:id="125" w:author="Goldenholz, Daniel M (HMFP - Neurology )" w:date="2026-08-11T23:56:00Z" w16du:dateUtc="2026-08-12T03:56:00Z">
        <w:r w:rsidR="008215F2">
          <w:t>quantified</w:t>
        </w:r>
      </w:ins>
      <w:ins w:id="126" w:author="Goldenholz, Daniel M (HMFP - Neurology )" w:date="2026-08-11T23:54:00Z" w16du:dateUtc="2026-08-12T03:54:00Z">
        <w:r>
          <w:t xml:space="preserve"> the false positive classification of severa</w:t>
        </w:r>
      </w:ins>
      <w:ins w:id="127" w:author="Goldenholz, Daniel M (HMFP - Neurology )" w:date="2026-08-11T23:55:00Z" w16du:dateUtc="2026-08-12T03:55:00Z">
        <w:r>
          <w:t xml:space="preserve">l </w:t>
        </w:r>
      </w:ins>
      <w:ins w:id="128" w:author="Goldenholz, Daniel M (HMFP - Neurology )" w:date="2026-08-11T23:54:00Z" w16du:dateUtc="2026-08-12T03:54:00Z">
        <w:r>
          <w:t>CE definitions using simulation</w:t>
        </w:r>
      </w:ins>
      <w:ins w:id="129" w:author="Goldenholz, Daniel M (HMFP - Neurology )" w:date="2026-08-11T23:55:00Z" w16du:dateUtc="2026-08-12T03:55:00Z">
        <w:r>
          <w:t xml:space="preserve">s that could not possibly </w:t>
        </w:r>
      </w:ins>
      <w:ins w:id="130" w:author="Goldenholz, Daniel M (HMFP - Neurology )" w:date="2026-08-11T23:57:00Z" w16du:dateUtc="2026-08-12T03:57:00Z">
        <w:r w:rsidR="008215F2">
          <w:t>include</w:t>
        </w:r>
      </w:ins>
      <w:ins w:id="131" w:author="Goldenholz, Daniel M (HMFP - Neurology )" w:date="2026-08-11T23:55:00Z" w16du:dateUtc="2026-08-12T03:55:00Z">
        <w:r>
          <w:t xml:space="preserve"> CE</w:t>
        </w:r>
      </w:ins>
      <w:ins w:id="132" w:author="Goldenholz, Daniel M (HMFP - Neurology )" w:date="2026-08-11T23:54:00Z" w16du:dateUtc="2026-08-12T03:54:00Z">
        <w:r>
          <w:t>.</w:t>
        </w:r>
      </w:ins>
      <w:ins w:id="133" w:author="Goldenholz, Daniel M (HMFP - Neurology )" w:date="2026-08-11T23:56:00Z" w16du:dateUtc="2026-08-12T03:56:00Z">
        <w:r w:rsidR="008215F2">
          <w:t xml:space="preserve"> </w:t>
        </w:r>
      </w:ins>
      <w:ins w:id="134" w:author="Goldenholz, Daniel M (HMFP - Neurology )" w:date="2026-08-11T23:53:00Z" w16du:dateUtc="2026-08-12T03:53:00Z">
        <w:r>
          <w:t>Using pooled ratio criteria in random three-calendar-month windows, false-positive classification occurred in 41.6% of healthy-ovulatory and 50.9% of heterogeneous-cohort participant-windows. These results demonstrate the sensitivity of ratio-based classification to short observation periods. They should not be compared directly with published CE prevalence estimates</w:t>
        </w:r>
      </w:ins>
      <w:ins w:id="135" w:author="Goldenholz, Daniel M (HMFP - Neurology )" w:date="2026-08-11T23:57:00Z" w16du:dateUtc="2026-08-12T03:57:00Z">
        <w:r w:rsidR="008215F2">
          <w:fldChar w:fldCharType="begin"/>
        </w:r>
      </w:ins>
      <w:r w:rsidR="00C178F6">
        <w:instrText xml:space="preserve"> ADDIN ZOTERO_ITEM CSL_CITATION {"citationID":"K67AwDfQ","properties":{"unsorted":false,"formattedCitation":"\\super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136" w:author="Goldenholz, Daniel M (HMFP - Neurology )" w:date="2026-08-11T23:57:00Z" w16du:dateUtc="2026-08-12T03:57:00Z">
        <w:r w:rsidR="008215F2">
          <w:fldChar w:fldCharType="separate"/>
        </w:r>
        <w:r w:rsidR="008215F2" w:rsidRPr="00053CE4">
          <w:rPr>
            <w:rFonts w:eastAsiaTheme="minorEastAsia" w:cs="Times New Roman"/>
            <w:szCs w:val="24"/>
            <w:vertAlign w:val="superscript"/>
          </w:rPr>
          <w:t>1</w:t>
        </w:r>
        <w:r w:rsidR="008215F2">
          <w:fldChar w:fldCharType="end"/>
        </w:r>
        <w:r w:rsidR="008215F2">
          <w:t xml:space="preserve"> </w:t>
        </w:r>
        <w:r w:rsidR="008215F2">
          <w:fldChar w:fldCharType="begin"/>
        </w:r>
      </w:ins>
      <w:r w:rsidR="00C178F6">
        <w:instrText xml:space="preserve"> ADDIN ZOTERO_ITEM CSL_CITATION {"citationID":"v62gBWT6","properties":{"unsorted":false,"formattedCitation":"\\super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137" w:author="Goldenholz, Daniel M (HMFP - Neurology )" w:date="2026-08-11T23:57:00Z" w16du:dateUtc="2026-08-12T03:57:00Z">
        <w:r w:rsidR="008215F2">
          <w:fldChar w:fldCharType="separate"/>
        </w:r>
        <w:r w:rsidR="008215F2" w:rsidRPr="00F503D2">
          <w:rPr>
            <w:rFonts w:eastAsiaTheme="minorEastAsia" w:cs="Times New Roman"/>
            <w:szCs w:val="24"/>
            <w:vertAlign w:val="superscript"/>
          </w:rPr>
          <w:t>2</w:t>
        </w:r>
        <w:r w:rsidR="008215F2">
          <w:fldChar w:fldCharType="end"/>
        </w:r>
        <w:r w:rsidR="008215F2">
          <w:t xml:space="preserve"> </w:t>
        </w:r>
      </w:ins>
      <w:ins w:id="138" w:author="Goldenholz, Daniel M (HMFP - Neurology )" w:date="2026-08-11T23:53:00Z" w16du:dateUtc="2026-08-12T03:53:00Z">
        <w:r>
          <w:t>of 39.1% and 44.2%, because those estimates were obtained in clinical cohorts using different cycle-eligibility, reproducibility, and denominator rules.</w:t>
        </w:r>
      </w:ins>
      <w:ins w:id="139" w:author="Goldenholz, Daniel M (HMFP - Neurology )" w:date="2026-08-11T23:58:00Z" w16du:dateUtc="2026-08-12T03:58:00Z">
        <w:r w:rsidR="008215F2">
          <w:t xml:space="preserve"> </w:t>
        </w:r>
      </w:ins>
    </w:p>
    <w:p w14:paraId="2E41E57B" w14:textId="77777777" w:rsidR="00D85222" w:rsidRDefault="00D85222" w:rsidP="008215F2">
      <w:pPr>
        <w:rPr>
          <w:ins w:id="140" w:author="Goldenholz, Daniel M (HMFP - Neurology )" w:date="2026-08-12T00:00:00Z" w16du:dateUtc="2026-08-12T04:00:00Z"/>
        </w:rPr>
      </w:pPr>
      <w:r>
        <w:t>The analysis most closely aligned with the original Herzog 2004 procedure applied the same-pattern-in-two-of-three rule to exactly three complete 23–35-day cycles. Under that definition, false-positive classification occurred in 50.5% and 52.2% of classifiable windows in the healthy and heterogeneous cohorts, respectively, although many attempted windows were indeterminate. Even this comparison should be interpreted cautiously because the simulation represents complete independence and does not reproduce the mixture of true hormone-associated and unrelated seizure patterns present in clinical cohorts.</w:t>
      </w:r>
    </w:p>
    <w:p w14:paraId="310D5FE6" w14:textId="77777777" w:rsidR="00D85222" w:rsidRDefault="00D85222" w:rsidP="008215F2">
      <w:pPr>
        <w:rPr>
          <w:ins w:id="141" w:author="Goldenholz, Daniel M (HMFP - Neurology )" w:date="2026-08-11T23:59:00Z" w16du:dateUtc="2026-08-12T03:59:00Z"/>
        </w:rPr>
      </w:pPr>
      <w:ins w:id="142" w:author="Goldenholz, Daniel M (HMFP - Neurology )" w:date="2026-08-12T00:00:00Z" w16du:dateUtc="2026-08-12T04:00:00Z">
        <w:r>
          <w:t>Accordingly, comparisons between simulated false-positive rates and empirical CE prevalence should use matched definitions, observation periods, eligibility requirements, reproducibility rules, and denominators. Numerical similarity alone does not establish how much of the reported clinical prevalence is attributable to false-positive classification.</w:t>
        </w:r>
      </w:ins>
    </w:p>
    <w:p w14:paraId="6924C794" w14:textId="77777777" w:rsidR="00D85222" w:rsidRDefault="00AC6858" w:rsidP="008215F2">
      <w:pPr>
        <w:rPr>
          <w:ins w:id="143" w:author="Goldenholz, Daniel M (HMFP - Neurology )" w:date="2026-08-12T00:01:00Z" w16du:dateUtc="2026-08-12T04:01:00Z"/>
        </w:rPr>
      </w:pPr>
      <w:del w:id="144" w:author="Goldenholz, Daniel M (HMFP - Neurology )" w:date="2026-08-11T23:58:00Z" w16du:dateUtc="2026-08-12T03:58:00Z">
        <w:r w:rsidDel="008215F2">
          <w:delText xml:space="preserve">This simulation </w:delText>
        </w:r>
      </w:del>
      <w:ins w:id="145" w:author="Rachael Sumner" w:date="2026-08-07T20:13:00Z" w16du:dateUtc="2026-08-07T08:13:00Z">
        <w:del w:id="146" w:author="Goldenholz, Daniel M (HMFP - Neurology )" w:date="2026-08-11T23:58:00Z" w16du:dateUtc="2026-08-12T03:58:00Z">
          <w:r w:rsidR="00C063CB" w:rsidDel="008215F2">
            <w:delText xml:space="preserve">study simulated </w:delText>
          </w:r>
        </w:del>
      </w:ins>
      <w:del w:id="147" w:author="Goldenholz, Daniel M (HMFP - Neurology )" w:date="2026-08-11T23:58:00Z" w16du:dateUtc="2026-08-12T03:58:00Z">
        <w:r w:rsidDel="008215F2">
          <w:delText>of patients with seizures that were completely independent of their hormone cycles</w:delText>
        </w:r>
      </w:del>
      <w:ins w:id="148" w:author="Rachael Sumner" w:date="2026-08-07T20:13:00Z" w16du:dateUtc="2026-08-07T08:13:00Z">
        <w:del w:id="149" w:author="Goldenholz, Daniel M (HMFP - Neurology )" w:date="2026-08-11T23:58:00Z" w16du:dateUtc="2026-08-12T03:58:00Z">
          <w:r w:rsidR="00C063CB" w:rsidDel="008215F2">
            <w:delText xml:space="preserve"> </w:delText>
          </w:r>
        </w:del>
      </w:ins>
      <w:ins w:id="150" w:author="Rachael Sumner" w:date="2026-08-07T20:14:00Z" w16du:dateUtc="2026-08-07T08:14:00Z">
        <w:del w:id="151" w:author="Goldenholz, Daniel M (HMFP - Neurology )" w:date="2026-08-11T23:58:00Z" w16du:dateUtc="2026-08-12T03:58:00Z">
          <w:r w:rsidR="00C063CB" w:rsidDel="008215F2">
            <w:delText xml:space="preserve">in order to </w:delText>
          </w:r>
        </w:del>
      </w:ins>
      <w:ins w:id="152" w:author="Rachael Sumner" w:date="2026-08-07T20:13:00Z" w16du:dateUtc="2026-08-07T08:13:00Z">
        <w:del w:id="153" w:author="Goldenholz, Daniel M (HMFP - Neurology )" w:date="2026-08-11T23:58:00Z" w16du:dateUtc="2026-08-12T03:58:00Z">
          <w:r w:rsidR="00C063CB" w:rsidDel="008215F2">
            <w:delText>determin</w:delText>
          </w:r>
        </w:del>
      </w:ins>
      <w:ins w:id="154" w:author="Rachael Sumner" w:date="2026-08-07T20:14:00Z" w16du:dateUtc="2026-08-07T08:14:00Z">
        <w:del w:id="155" w:author="Goldenholz, Daniel M (HMFP - Neurology )" w:date="2026-08-11T23:58:00Z" w16du:dateUtc="2026-08-12T03:58:00Z">
          <w:r w:rsidR="00C063CB" w:rsidDel="008215F2">
            <w:delText>e</w:delText>
          </w:r>
        </w:del>
      </w:ins>
      <w:ins w:id="156" w:author="Rachael Sumner" w:date="2026-08-07T20:13:00Z" w16du:dateUtc="2026-08-07T08:13:00Z">
        <w:del w:id="157" w:author="Goldenholz, Daniel M (HMFP - Neurology )" w:date="2026-08-11T23:58:00Z" w16du:dateUtc="2026-08-12T03:58:00Z">
          <w:r w:rsidR="00C063CB" w:rsidDel="008215F2">
            <w:delText xml:space="preserve"> fals</w:delText>
          </w:r>
        </w:del>
      </w:ins>
      <w:ins w:id="158" w:author="Rachael Sumner" w:date="2026-08-07T20:14:00Z" w16du:dateUtc="2026-08-07T08:14:00Z">
        <w:del w:id="159" w:author="Goldenholz, Daniel M (HMFP - Neurology )" w:date="2026-08-11T23:58:00Z" w16du:dateUtc="2026-08-12T03:58:00Z">
          <w:r w:rsidR="00C063CB" w:rsidDel="008215F2">
            <w:delText xml:space="preserve">e-positive rates of </w:delText>
          </w:r>
        </w:del>
      </w:ins>
      <w:del w:id="160" w:author="Goldenholz, Daniel M (HMFP - Neurology )" w:date="2026-08-11T23:58:00Z" w16du:dateUtc="2026-08-12T03:58:00Z">
        <w:r w:rsidDel="008215F2">
          <w:delText xml:space="preserve"> found a significant degree of CE misclassification</w:delText>
        </w:r>
      </w:del>
      <w:ins w:id="161" w:author="Rachael Sumner" w:date="2026-08-07T20:14:00Z" w16du:dateUtc="2026-08-07T08:14:00Z">
        <w:del w:id="162" w:author="Goldenholz, Daniel M (HMFP - Neurology )" w:date="2026-08-11T23:58:00Z" w16du:dateUtc="2026-08-12T03:58:00Z">
          <w:r w:rsidR="00C063CB" w:rsidDel="008215F2">
            <w:delText xml:space="preserve"> that may also be occurring in the real world</w:delText>
          </w:r>
        </w:del>
      </w:ins>
      <w:ins w:id="163" w:author="Rachael Sumner" w:date="2026-08-07T18:31:00Z" w16du:dateUtc="2026-08-07T06:31:00Z">
        <w:del w:id="164" w:author="Goldenholz, Daniel M (HMFP - Neurology )" w:date="2026-08-11T23:58:00Z" w16du:dateUtc="2026-08-12T03:58:00Z">
          <w:r w:rsidR="0098580A" w:rsidDel="008215F2">
            <w:delText>. For the most commonly used 3-month menstrual cycle diary and Herzog</w:delText>
          </w:r>
          <w:r w:rsidR="0098580A" w:rsidDel="008215F2">
            <w:fldChar w:fldCharType="begin"/>
          </w:r>
          <w:r w:rsidR="0098580A" w:rsidDel="008215F2">
            <w:del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98580A" w:rsidDel="008215F2">
            <w:fldChar w:fldCharType="separate"/>
          </w:r>
          <w:r w:rsidR="0098580A" w:rsidRPr="00053CE4" w:rsidDel="008215F2">
            <w:rPr>
              <w:rFonts w:eastAsiaTheme="minorEastAsia" w:cs="Times New Roman"/>
              <w:szCs w:val="24"/>
              <w:vertAlign w:val="superscript"/>
            </w:rPr>
            <w:delText>1</w:delText>
          </w:r>
          <w:r w:rsidR="0098580A" w:rsidDel="008215F2">
            <w:fldChar w:fldCharType="end"/>
          </w:r>
          <w:r w:rsidR="0098580A" w:rsidDel="008215F2">
            <w:delText xml:space="preserve"> ratios </w:delText>
          </w:r>
        </w:del>
      </w:ins>
      <w:ins w:id="165" w:author="Rachael Sumner" w:date="2026-08-07T18:32:00Z" w16du:dateUtc="2026-08-07T06:32:00Z">
        <w:del w:id="166" w:author="Goldenholz, Daniel M (HMFP - Neurology )" w:date="2026-08-11T23:58:00Z" w16du:dateUtc="2026-08-12T03:58:00Z">
          <w:r w:rsidR="0098580A" w:rsidDel="008215F2">
            <w:delText>the false-positive rate</w:delText>
          </w:r>
        </w:del>
      </w:ins>
      <w:ins w:id="167" w:author="Rachael Sumner" w:date="2026-08-09T09:36:00Z" w16du:dateUtc="2026-08-08T21:36:00Z">
        <w:del w:id="168" w:author="Goldenholz, Daniel M (HMFP - Neurology )" w:date="2026-08-11T23:58:00Z" w16du:dateUtc="2026-08-12T03:58:00Z">
          <w:r w:rsidR="0056505E" w:rsidDel="008215F2">
            <w:delText xml:space="preserve"> in our simulation</w:delText>
          </w:r>
        </w:del>
      </w:ins>
      <w:ins w:id="169" w:author="Rachael Sumner" w:date="2026-08-07T18:32:00Z" w16du:dateUtc="2026-08-07T06:32:00Z">
        <w:del w:id="170" w:author="Goldenholz, Daniel M (HMFP - Neurology )" w:date="2026-08-11T23:58:00Z" w16du:dateUtc="2026-08-12T03:58:00Z">
          <w:r w:rsidR="0098580A" w:rsidDel="008215F2">
            <w:delText xml:space="preserve"> is</w:delText>
          </w:r>
        </w:del>
      </w:ins>
      <w:del w:id="171" w:author="Goldenholz, Daniel M (HMFP - Neurology )" w:date="2026-08-11T23:58:00Z" w16du:dateUtc="2026-08-12T03:58:00Z">
        <w:r w:rsidDel="008215F2">
          <w:delText xml:space="preserve">. </w:delText>
        </w:r>
      </w:del>
      <w:ins w:id="172" w:author="Rachael Sumner" w:date="2026-08-07T18:27:00Z" w16du:dateUtc="2026-08-07T06:27:00Z">
        <w:del w:id="173" w:author="Goldenholz, Daniel M (HMFP - Neurology )" w:date="2026-08-11T23:58:00Z" w16du:dateUtc="2026-08-12T03:58:00Z">
          <w:r w:rsidR="0098580A" w:rsidDel="008215F2">
            <w:delText xml:space="preserve"> remarkably close to the population prevalence of </w:delText>
          </w:r>
        </w:del>
      </w:ins>
      <w:ins w:id="174" w:author="Rachael Sumner" w:date="2026-08-07T18:28:00Z" w16du:dateUtc="2026-08-07T06:28:00Z">
        <w:del w:id="175" w:author="Goldenholz, Daniel M (HMFP - Neurology )" w:date="2026-08-11T23:58:00Z" w16du:dateUtc="2026-08-12T03:58:00Z">
          <w:r w:rsidR="0098580A" w:rsidDel="008215F2">
            <w:delText>CE (39-44%</w:delText>
          </w:r>
          <w:r w:rsidR="0098580A" w:rsidDel="008215F2">
            <w:fldChar w:fldCharType="begin"/>
          </w:r>
          <w:r w:rsidR="0098580A" w:rsidDel="008215F2">
            <w:delInstrText xml:space="preserve"> ADDIN ZOTERO_ITEM CSL_CITATION {"citationID":"o7wilabN","properties":{"unsorted":false,"formattedCitation":"\\super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delInstrText>
          </w:r>
          <w:r w:rsidR="0098580A" w:rsidDel="008215F2">
            <w:fldChar w:fldCharType="separate"/>
          </w:r>
          <w:r w:rsidR="0098580A" w:rsidRPr="00053CE4" w:rsidDel="008215F2">
            <w:rPr>
              <w:rFonts w:eastAsiaTheme="minorEastAsia" w:cs="Times New Roman"/>
              <w:szCs w:val="24"/>
              <w:vertAlign w:val="superscript"/>
            </w:rPr>
            <w:delText>1</w:delText>
          </w:r>
          <w:r w:rsidR="0098580A" w:rsidDel="008215F2">
            <w:fldChar w:fldCharType="end"/>
          </w:r>
          <w:r w:rsidR="0098580A" w:rsidDel="008215F2">
            <w:delText xml:space="preserve"> </w:delText>
          </w:r>
          <w:r w:rsidR="0098580A" w:rsidDel="008215F2">
            <w:fldChar w:fldCharType="begin"/>
          </w:r>
          <w:r w:rsidR="0098580A" w:rsidDel="008215F2">
            <w:delInstrText xml:space="preserve"> ADDIN ZOTERO_ITEM CSL_CITATION {"citationID":"WWmTlzK0","properties":{"unsorted":false,"formattedCitation":"\\super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delInstrText>
          </w:r>
          <w:r w:rsidR="0098580A" w:rsidDel="008215F2">
            <w:fldChar w:fldCharType="separate"/>
          </w:r>
          <w:r w:rsidR="0098580A" w:rsidRPr="00F503D2" w:rsidDel="008215F2">
            <w:rPr>
              <w:rFonts w:eastAsiaTheme="minorEastAsia" w:cs="Times New Roman"/>
              <w:szCs w:val="24"/>
              <w:vertAlign w:val="superscript"/>
            </w:rPr>
            <w:delText>2</w:delText>
          </w:r>
          <w:r w:rsidR="0098580A" w:rsidDel="008215F2">
            <w:fldChar w:fldCharType="end"/>
          </w:r>
          <w:r w:rsidR="0098580A" w:rsidDel="008215F2">
            <w:delText xml:space="preserve">). </w:delText>
          </w:r>
        </w:del>
      </w:ins>
      <w:ins w:id="176" w:author="Rachael Sumner" w:date="2026-08-07T18:29:00Z" w16du:dateUtc="2026-08-07T06:29:00Z">
        <w:del w:id="177" w:author="Goldenholz, Daniel M (HMFP - Neurology )" w:date="2026-08-12T00:01:00Z" w16du:dateUtc="2026-08-12T04:01:00Z">
          <w:r w:rsidR="0098580A" w:rsidDel="00D85222">
            <w:delText>We found the</w:delText>
          </w:r>
        </w:del>
      </w:ins>
      <w:del w:id="178" w:author="Goldenholz, Daniel M (HMFP - Neurology )" w:date="2026-08-12T00:01:00Z" w16du:dateUtc="2026-08-12T04:01:00Z">
        <w:r w:rsidDel="00D85222">
          <w:delText xml:space="preserve">The magnitude </w:delText>
        </w:r>
      </w:del>
      <w:ins w:id="179" w:author="Rachael Sumner" w:date="2026-08-07T18:29:00Z" w16du:dateUtc="2026-08-07T06:29:00Z">
        <w:del w:id="180" w:author="Goldenholz, Daniel M (HMFP - Neurology )" w:date="2026-08-12T00:01:00Z" w16du:dateUtc="2026-08-12T04:01:00Z">
          <w:r w:rsidR="0098580A" w:rsidDel="00D85222">
            <w:delText xml:space="preserve">of such false-positives </w:delText>
          </w:r>
        </w:del>
      </w:ins>
      <w:del w:id="181" w:author="Goldenholz, Daniel M (HMFP - Neurology )" w:date="2026-08-12T00:01:00Z" w16du:dateUtc="2026-08-12T04:01:00Z">
        <w:r w:rsidDel="00D85222">
          <w:delText>depends on</w:delText>
        </w:r>
        <w:r w:rsidR="0074441A" w:rsidDel="00D85222">
          <w:delText xml:space="preserve"> CE definition</w:delText>
        </w:r>
        <w:r w:rsidDel="00D85222">
          <w:delText xml:space="preserve">, observation length, analyzability rules, and menstrual-cycle assumptions. </w:delText>
        </w:r>
      </w:del>
    </w:p>
    <w:p w14:paraId="43096E7A" w14:textId="77777777" w:rsidR="004B250B" w:rsidRDefault="00C063CB" w:rsidP="008215F2">
      <w:pPr>
        <w:rPr>
          <w:ins w:id="182" w:author="Rachael Sumner" w:date="2026-08-07T18:30:00Z" w16du:dateUtc="2026-08-07T06:30:00Z"/>
        </w:rPr>
      </w:pPr>
      <w:r>
        <w:t>The largest heterogeneous-cohort excess was C3-driven, whereas C1/C2 behavior was similar between cohorts.</w:t>
      </w:r>
    </w:p>
    <w:p w14:paraId="5BE025DF" w14:textId="77777777" w:rsidR="00C178F6" w:rsidRDefault="0098580A">
      <w:pPr>
        <w:rPr>
          <w:ins w:id="183" w:author="Goldenholz, Daniel M (HMFP - Neurology )" w:date="2026-08-12T00:24:00Z" w16du:dateUtc="2026-08-12T04:24:00Z"/>
        </w:rPr>
      </w:pPr>
      <w:ins w:id="184" w:author="Rachael Sumner" w:date="2026-08-07T18:30:00Z" w16du:dateUtc="2026-08-07T06:30:00Z">
        <w:r>
          <w:t>The r</w:t>
        </w:r>
      </w:ins>
      <w:ins w:id="185" w:author="Rachael Sumner" w:date="2026-08-07T20:15:00Z" w16du:dateUtc="2026-08-07T08:15:00Z">
        <w:r w:rsidR="00C063CB">
          <w:t xml:space="preserve">elationship between the simulated rate of CE and population prevalence </w:t>
        </w:r>
      </w:ins>
      <w:ins w:id="186" w:author="Rachael Sumner" w:date="2026-08-07T20:16:00Z" w16du:dateUtc="2026-08-07T08:16:00Z">
        <w:r w:rsidR="00C063CB">
          <w:t xml:space="preserve">from 3-month seizure diaries </w:t>
        </w:r>
      </w:ins>
      <w:ins w:id="187" w:author="Rachael Sumner" w:date="2026-08-07T18:30:00Z" w16du:dateUtc="2026-08-07T06:30:00Z">
        <w:r>
          <w:t>raise</w:t>
        </w:r>
      </w:ins>
      <w:ins w:id="188" w:author="Rachael Sumner" w:date="2026-08-07T20:19:00Z" w16du:dateUtc="2026-08-07T08:19:00Z">
        <w:r w:rsidR="00C063CB">
          <w:t>s</w:t>
        </w:r>
      </w:ins>
      <w:ins w:id="189" w:author="Rachael Sumner" w:date="2026-08-07T18:30:00Z" w16du:dateUtc="2026-08-07T06:30:00Z">
        <w:r>
          <w:t xml:space="preserve"> the question </w:t>
        </w:r>
      </w:ins>
      <w:ins w:id="190" w:author="Rachael Sumner" w:date="2026-08-07T19:02:00Z" w16du:dateUtc="2026-08-07T07:02:00Z">
        <w:r w:rsidR="00ED1221">
          <w:t>of</w:t>
        </w:r>
      </w:ins>
      <w:ins w:id="191" w:author="Rachael Sumner" w:date="2026-08-07T18:30:00Z" w16du:dateUtc="2026-08-07T06:30:00Z">
        <w:r>
          <w:t xml:space="preserve"> whether C1/C2/C3 </w:t>
        </w:r>
      </w:ins>
      <w:ins w:id="192" w:author="Rachael Sumner" w:date="2026-08-07T18:32:00Z" w16du:dateUtc="2026-08-07T06:32:00Z">
        <w:r>
          <w:t xml:space="preserve">as reported in the literature </w:t>
        </w:r>
      </w:ins>
      <w:ins w:id="193" w:author="Rachael Sumner" w:date="2026-08-07T20:16:00Z" w16du:dateUtc="2026-08-07T08:16:00Z">
        <w:r w:rsidR="00C063CB">
          <w:t>are anything other than</w:t>
        </w:r>
      </w:ins>
      <w:ins w:id="194" w:author="Rachael Sumner" w:date="2026-08-07T20:17:00Z" w16du:dateUtc="2026-08-07T08:17:00Z">
        <w:r w:rsidR="00C063CB">
          <w:t xml:space="preserve"> statistical</w:t>
        </w:r>
      </w:ins>
      <w:ins w:id="195" w:author="Rachael Sumner" w:date="2026-08-07T20:16:00Z" w16du:dateUtc="2026-08-07T08:16:00Z">
        <w:r w:rsidR="00C063CB">
          <w:t xml:space="preserve"> artefact</w:t>
        </w:r>
      </w:ins>
      <w:ins w:id="196" w:author="Rachael Sumner" w:date="2026-08-07T18:33:00Z" w16du:dateUtc="2026-08-07T06:33:00Z">
        <w:r>
          <w:t xml:space="preserve">. </w:t>
        </w:r>
      </w:ins>
      <w:ins w:id="197" w:author="Rachael Sumner" w:date="2026-08-07T20:20:00Z" w16du:dateUtc="2026-08-07T08:20:00Z">
        <w:r w:rsidR="00C063CB">
          <w:t xml:space="preserve">In support of the </w:t>
        </w:r>
      </w:ins>
      <w:ins w:id="198" w:author="Rachael Sumner" w:date="2026-08-07T20:21:00Z" w16du:dateUtc="2026-08-07T08:21:00Z">
        <w:r w:rsidR="00C063CB">
          <w:t>Herzog</w:t>
        </w:r>
      </w:ins>
      <w:ins w:id="199" w:author="Rachael Sumner" w:date="2026-08-07T20:20:00Z" w16du:dateUtc="2026-08-07T08:20:00Z">
        <w:r w:rsidR="00C063CB">
          <w:t xml:space="preserve"> classification</w:t>
        </w:r>
      </w:ins>
      <w:ins w:id="200" w:author="Rachael Sumner" w:date="2026-08-07T20:21:00Z" w16du:dateUtc="2026-08-07T08:21:00Z">
        <w:r w:rsidR="00C063CB">
          <w:t xml:space="preserve"> and definition of CE</w:t>
        </w:r>
      </w:ins>
      <w:ins w:id="201" w:author="Rachael Sumner" w:date="2026-08-07T20:20:00Z" w16du:dateUtc="2026-08-07T08:20:00Z">
        <w:r w:rsidR="00C063CB">
          <w:t>, the simulation</w:t>
        </w:r>
      </w:ins>
      <w:ins w:id="202" w:author="Rachael Sumner" w:date="2026-08-07T20:21:00Z" w16du:dateUtc="2026-08-07T08:21:00Z">
        <w:r w:rsidR="00C063CB">
          <w:t>s</w:t>
        </w:r>
      </w:ins>
      <w:ins w:id="203" w:author="Rachael Sumner" w:date="2026-08-07T20:20:00Z" w16du:dateUtc="2026-08-07T08:20:00Z">
        <w:r w:rsidR="00C063CB">
          <w:t xml:space="preserve"> </w:t>
        </w:r>
      </w:ins>
      <w:ins w:id="204" w:author="Rachael Sumner" w:date="2026-08-07T18:37:00Z" w16du:dateUtc="2026-08-07T06:37:00Z">
        <w:r w:rsidR="00A73594">
          <w:t>do not perfectly over</w:t>
        </w:r>
      </w:ins>
      <w:ins w:id="205" w:author="Rachael Sumner" w:date="2026-08-09T09:37:00Z" w16du:dateUtc="2026-08-08T21:37:00Z">
        <w:r w:rsidR="0056505E">
          <w:t xml:space="preserve">lay onto empirical and </w:t>
        </w:r>
        <w:del w:id="206" w:author="Goldenholz, Daniel M (HMFP - Neurology )" w:date="2026-08-11T23:05:00Z" w16du:dateUtc="2026-08-12T03:05:00Z">
          <w:r w:rsidR="0056505E" w:rsidDel="008510E8">
            <w:delText>real</w:delText>
          </w:r>
        </w:del>
      </w:ins>
      <w:ins w:id="207" w:author="Rachael Sumner" w:date="2026-08-09T09:38:00Z" w16du:dateUtc="2026-08-08T21:38:00Z">
        <w:del w:id="208" w:author="Goldenholz, Daniel M (HMFP - Neurology )" w:date="2026-08-11T23:05:00Z" w16du:dateUtc="2026-08-12T03:05:00Z">
          <w:r w:rsidR="0056505E" w:rsidDel="008510E8">
            <w:delText xml:space="preserve"> </w:delText>
          </w:r>
        </w:del>
      </w:ins>
      <w:ins w:id="209" w:author="Rachael Sumner" w:date="2026-08-09T09:37:00Z" w16du:dateUtc="2026-08-08T21:37:00Z">
        <w:del w:id="210" w:author="Goldenholz, Daniel M (HMFP - Neurology )" w:date="2026-08-11T23:05:00Z" w16du:dateUtc="2026-08-12T03:05:00Z">
          <w:r w:rsidR="0056505E" w:rsidDel="008510E8">
            <w:delText>world</w:delText>
          </w:r>
        </w:del>
      </w:ins>
      <w:ins w:id="211" w:author="Goldenholz, Daniel M (HMFP - Neurology )" w:date="2026-08-11T23:05:00Z" w16du:dateUtc="2026-08-12T03:05:00Z">
        <w:r w:rsidR="008510E8">
          <w:t>real-world</w:t>
        </w:r>
      </w:ins>
      <w:ins w:id="212" w:author="Rachael Sumner" w:date="2026-08-07T18:37:00Z" w16du:dateUtc="2026-08-07T06:37:00Z">
        <w:r w:rsidR="00A73594">
          <w:t xml:space="preserve"> relationship</w:t>
        </w:r>
      </w:ins>
      <w:ins w:id="213" w:author="Rachael Sumner" w:date="2026-08-09T09:38:00Z" w16du:dateUtc="2026-08-08T21:38:00Z">
        <w:r w:rsidR="0056505E">
          <w:t>s</w:t>
        </w:r>
      </w:ins>
      <w:ins w:id="214" w:author="Rachael Sumner" w:date="2026-08-07T18:37:00Z" w16du:dateUtc="2026-08-07T06:37:00Z">
        <w:r w:rsidR="00A73594">
          <w:t xml:space="preserve"> between the menstrual cycle and seizures</w:t>
        </w:r>
      </w:ins>
      <w:ins w:id="215" w:author="Rachael Sumner" w:date="2026-08-07T18:48:00Z" w16du:dateUtc="2026-08-07T06:48:00Z">
        <w:r w:rsidR="00311E34">
          <w:t>. F</w:t>
        </w:r>
      </w:ins>
      <w:ins w:id="216" w:author="Rachael Sumner" w:date="2026-08-07T18:45:00Z" w16du:dateUtc="2026-08-07T06:45:00Z">
        <w:r w:rsidR="00311E34">
          <w:t>or example</w:t>
        </w:r>
      </w:ins>
      <w:ins w:id="217" w:author="Rachael Sumner" w:date="2026-08-07T18:51:00Z" w16du:dateUtc="2026-08-07T06:51:00Z">
        <w:r w:rsidR="00311E34">
          <w:t>,</w:t>
        </w:r>
      </w:ins>
      <w:ins w:id="218" w:author="Rachael Sumner" w:date="2026-08-07T18:45:00Z" w16du:dateUtc="2026-08-07T06:45:00Z">
        <w:r w:rsidR="00311E34">
          <w:t xml:space="preserve"> when degree of</w:t>
        </w:r>
      </w:ins>
      <w:ins w:id="219" w:author="Rachael Sumner" w:date="2026-08-07T18:48:00Z" w16du:dateUtc="2026-08-07T06:48:00Z">
        <w:r w:rsidR="00311E34">
          <w:t xml:space="preserve"> C1</w:t>
        </w:r>
      </w:ins>
      <w:ins w:id="220" w:author="Rachael Sumner" w:date="2026-08-07T18:45:00Z" w16du:dateUtc="2026-08-07T06:45:00Z">
        <w:r w:rsidR="00311E34">
          <w:t xml:space="preserve"> exacerbation is </w:t>
        </w:r>
        <w:del w:id="221" w:author="Goldenholz, Daniel M (HMFP - Neurology )" w:date="2026-08-12T00:40:00Z" w16du:dateUtc="2026-08-12T04:40:00Z">
          <w:r w:rsidR="00311E34" w:rsidDel="005D6D01">
            <w:delText xml:space="preserve">taken into </w:delText>
          </w:r>
        </w:del>
        <w:r w:rsidR="00311E34">
          <w:t>account</w:t>
        </w:r>
      </w:ins>
      <w:ins w:id="222" w:author="Goldenholz, Daniel M (HMFP - Neurology )" w:date="2026-08-12T00:40:00Z" w16du:dateUtc="2026-08-12T04:40:00Z">
        <w:r w:rsidR="005D6D01">
          <w:t>ed for</w:t>
        </w:r>
      </w:ins>
      <w:ins w:id="223" w:author="Rachael Sumner" w:date="2026-08-07T18:45:00Z" w16du:dateUtc="2026-08-07T06:45:00Z">
        <w:r w:rsidR="00311E34">
          <w:t xml:space="preserve"> (</w:t>
        </w:r>
      </w:ins>
      <w:ins w:id="224" w:author="Rachael Sumner" w:date="2026-08-07T20:21:00Z" w16du:dateUtc="2026-08-07T08:21:00Z">
        <w:r w:rsidR="00C063CB">
          <w:t>Supplementary</w:t>
        </w:r>
      </w:ins>
      <w:ins w:id="225" w:author="Rachael Sumner" w:date="2026-08-07T18:45:00Z" w16du:dateUtc="2026-08-07T06:45:00Z">
        <w:r w:rsidR="00311E34">
          <w:t xml:space="preserve"> </w:t>
        </w:r>
      </w:ins>
      <w:ins w:id="226" w:author="Rachael Sumner" w:date="2026-08-07T20:21:00Z" w16du:dateUtc="2026-08-07T08:21:00Z">
        <w:r w:rsidR="00C063CB">
          <w:t>Table S4</w:t>
        </w:r>
      </w:ins>
      <w:ins w:id="227" w:author="Rachael Sumner" w:date="2026-08-07T18:45:00Z" w16du:dateUtc="2026-08-07T06:45:00Z">
        <w:r w:rsidR="00311E34">
          <w:t>)</w:t>
        </w:r>
      </w:ins>
      <w:ins w:id="228" w:author="Rachael Sumner" w:date="2026-08-07T18:51:00Z" w16du:dateUtc="2026-08-07T06:51:00Z">
        <w:r w:rsidR="00311E34">
          <w:t xml:space="preserve"> the false-positive rate underestimates </w:t>
        </w:r>
      </w:ins>
      <w:ins w:id="229" w:author="Rachael Sumner" w:date="2026-08-07T18:54:00Z" w16du:dateUtc="2026-08-07T06:54:00Z">
        <w:r w:rsidR="00311E34">
          <w:t xml:space="preserve">prevalence. </w:t>
        </w:r>
      </w:ins>
    </w:p>
    <w:p w14:paraId="4119B6E6" w14:textId="77777777" w:rsidR="00886E0F" w:rsidRDefault="00C178F6">
      <w:pPr>
        <w:rPr>
          <w:ins w:id="230" w:author="Rachael Sumner" w:date="2026-08-07T19:08:00Z" w16du:dateUtc="2026-08-07T07:08:00Z"/>
        </w:rPr>
      </w:pPr>
      <w:r>
        <w:t>Across cumulative C1 ratio thresholds from 1.69 to 10, the proportions reported by Herzog (2015)</w:t>
      </w:r>
      <w:ins w:id="231" w:author="Goldenholz, Daniel M (HMFP - Neurology )" w:date="2026-08-12T00:25:00Z" w16du:dateUtc="2026-08-12T04:25:00Z">
        <w:r>
          <w:fldChar w:fldCharType="begin"/>
        </w:r>
      </w:ins>
      <w:r>
        <w:instrText xml:space="preserve"> ADDIN ZOTERO_ITEM CSL_CITATION {"citationID":"7GPdrmrA","properties":{"unsorted":false,"formattedCitation":"\\super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232" w:author="Goldenholz, Daniel M (HMFP - Neurology )" w:date="2026-08-12T00:25:00Z" w16du:dateUtc="2026-08-12T04:25:00Z">
        <w:r>
          <w:fldChar w:fldCharType="separate"/>
        </w:r>
        <w:r w:rsidRPr="00F503D2">
          <w:rPr>
            <w:rFonts w:eastAsiaTheme="minorEastAsia" w:cs="Times New Roman"/>
            <w:szCs w:val="24"/>
            <w:vertAlign w:val="superscript"/>
          </w:rPr>
          <w:t>2</w:t>
        </w:r>
        <w:r>
          <w:fldChar w:fldCharType="end"/>
        </w:r>
      </w:ins>
      <w:r>
        <w:t xml:space="preserve"> exceeded the corresponding simulated heterogeneous-cohort proportions by 1.01–10.81 percentage points, equivalent to relative differences of 19%–87% (Appendix Table S4).</w:t>
      </w:r>
    </w:p>
    <w:p w14:paraId="128A7C0F" w14:textId="77777777" w:rsidR="001E7EC1" w:rsidDel="0056505E" w:rsidRDefault="00ED1221">
      <w:pPr>
        <w:rPr>
          <w:del w:id="233" w:author="Rachael Sumner" w:date="2026-08-07T18:29:00Z" w16du:dateUtc="2026-08-07T06:29:00Z"/>
        </w:rPr>
      </w:pPr>
      <w:ins w:id="234" w:author="Rachael Sumner" w:date="2026-08-07T18:56:00Z" w16du:dateUtc="2026-08-07T06:56:00Z">
        <w:r>
          <w:t>There is a considerable body of literature on how menstrual cycle steroidal fluctuations can</w:t>
        </w:r>
      </w:ins>
      <w:ins w:id="235" w:author="Rachael Sumner" w:date="2026-08-07T19:01:00Z" w16du:dateUtc="2026-08-07T07:01:00Z">
        <w:r>
          <w:t xml:space="preserve"> physiologically</w:t>
        </w:r>
      </w:ins>
      <w:ins w:id="236" w:author="Rachael Sumner" w:date="2026-08-07T18:56:00Z" w16du:dateUtc="2026-08-07T06:56:00Z">
        <w:r>
          <w:t xml:space="preserve"> exacerbate seizures</w:t>
        </w:r>
      </w:ins>
      <w:ins w:id="237" w:author="Rachael Sumner" w:date="2026-08-09T10:53:00Z" w16du:dateUtc="2026-08-08T22:53:00Z">
        <w:r w:rsidR="00C22BE3">
          <w:t xml:space="preserve"> </w:t>
        </w:r>
        <w:r w:rsidR="00C22BE3">
          <w:fldChar w:fldCharType="begin"/>
        </w:r>
      </w:ins>
      <w:r w:rsidR="00C178F6">
        <w:instrText xml:space="preserve"> ADDIN ZOTERO_ITEM CSL_CITATION {"citationID":"qEEDNxOa","properties":{"unsorted":false,"formattedCitation":"\\super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238" w:author="Rachael Sumner" w:date="2026-08-09T10:53:00Z" w16du:dateUtc="2026-08-08T22:53:00Z">
        <w:r w:rsidR="00C22BE3">
          <w:fldChar w:fldCharType="separate"/>
        </w:r>
        <w:r w:rsidR="00C22BE3" w:rsidRPr="00F503D2">
          <w:rPr>
            <w:rFonts w:eastAsiaTheme="minorEastAsia" w:cs="Times New Roman"/>
            <w:szCs w:val="24"/>
            <w:vertAlign w:val="superscript"/>
          </w:rPr>
          <w:t>2</w:t>
        </w:r>
        <w:r w:rsidR="00C22BE3">
          <w:fldChar w:fldCharType="end"/>
        </w:r>
      </w:ins>
      <w:ins w:id="239" w:author="Rachael Sumner" w:date="2026-08-07T18:56:00Z" w16du:dateUtc="2026-08-07T06:56:00Z">
        <w:r>
          <w:t xml:space="preserve">. </w:t>
        </w:r>
      </w:ins>
      <w:ins w:id="240" w:author="Rachael Sumner" w:date="2026-08-07T18:57:00Z" w16du:dateUtc="2026-08-07T06:57:00Z">
        <w:r>
          <w:t xml:space="preserve">Further, while there are few randomized controlled trials, there </w:t>
        </w:r>
      </w:ins>
      <w:ins w:id="241" w:author="Rachael Sumner" w:date="2026-08-07T18:58:00Z" w16du:dateUtc="2026-08-07T06:58:00Z">
        <w:r>
          <w:t xml:space="preserve">are studies reporting </w:t>
        </w:r>
      </w:ins>
      <w:ins w:id="242" w:author="Rachael Sumner" w:date="2026-08-07T18:57:00Z" w16du:dateUtc="2026-08-07T06:57:00Z">
        <w:r>
          <w:t xml:space="preserve">that treatments that stop the fluctuations of hormones may be effective in reducing seizure burden in </w:t>
        </w:r>
      </w:ins>
      <w:ins w:id="243" w:author="Rachael Sumner" w:date="2026-08-07T18:58:00Z" w16du:dateUtc="2026-08-07T06:58:00Z">
        <w:r>
          <w:t>women reporting CE.</w:t>
        </w:r>
      </w:ins>
      <w:ins w:id="244" w:author="Rachael Sumner" w:date="2026-08-07T18:59:00Z" w16du:dateUtc="2026-08-07T06:59:00Z">
        <w:r>
          <w:t xml:space="preserve"> But</w:t>
        </w:r>
      </w:ins>
      <w:ins w:id="245" w:author="Rachael Sumner" w:date="2026-08-09T09:47:00Z" w16du:dateUtc="2026-08-08T21:47:00Z">
        <w:r w:rsidR="00CA5711">
          <w:t xml:space="preserve"> overall,</w:t>
        </w:r>
      </w:ins>
      <w:ins w:id="246" w:author="Rachael Sumner" w:date="2026-08-07T18:59:00Z" w16du:dateUtc="2026-08-07T06:59:00Z">
        <w:r>
          <w:t xml:space="preserve"> treatment evidence remains limited and mixed</w:t>
        </w:r>
        <w:r>
          <w:fldChar w:fldCharType="begin"/>
        </w:r>
        <w:r>
          <w:instrText xml:space="preserve"> ADDIN ZOTERO_ITEM CSL_CITATION {"citationID":"0MZvkEqL","properties":{"unsorted":false,"formattedCitation":"\\super 17\\nosupersub{}","plainCitation":"17","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Pr="00CB29DC">
          <w:rPr>
            <w:rFonts w:eastAsiaTheme="minorEastAsia" w:cs="Times New Roman"/>
            <w:szCs w:val="24"/>
            <w:vertAlign w:val="superscript"/>
          </w:rPr>
          <w:t>17</w:t>
        </w:r>
        <w:r>
          <w:fldChar w:fldCharType="end"/>
        </w:r>
        <w:r>
          <w:t xml:space="preserve"> </w:t>
        </w:r>
        <w:r>
          <w:fldChar w:fldCharType="begin"/>
        </w:r>
        <w:r>
          <w:instrText xml:space="preserve"> ADDIN ZOTERO_ITEM CSL_CITATION {"citationID":"eTSd3Eut","properties":{"unsorted":false,"formattedCitation":"\\super 18,19\\nosupersub{}","plainCitation":"18,19","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instrText>
        </w:r>
        <w:r>
          <w:fldChar w:fldCharType="separate"/>
        </w:r>
        <w:r w:rsidRPr="00B35E5A">
          <w:rPr>
            <w:rFonts w:eastAsiaTheme="minorEastAsia" w:cs="Times New Roman"/>
            <w:szCs w:val="24"/>
            <w:vertAlign w:val="superscript"/>
          </w:rPr>
          <w:t>18,19</w:t>
        </w:r>
        <w:r>
          <w:fldChar w:fldCharType="end"/>
        </w:r>
      </w:ins>
      <w:ins w:id="247" w:author="Rachael Sumner" w:date="2026-08-07T20:22:00Z" w16du:dateUtc="2026-08-07T08:22:00Z">
        <w:r w:rsidR="00C063CB">
          <w:t xml:space="preserve"> </w:t>
        </w:r>
      </w:ins>
    </w:p>
    <w:p w14:paraId="65C61181" w14:textId="77777777" w:rsidR="0056505E" w:rsidRDefault="0056505E">
      <w:pPr>
        <w:rPr>
          <w:ins w:id="248" w:author="Rachael Sumner" w:date="2026-08-09T09:38:00Z" w16du:dateUtc="2026-08-08T21:38:00Z"/>
        </w:rPr>
      </w:pPr>
    </w:p>
    <w:p w14:paraId="7A9A7BB2" w14:textId="77777777" w:rsidR="004B250B" w:rsidDel="00D34224" w:rsidRDefault="00CA5711">
      <w:pPr>
        <w:rPr>
          <w:moveFrom w:id="249" w:author="Rachael Sumner" w:date="2026-08-07T18:03:00Z" w16du:dateUtc="2026-08-07T06:03:00Z"/>
        </w:rPr>
      </w:pPr>
      <w:ins w:id="250" w:author="Rachael Sumner" w:date="2026-08-09T09:47:00Z" w16du:dateUtc="2026-08-08T21:47:00Z">
        <w:r>
          <w:t>T</w:t>
        </w:r>
      </w:ins>
      <w:ins w:id="251" w:author="Rachael Sumner" w:date="2026-08-09T09:38:00Z" w16du:dateUtc="2026-08-08T21:38:00Z">
        <w:r w:rsidR="0056505E">
          <w:t>his simulation study suggests actual rates of C</w:t>
        </w:r>
      </w:ins>
      <w:ins w:id="252" w:author="Rachael Sumner" w:date="2026-08-09T09:41:00Z" w16du:dateUtc="2026-08-08T21:41:00Z">
        <w:r w:rsidR="0056505E">
          <w:t>1/C2/C3 CE as diagnosed using the Herzog criteria</w:t>
        </w:r>
      </w:ins>
      <w:ins w:id="253" w:author="Rachael Sumner" w:date="2026-08-09T09:42:00Z" w16du:dateUtc="2026-08-08T21:42:00Z">
        <w:r w:rsidR="0056505E">
          <w:fldChar w:fldCharType="begin"/>
        </w:r>
      </w:ins>
      <w:r w:rsidR="00C178F6">
        <w:instrText xml:space="preserve"> ADDIN ZOTERO_ITEM CSL_CITATION {"citationID":"RtO8gkjA","properties":{"unsorted":false,"formattedCitation":"\\super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254" w:author="Rachael Sumner" w:date="2026-08-09T09:42:00Z" w16du:dateUtc="2026-08-08T21:42:00Z">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ins>
      <w:r w:rsidR="00C178F6">
        <w:instrText xml:space="preserve"> ADDIN ZOTERO_ITEM CSL_CITATION {"citationID":"Mjxgn6Jf","properties":{"unsorted":false,"formattedCitation":"\\super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255" w:author="Rachael Sumner" w:date="2026-08-09T09:42:00Z" w16du:dateUtc="2026-08-08T21:42:00Z">
        <w:r w:rsidR="0056505E">
          <w:fldChar w:fldCharType="separate"/>
        </w:r>
        <w:r w:rsidR="0056505E" w:rsidRPr="00F503D2">
          <w:rPr>
            <w:rFonts w:eastAsiaTheme="minorEastAsia" w:cs="Times New Roman"/>
            <w:szCs w:val="24"/>
            <w:vertAlign w:val="superscript"/>
          </w:rPr>
          <w:t>2</w:t>
        </w:r>
        <w:r w:rsidR="0056505E">
          <w:fldChar w:fldCharType="end"/>
        </w:r>
      </w:ins>
      <w:ins w:id="256" w:author="Rachael Sumner" w:date="2026-08-09T09:41:00Z" w16du:dateUtc="2026-08-08T21:41:00Z">
        <w:r w:rsidR="0056505E">
          <w:t xml:space="preserve"> </w:t>
        </w:r>
      </w:ins>
      <w:ins w:id="257" w:author="Rachael Sumner" w:date="2026-08-09T09:42:00Z" w16du:dateUtc="2026-08-08T21:42:00Z">
        <w:r w:rsidR="0056505E">
          <w:t xml:space="preserve">may </w:t>
        </w:r>
      </w:ins>
      <w:ins w:id="258" w:author="Rachael Sumner" w:date="2026-08-09T09:38:00Z" w16du:dateUtc="2026-08-08T21:38:00Z">
        <w:r w:rsidR="0056505E">
          <w:t xml:space="preserve">be considerably less than current accounts. </w:t>
        </w:r>
      </w:ins>
      <w:ins w:id="259" w:author="Rachael Sumner" w:date="2026-08-09T09:41:00Z" w16du:dateUtc="2026-08-08T21:41:00Z">
        <w:r w:rsidR="0056505E">
          <w:t>F</w:t>
        </w:r>
      </w:ins>
      <w:ins w:id="260" w:author="Rachael Sumner" w:date="2026-08-09T09:38:00Z" w16du:dateUtc="2026-08-08T21:38:00Z">
        <w:r w:rsidR="0056505E">
          <w:t>urthermore, that the cur</w:t>
        </w:r>
      </w:ins>
      <w:ins w:id="261" w:author="Rachael Sumner" w:date="2026-08-09T09:39:00Z" w16du:dateUtc="2026-08-08T21:39:00Z">
        <w:r w:rsidR="0056505E">
          <w:t>rent commonly used definitions</w:t>
        </w:r>
      </w:ins>
      <w:ins w:id="262" w:author="Rachael Sumner" w:date="2026-08-09T09:42:00Z" w16du:dateUtc="2026-08-08T21:42:00Z">
        <w:r w:rsidR="0056505E">
          <w:t xml:space="preserve"> </w:t>
        </w:r>
      </w:ins>
      <w:ins w:id="263" w:author="Rachael Sumner" w:date="2026-08-09T09:39:00Z" w16du:dateUtc="2026-08-08T21:39:00Z">
        <w:r w:rsidR="0056505E">
          <w:t xml:space="preserve">are vulnerable to </w:t>
        </w:r>
      </w:ins>
      <w:ins w:id="264" w:author="Rachael Sumner" w:date="2026-08-09T09:45:00Z" w16du:dateUtc="2026-08-08T21:45:00Z">
        <w:r>
          <w:t>statistical artefact</w:t>
        </w:r>
      </w:ins>
      <w:ins w:id="265" w:author="Rachael Sumner" w:date="2026-08-09T09:39:00Z" w16du:dateUtc="2026-08-08T21:39:00Z">
        <w:r w:rsidR="0056505E">
          <w:t>. As such</w:t>
        </w:r>
      </w:ins>
      <w:ins w:id="266" w:author="Rachael Sumner" w:date="2026-08-09T09:42:00Z" w16du:dateUtc="2026-08-08T21:42:00Z">
        <w:r w:rsidR="0056505E">
          <w:t>,</w:t>
        </w:r>
      </w:ins>
      <w:moveFromRangeStart w:id="267" w:author="Rachael Sumner" w:date="2026-08-07T18:03:00Z" w:name="move237018196"/>
      <w:moveFrom w:id="268" w:author="Rachael Sumner" w:date="2026-08-07T18:03:00Z" w16du:dateUtc="2026-08-07T06:03:00Z">
        <w:r w:rsidDel="00D34224">
          <w:t>The model-concordant negative-binomial findings address implementation-level calibration under related model assumptions, not clinical usefulness or superiority. C1/C2 rates near 5% are expected for tests constructed around a 5% Type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moveFrom>
    </w:p>
    <w:moveFromRangeEnd w:id="267"/>
    <w:p w14:paraId="138842D8" w14:textId="77777777" w:rsidR="004B250B" w:rsidDel="00ED1221" w:rsidRDefault="00000000">
      <w:pPr>
        <w:rPr>
          <w:del w:id="269" w:author="Rachael Sumner" w:date="2026-08-07T19:04:00Z" w16du:dateUtc="2026-08-07T07:04:00Z"/>
        </w:rPr>
      </w:pPr>
      <w:del w:id="270" w:author="Rachael Sumner" w:date="2026-08-07T18:58:00Z" w16du:dateUtc="2026-08-07T06:58:00Z">
        <w:r w:rsidDel="00ED1221">
          <w:delText>Earlier studies established biologically plausible and clinically important C1, C2, and C3 patterns</w:delText>
        </w:r>
      </w:del>
      <w:del w:id="271" w:author="Rachael Sumner" w:date="2026-08-07T18:13:00Z" w16du:dateUtc="2026-08-07T06:13:00Z">
        <w:r w:rsidDel="001E7EC1">
          <w:delText>,</w:delText>
        </w:r>
      </w:del>
      <w:del w:id="272" w:author="Rachael Sumner" w:date="2026-08-07T18:58:00Z" w16du:dateUtc="2026-08-07T06:58:00Z">
        <w:r w:rsidDel="00ED1221">
          <w:delText xml:space="preserve"> </w:delText>
        </w:r>
      </w:del>
      <w:del w:id="273" w:author="Rachael Sumner" w:date="2026-08-07T18:13:00Z" w16du:dateUtc="2026-08-07T06:13:00Z">
        <w:r w:rsidDel="001E7EC1">
          <w:delText>and</w:delText>
        </w:r>
      </w:del>
      <w:del w:id="274" w:author="Rachael Sumner" w:date="2026-08-07T18:58:00Z" w16du:dateUtc="2026-08-07T06:58:00Z">
        <w:r w:rsidDel="00ED1221">
          <w:delText xml:space="preserve"> treatment evidence remains limited and mixed</w:delText>
        </w:r>
      </w:del>
      <w:del w:id="275" w:author="Rachael Sumner" w:date="2026-08-07T18:16:00Z" w16du:dateUtc="2026-08-07T06:16:00Z">
        <w:r w:rsidDel="001E7EC1">
          <w:delText>.</w:delText>
        </w:r>
      </w:del>
      <w:del w:id="276" w:author="Rachael Sumner" w:date="2026-08-07T18:58:00Z" w16du:dateUtc="2026-08-07T06:58:00Z">
        <w:r w:rsidR="00CB29DC" w:rsidDel="00ED1221">
          <w:fldChar w:fldCharType="begin"/>
        </w:r>
        <w:r w:rsidR="00CB29DC" w:rsidDel="00ED1221">
          <w:delInstrText xml:space="preserve"> ADDIN ZOTERO_ITEM CSL_CITATION {"citationID":"0MZvkEqL","properties":{"unsorted":false,"formattedCitation":"\\super 13\\nosupersub{}","plainCitation":"13","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delInstrText>
        </w:r>
        <w:r w:rsidR="00CB29DC" w:rsidDel="00ED1221">
          <w:fldChar w:fldCharType="separate"/>
        </w:r>
        <w:r w:rsidR="00CB29DC" w:rsidRPr="00CB29DC" w:rsidDel="00ED1221">
          <w:rPr>
            <w:rFonts w:eastAsiaTheme="minorEastAsia" w:cs="Times New Roman"/>
            <w:szCs w:val="24"/>
            <w:vertAlign w:val="superscript"/>
          </w:rPr>
          <w:delText>13</w:delText>
        </w:r>
        <w:r w:rsidR="00CB29DC" w:rsidDel="00ED1221">
          <w:fldChar w:fldCharType="end"/>
        </w:r>
        <w:r w:rsidDel="00ED1221">
          <w:delText xml:space="preserve"> </w:delText>
        </w:r>
        <w:r w:rsidR="00B35E5A" w:rsidDel="00ED1221">
          <w:fldChar w:fldCharType="begin"/>
        </w:r>
        <w:r w:rsidR="00B35E5A" w:rsidDel="00ED1221">
          <w:delInstrText xml:space="preserve"> ADDIN ZOTERO_ITEM CSL_CITATION {"citationID":"eTSd3Eut","properties":{"unsorted":false,"formattedCitation":"\\super 14,15\\nosupersub{}","plainCitation":"14,15","noteIndex":0},"citationItems":[{"id":774,"uris":["http://zotero.org/users/1538114/items/NIR2YZJ6"],"itemData":{"id":774,"type":"article-journal","archive_location":"22649214","container-title":"Neurology","DOI":"10.1212/WNL.0b013e318259e1f9","issue":"24","journalAbbreviation":"Neurology","page":"1959-66","title":"Progesterone vs placebo therapy for women with epilepsy: A randomized clinical trial","volume":"78","author":[{"family":"Herzog","given":"A G"},{"family":"Fowler","given":"K M"},{"family":"Smithson","given":"S D"},{"family":"Kalayjian","given":"L A"},{"family":"Heck","given":"C N"},{"family":"Sperling","given":"M R"},{"family":"Liporace","given":"J D"},{"family":"Harden","given":"C L"},{"family":"Dworetzky","given":"B A"},{"family":"Pennell","given":"P B"},{"family":"Massaro","given":"J M"},{"literal":"Progesterone Trial Study Group"}],"issued":{"date-parts":[["2012"]]}}},{"id":772,"uris":["http://zotero.org/users/1538114/items/VGDW95R3"],"itemData":{"id":772,"type":"article-journal","archive_location":"34528245","container-title":"The Cochrane database of systematic reviews","DOI":"10.1002/14651858.CD013225.pub3","issue":"9","journalAbbreviation":"Cochrane Database Syst Rev","page":"CD013225","title":"Treatments for seizures in catamenial (menstrual-related) epilepsy","volume":"9","author":[{"family":"Maguire","given":"Melissa J"},{"family":"Nevitt","given":"Sarah J"}],"issued":{"date-parts":[["2021"]]}}}],"schema":"https://github.com/citation-style-language/schema/raw/master/csl-citation.json"} </w:delInstrText>
        </w:r>
        <w:r w:rsidR="00B35E5A" w:rsidDel="00ED1221">
          <w:fldChar w:fldCharType="separate"/>
        </w:r>
        <w:r w:rsidR="00B35E5A" w:rsidRPr="00B35E5A" w:rsidDel="00ED1221">
          <w:rPr>
            <w:rFonts w:eastAsiaTheme="minorEastAsia" w:cs="Times New Roman"/>
            <w:szCs w:val="24"/>
            <w:vertAlign w:val="superscript"/>
          </w:rPr>
          <w:delText>14,15</w:delText>
        </w:r>
        <w:r w:rsidR="00B35E5A" w:rsidDel="00ED1221">
          <w:fldChar w:fldCharType="end"/>
        </w:r>
        <w:r w:rsidDel="00ED1221">
          <w:delText xml:space="preserve"> </w:delText>
        </w:r>
      </w:del>
      <w:del w:id="277" w:author="Rachael Sumner" w:date="2026-08-07T18:17:00Z" w16du:dateUtc="2026-08-07T06:17:00Z">
        <w:r w:rsidDel="001E7EC1">
          <w:delText>T</w:delText>
        </w:r>
      </w:del>
      <w:del w:id="278" w:author="Rachael Sumner" w:date="2026-08-07T18:58:00Z" w16du:dateUtc="2026-08-07T06:58:00Z">
        <w:r w:rsidDel="00ED1221">
          <w:delText xml:space="preserve">he present study </w:delText>
        </w:r>
      </w:del>
      <w:del w:id="279" w:author="Rachael Sumner" w:date="2026-08-07T18:17:00Z" w16du:dateUtc="2026-08-07T06:17:00Z">
        <w:r w:rsidDel="001E7EC1">
          <w:delText xml:space="preserve">instead </w:delText>
        </w:r>
      </w:del>
      <w:del w:id="280" w:author="Rachael Sumner" w:date="2026-08-07T18:58:00Z" w16du:dateUtc="2026-08-07T06:58:00Z">
        <w:r w:rsidDel="00ED1221">
          <w:delText xml:space="preserve">estimates a diagnostic background rate </w:delText>
        </w:r>
        <w:r w:rsidDel="00ED1221">
          <w:lastRenderedPageBreak/>
          <w:delText xml:space="preserve">generated by chance alignment of independently simulated structured processes. </w:delText>
        </w:r>
      </w:del>
      <w:ins w:id="281" w:author="Rachael Sumner" w:date="2026-08-09T09:39:00Z" w16du:dateUtc="2026-08-08T21:39:00Z">
        <w:r w:rsidR="0056505E">
          <w:t xml:space="preserve"> t</w:t>
        </w:r>
      </w:ins>
      <w:ins w:id="282" w:author="Rachael Sumner" w:date="2026-08-07T19:09:00Z" w16du:dateUtc="2026-08-07T07:09:00Z">
        <w:r w:rsidR="00886E0F">
          <w:t>his study point</w:t>
        </w:r>
      </w:ins>
      <w:ins w:id="283" w:author="Rachael Sumner" w:date="2026-08-07T19:10:00Z" w16du:dateUtc="2026-08-07T07:10:00Z">
        <w:r w:rsidR="00886E0F">
          <w:t>s</w:t>
        </w:r>
      </w:ins>
      <w:ins w:id="284" w:author="Rachael Sumner" w:date="2026-08-07T19:09:00Z" w16du:dateUtc="2026-08-07T07:09:00Z">
        <w:r w:rsidR="00886E0F">
          <w:t xml:space="preserve"> to </w:t>
        </w:r>
      </w:ins>
      <w:del w:id="285" w:author="Rachael Sumner" w:date="2026-08-07T19:04:00Z" w16du:dateUtc="2026-08-07T07:04:00Z">
        <w:r w:rsidDel="00ED1221">
          <w:delText>It does not estimate true prevalence, sensitivity, positive predictive value, or treatment response.</w:delText>
        </w:r>
        <w:r w:rsidR="007E1DA8" w:rsidDel="00ED1221">
          <w:delText xml:space="preserve"> Rather, consider </w:delText>
        </w:r>
      </w:del>
      <w:del w:id="286" w:author="Rachael Sumner" w:date="2026-08-07T19:03:00Z" w16du:dateUtc="2026-08-07T07:03:00Z">
        <w:r w:rsidR="007E1DA8" w:rsidDel="00ED1221">
          <w:delText xml:space="preserve">simulations of this sort </w:delText>
        </w:r>
      </w:del>
      <w:ins w:id="287" w:author="Brandon Westover" w:date="2026-07-31T22:52:00Z" w16du:dateUtc="2026-08-01T05:52:00Z">
        <w:del w:id="288" w:author="Rachael Sumner" w:date="2026-08-07T19:03:00Z" w16du:dateUtc="2026-08-07T07:03:00Z">
          <w:r w:rsidR="00C31E67" w:rsidDel="00ED1221">
            <w:delText xml:space="preserve">show that </w:delText>
          </w:r>
        </w:del>
      </w:ins>
      <w:del w:id="289" w:author="Rachael Sumner" w:date="2026-08-07T19:03:00Z" w16du:dateUtc="2026-08-07T07:03:00Z">
        <w:r w:rsidR="007E1DA8" w:rsidDel="00ED1221">
          <w:delText>as a lower limit that these CE</w:delText>
        </w:r>
      </w:del>
      <w:ins w:id="290" w:author="Brandon Westover" w:date="2026-07-31T22:53:00Z" w16du:dateUtc="2026-08-01T05:53:00Z">
        <w:del w:id="291" w:author="Rachael Sumner" w:date="2026-08-07T19:03:00Z" w16du:dateUtc="2026-08-07T07:03:00Z">
          <w:r w:rsidR="00C31E67" w:rsidDel="00ED1221">
            <w:delText>commonly used criteria</w:delText>
          </w:r>
        </w:del>
      </w:ins>
      <w:del w:id="292" w:author="Rachael Sumner" w:date="2026-08-07T19:03:00Z" w16du:dateUtc="2026-08-07T07:03:00Z">
        <w:r w:rsidR="007E1DA8" w:rsidDel="00ED1221">
          <w:delText xml:space="preserve"> definitions are capable of – they are always expected to detect </w:delText>
        </w:r>
      </w:del>
      <w:del w:id="293" w:author="Rachael Sumner" w:date="2026-08-07T18:18:00Z" w16du:dateUtc="2026-08-07T06:18:00Z">
        <w:r w:rsidR="007E1DA8" w:rsidDel="001E7EC1">
          <w:delText xml:space="preserve">some degree of </w:delText>
        </w:r>
      </w:del>
      <w:del w:id="294" w:author="Rachael Sumner" w:date="2026-08-07T19:03:00Z" w16du:dateUtc="2026-08-07T07:03:00Z">
        <w:r w:rsidR="007E1DA8" w:rsidDel="00ED1221">
          <w:delText>CE even when in reality none is present.</w:delText>
        </w:r>
      </w:del>
    </w:p>
    <w:p w14:paraId="6D791096" w14:textId="77777777" w:rsidR="00CA5711" w:rsidRDefault="00000000">
      <w:pPr>
        <w:rPr>
          <w:ins w:id="295" w:author="Rachael Sumner" w:date="2026-08-09T09:49:00Z" w16du:dateUtc="2026-08-08T21:49:00Z"/>
        </w:rPr>
      </w:pPr>
      <w:del w:id="296" w:author="Rachael Sumner" w:date="2026-08-07T19:09:00Z" w16du:dateUtc="2026-08-07T07:09:00Z">
        <w:r w:rsidDel="00886E0F">
          <w:delText>S</w:delText>
        </w:r>
      </w:del>
      <w:ins w:id="297" w:author="Rachael Sumner" w:date="2026-08-07T19:09:00Z" w16du:dateUtc="2026-08-07T07:09:00Z">
        <w:r w:rsidR="00886E0F">
          <w:t>s</w:t>
        </w:r>
      </w:ins>
      <w:r>
        <w:t>everal design implications fo</w:t>
      </w:r>
      <w:ins w:id="298" w:author="Rachael Sumner" w:date="2026-08-07T19:10:00Z" w16du:dateUtc="2026-08-07T07:10:00Z">
        <w:r w:rsidR="00886E0F">
          <w:t>r future research into CE</w:t>
        </w:r>
      </w:ins>
      <w:del w:id="299" w:author="Rachael Sumner" w:date="2026-08-07T19:09:00Z" w16du:dateUtc="2026-08-07T07:09:00Z">
        <w:r w:rsidDel="00886E0F">
          <w:delText>llow</w:delText>
        </w:r>
      </w:del>
      <w:r>
        <w:t>. First, short-window ratio classifications require caution when seizure counts are sparse. Second, C1, C2, and C3 should be reported separately. Third, classifiable and all-attempted denominators should be shown together. Fourth, study comparisons should match the original design: the Herzog</w:t>
      </w:r>
      <w:ins w:id="300" w:author="Rachael Sumner" w:date="2026-08-09T09:43:00Z" w16du:dateUtc="2026-08-08T21:43:00Z">
        <w:r w:rsidR="0056505E">
          <w:fldChar w:fldCharType="begin"/>
        </w:r>
      </w:ins>
      <w:r w:rsidR="00C178F6">
        <w:instrText xml:space="preserve"> ADDIN ZOTERO_ITEM CSL_CITATION {"citationID":"RccCugCF","properties":{"unsorted":false,"formattedCitation":"\\super 1\\nosupersub{}","plainCitation":"1","noteIndex":0},"citationItems":[{"id":762,"uris":["http://zotero.org/users/1538114/items/VU5WZQT4"],"itemData":{"id":762,"type":"article-journal","archive_location":"15349872","container-title":"Annals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ins w:id="301" w:author="Rachael Sumner" w:date="2026-08-09T09:43:00Z" w16du:dateUtc="2026-08-08T21:43:00Z">
        <w:r w:rsidR="0056505E">
          <w:fldChar w:fldCharType="separate"/>
        </w:r>
        <w:r w:rsidR="0056505E" w:rsidRPr="00053CE4">
          <w:rPr>
            <w:rFonts w:eastAsiaTheme="minorEastAsia" w:cs="Times New Roman"/>
            <w:szCs w:val="24"/>
            <w:vertAlign w:val="superscript"/>
          </w:rPr>
          <w:t>1</w:t>
        </w:r>
        <w:r w:rsidR="0056505E">
          <w:fldChar w:fldCharType="end"/>
        </w:r>
        <w:r w:rsidR="0056505E">
          <w:t xml:space="preserve"> </w:t>
        </w:r>
        <w:r w:rsidR="0056505E">
          <w:fldChar w:fldCharType="begin"/>
        </w:r>
      </w:ins>
      <w:r w:rsidR="00C178F6">
        <w:instrText xml:space="preserve"> ADDIN ZOTERO_ITEM CSL_CITATION {"citationID":"Eb67bwmK","properties":{"unsorted":false,"formattedCitation":"\\super 2\\nosupersub{}","plainCitation":"2","noteIndex":0},"citationItems":[{"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ins w:id="302" w:author="Rachael Sumner" w:date="2026-08-09T09:43:00Z" w16du:dateUtc="2026-08-08T21:43:00Z">
        <w:r w:rsidR="0056505E">
          <w:fldChar w:fldCharType="separate"/>
        </w:r>
        <w:r w:rsidR="0056505E" w:rsidRPr="00F503D2">
          <w:rPr>
            <w:rFonts w:eastAsiaTheme="minorEastAsia" w:cs="Times New Roman"/>
            <w:szCs w:val="24"/>
            <w:vertAlign w:val="superscript"/>
          </w:rPr>
          <w:t>2</w:t>
        </w:r>
        <w:r w:rsidR="0056505E">
          <w:fldChar w:fldCharType="end"/>
        </w:r>
      </w:ins>
      <w:r>
        <w:t xml:space="preserve"> </w:t>
      </w:r>
      <w:del w:id="303" w:author="Rachael Sumner" w:date="2026-08-09T09:43:00Z" w16du:dateUtc="2026-08-08T21:43:00Z">
        <w:r w:rsidDel="0056505E">
          <w:delText xml:space="preserve">2004 </w:delText>
        </w:r>
      </w:del>
      <w:r>
        <w:t>benchmark is aligned with the exact three-complete-cycle rule, not a random three-calendar-month window.</w:t>
      </w:r>
    </w:p>
    <w:p w14:paraId="587E4C91" w14:textId="77777777" w:rsidR="00CA5711" w:rsidRDefault="00CA5711">
      <w:pPr>
        <w:rPr>
          <w:ins w:id="304" w:author="Rachael Sumner" w:date="2026-08-07T20:22:00Z" w16du:dateUtc="2026-08-07T08:22:00Z"/>
        </w:rPr>
      </w:pPr>
      <w:ins w:id="305" w:author="Rachael Sumner" w:date="2026-08-09T09:48:00Z" w16du:dateUtc="2026-08-08T21:48:00Z">
        <w:r>
          <w:t xml:space="preserve">Future empirical studies into CE and treatments ought to </w:t>
        </w:r>
        <w:del w:id="306" w:author="Goldenholz, Daniel M (HMFP - Neurology )" w:date="2026-08-12T00:40:00Z" w16du:dateUtc="2026-08-12T04:40:00Z">
          <w:r w:rsidDel="005D6D01">
            <w:delText>take into account</w:delText>
          </w:r>
        </w:del>
      </w:ins>
      <w:ins w:id="307" w:author="Goldenholz, Daniel M (HMFP - Neurology )" w:date="2026-08-12T00:40:00Z" w16du:dateUtc="2026-08-12T04:40:00Z">
        <w:r w:rsidR="005D6D01">
          <w:t>consider</w:t>
        </w:r>
      </w:ins>
      <w:ins w:id="308" w:author="Rachael Sumner" w:date="2026-08-09T09:48:00Z" w16du:dateUtc="2026-08-08T21:48:00Z">
        <w:r>
          <w:t xml:space="preserve"> the risk of false-positive in considering power calculations and group assignment.  </w:t>
        </w:r>
      </w:ins>
      <w:moveToRangeStart w:id="309" w:author="Rachael Sumner" w:date="2026-08-09T09:49:00Z" w:name="move237161412"/>
      <w:r w:rsidRPr="00CA5711">
        <w:t xml:space="preserve">Future </w:t>
      </w:r>
      <w:del w:id="310" w:author="Rachael Sumner" w:date="2026-08-09T09:55:00Z" w16du:dateUtc="2026-08-08T21:55:00Z">
        <w:r w:rsidRPr="00CA5711" w:rsidDel="003A77D4">
          <w:delText xml:space="preserve">work </w:delText>
        </w:r>
      </w:del>
      <w:ins w:id="311" w:author="Rachael Sumner" w:date="2026-08-09T09:55:00Z" w16du:dateUtc="2026-08-08T21:55:00Z">
        <w:r w:rsidR="003A77D4">
          <w:t>directions for the simulation work</w:t>
        </w:r>
        <w:r w:rsidR="003A77D4" w:rsidRPr="00CA5711">
          <w:t xml:space="preserve"> </w:t>
        </w:r>
      </w:ins>
      <w:del w:id="312" w:author="Rachael Sumner" w:date="2026-08-09T09:56:00Z" w16du:dateUtc="2026-08-08T21:56:00Z">
        <w:r w:rsidRPr="00CA5711" w:rsidDel="003A77D4">
          <w:delText xml:space="preserve">should </w:delText>
        </w:r>
      </w:del>
      <w:ins w:id="313" w:author="Rachael Sumner" w:date="2026-08-09T09:56:00Z" w16du:dateUtc="2026-08-08T21:56:00Z">
        <w:r w:rsidR="003A77D4">
          <w:t>includes</w:t>
        </w:r>
        <w:r w:rsidR="003A77D4" w:rsidRPr="00CA5711">
          <w:t xml:space="preserve"> </w:t>
        </w:r>
      </w:ins>
      <w:r w:rsidRPr="00CA5711">
        <w:t>compar</w:t>
      </w:r>
      <w:ins w:id="314" w:author="Rachael Sumner" w:date="2026-08-09T09:56:00Z" w16du:dateUtc="2026-08-08T21:56:00Z">
        <w:r w:rsidR="003A77D4">
          <w:t>ing</w:t>
        </w:r>
      </w:ins>
      <w:del w:id="315" w:author="Rachael Sumner" w:date="2026-08-09T09:56:00Z" w16du:dateUtc="2026-08-08T21:56:00Z">
        <w:r w:rsidRPr="00CA5711" w:rsidDel="003A77D4">
          <w:delText>e</w:delText>
        </w:r>
      </w:del>
      <w:r w:rsidRPr="00CA5711">
        <w:t xml:space="preserv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w:t>
      </w:r>
      <w:moveToRangeEnd w:id="309"/>
      <w:ins w:id="316" w:author="Rachael Sumner" w:date="2026-08-09T09:56:00Z" w16du:dateUtc="2026-08-08T21:56:00Z">
        <w:r w:rsidR="003A77D4">
          <w:t xml:space="preserve"> Such work requires long-term </w:t>
        </w:r>
      </w:ins>
      <w:ins w:id="317" w:author="Rachael Sumner" w:date="2026-08-09T09:58:00Z" w16du:dateUtc="2026-08-08T21:58:00Z">
        <w:r w:rsidR="003A77D4">
          <w:t>real-world</w:t>
        </w:r>
      </w:ins>
      <w:ins w:id="318" w:author="Rachael Sumner" w:date="2026-08-09T09:56:00Z" w16du:dateUtc="2026-08-08T21:56:00Z">
        <w:r w:rsidR="003A77D4">
          <w:t xml:space="preserve"> seizure and menstrual cycle diaries. </w:t>
        </w:r>
      </w:ins>
    </w:p>
    <w:p w14:paraId="004C3D1B" w14:textId="77777777" w:rsidR="00C063CB" w:rsidRPr="00303E3A" w:rsidRDefault="00C063CB">
      <w:pPr>
        <w:rPr>
          <w:u w:val="single"/>
          <w:rPrChange w:id="319" w:author="Rachael Sumner" w:date="2026-08-09T10:13:00Z" w16du:dateUtc="2026-08-08T22:13:00Z">
            <w:rPr/>
          </w:rPrChange>
        </w:rPr>
      </w:pPr>
      <w:ins w:id="320" w:author="Rachael Sumner" w:date="2026-08-07T20:22:00Z" w16du:dateUtc="2026-08-07T08:22:00Z">
        <w:r w:rsidRPr="00303E3A">
          <w:rPr>
            <w:u w:val="single"/>
            <w:rPrChange w:id="321" w:author="Rachael Sumner" w:date="2026-08-09T10:13:00Z" w16du:dateUtc="2026-08-08T22:13:00Z">
              <w:rPr/>
            </w:rPrChange>
          </w:rPr>
          <w:t>Strengths and limitations</w:t>
        </w:r>
      </w:ins>
    </w:p>
    <w:p w14:paraId="07D0F3E7" w14:textId="77777777" w:rsidR="004B250B" w:rsidRDefault="00000000">
      <w:r>
        <w:t>Strict Herzog labeling was retained for historical comparability despite recognized limitations of fixed menstrual-phase assignment, particularly the expanding periovulatory interval in longer cycles. The luteal-anchored sensitivity therefore tested a fixed periovulatory definition.</w:t>
      </w:r>
      <w:r w:rsidR="00122398">
        <w:fldChar w:fldCharType="begin"/>
      </w:r>
      <w:r w:rsidR="00122398">
        <w:instrText xml:space="preserve"> ADDIN ZOTERO_ITEM CSL_CITATION {"citationID":"DW9Ll3k3","properties":{"unsorted":false,"formattedCitation":"\\super 20\\nosupersub{}","plainCitation":"20","noteIndex":0},"citationItems":[{"id":849,"uris":["http://zotero.org/users/1538114/items/MT3JJG7G"],"itemData":{"id":849,"type":"article-journal","abstract":"Catamenial epilepsy is the best described and most researched sex steroid-specific seizure exacerbation. Yet despite this there are no current evidence-based treatments, nor an accepted diagnostic tool. The best tool we currently have is tracking seizures over menstrual cycles; however, the reality of tracking seizures and menstrual cycles is fraught with challenges. In Part 1 of this two-part review, we outlined the often complex and reciprocal relationship between seizures and sex steroids. An adaptable means of tracking is required. In this review, we outline the extent and limitations of current knowledge on catamenial epilepsy. We use sample data to show how seizure exacerbations can be tracked in short/long and even irregular menstrual cycles. We describe how seizure severity, an often overlooked and underresearched form of catamenial seizure exacerbation, can also be tracked. Finally, given the lack of treatment options for females profoundly affected by catamenial epilepsy, Section 3 focuses on current methods and models for researching sex steroids and seizures as well as limitations and future directions. To permit more informative, mechanism-focused research in humans, the need for both a consistent classification of catamenial epilepsy and an objective biomarker is highlighted.","container-title":"Epilepsia","DOI":"10.1111/epi.17820","ISSN":"1528-1167","issue":"3","journalAbbreviation":"Epilepsia","language":"eng","page":"569-582","PMID":"37925609","source":"PubMed","title":"Female sex steroids and epilepsy: Part 2. A practical and human focus on catamenial epilepsy","title-short":"Female sex steroids and epilepsy","volume":"65","author":[{"family":"Alshakhouri","given":"Malak"},{"family":"Sharpe","given":"Cynthia"},{"family":"Bergin","given":"Peter"},{"family":"Sumner","given":"Rachael L."}],"issued":{"date-parts":[["2024",3]]}}}],"schema":"https://github.com/citation-style-language/schema/raw/master/csl-citation.json"} </w:instrText>
      </w:r>
      <w:r w:rsidR="00122398">
        <w:fldChar w:fldCharType="separate"/>
      </w:r>
      <w:r w:rsidR="00122398" w:rsidRPr="00122398">
        <w:rPr>
          <w:rFonts w:eastAsiaTheme="minorEastAsia" w:cs="Times New Roman"/>
          <w:szCs w:val="24"/>
          <w:vertAlign w:val="superscript"/>
        </w:rPr>
        <w:t>20</w:t>
      </w:r>
      <w:r w:rsidR="00122398">
        <w:fldChar w:fldCharType="end"/>
      </w:r>
    </w:p>
    <w:p w14:paraId="76299625" w14:textId="77777777" w:rsidR="004B250B" w:rsidRDefault="00000000">
      <w:r>
        <w:t>The study is limited by simulator and adapter assumptions. CHOCOLATES and HORMONE-CYCLE were calibrated to published features, but summary-level calibration and the held-out aggregate cycle cross-check do not substitute for external validation using paired real diaries. Agreement was strongest at ages 18–45 and was more qualified after age 50 because the two large app cohorts reported different variability magnitudes. The configured heterogeneous-cohort modifiers are stress-test assumptions, the 5.0-ng/mL C3 rule operationalizes one historical definition, and no diary missingness was explicitly simulated (with the caveat that both simulators were developed to match self-reported diary statistical features). The hormone waveform is a daily population-median envelope rather than an individual endocrine time series; it omits within-day pulsatility, and the long-follicular failed-wave share is an investigator-set heterogeneity parameter rather than a published prevalence. Monte Carlo intervals do not include model-form uncertainty. Treatment changes and long-term seizure-rate trends were outside the scope of this paper and could invalidate stationarity assumptions or alter chance-alignment rates. The study does not evaluate false negatives or adjudicated seizure types.</w:t>
      </w:r>
    </w:p>
    <w:p w14:paraId="3471FE9F" w14:textId="77777777" w:rsidR="00D34224" w:rsidDel="00D34224" w:rsidRDefault="00000000" w:rsidP="00D34224">
      <w:pPr>
        <w:rPr>
          <w:del w:id="322" w:author="Rachael Sumner" w:date="2026-08-07T18:03:00Z" w16du:dateUtc="2026-08-07T06:03:00Z"/>
          <w:moveTo w:id="323" w:author="Rachael Sumner" w:date="2026-08-07T18:03:00Z" w16du:dateUtc="2026-08-07T06:03:00Z"/>
        </w:rPr>
      </w:pPr>
      <w:moveFromRangeStart w:id="324" w:author="Rachael Sumner" w:date="2026-08-09T09:49:00Z" w:name="move237161412"/>
      <w:moveFrom w:id="325" w:author="Rachael Sumner" w:date="2026-08-09T09:49:00Z" w16du:dateUtc="2026-08-08T21:49:00Z">
        <w:r w:rsidDel="00CA5711">
          <w:t xml:space="preserve">Future work should compare these simulation-based rates with empirical-null distributions derived from longitudinal paired seizure and menstrual diaries, using complementary preregistered within-person time shifts and matched cross-person pairing that preserve temporal structure, missingness, and participant-level dependence. </w:t>
        </w:r>
      </w:moveFrom>
      <w:moveFromRangeEnd w:id="324"/>
      <w:moveToRangeStart w:id="326" w:author="Rachael Sumner" w:date="2026-08-07T18:03:00Z" w:name="move237018196"/>
      <w:moveTo w:id="327" w:author="Rachael Sumner" w:date="2026-08-07T18:03:00Z" w16du:dateUtc="2026-08-07T06:03:00Z">
        <w:r w:rsidR="00D34224">
          <w:t>The model-concordant negative-binomial findings address implementation-level calibration under related model assumptions</w:t>
        </w:r>
        <w:del w:id="328" w:author="Rachael Sumner" w:date="2026-08-09T10:00:00Z" w16du:dateUtc="2026-08-08T22:00:00Z">
          <w:r w:rsidR="00D34224" w:rsidDel="003A77D4">
            <w:delText>, not</w:delText>
          </w:r>
        </w:del>
      </w:moveTo>
      <w:ins w:id="329" w:author="Rachael Sumner" w:date="2026-08-09T10:00:00Z" w16du:dateUtc="2026-08-08T22:00:00Z">
        <w:r w:rsidR="003A77D4">
          <w:t xml:space="preserve">. These tests don’t </w:t>
        </w:r>
      </w:ins>
      <w:moveTo w:id="330" w:author="Rachael Sumner" w:date="2026-08-07T18:03:00Z" w16du:dateUtc="2026-08-07T06:03:00Z">
        <w:del w:id="331" w:author="Rachael Sumner" w:date="2026-08-09T10:00:00Z" w16du:dateUtc="2026-08-08T22:00:00Z">
          <w:r w:rsidR="00D34224" w:rsidDel="003A77D4">
            <w:delText xml:space="preserve"> </w:delText>
          </w:r>
        </w:del>
      </w:moveTo>
      <w:ins w:id="332" w:author="Rachael Sumner" w:date="2026-08-09T10:00:00Z" w16du:dateUtc="2026-08-08T22:00:00Z">
        <w:r w:rsidR="003A77D4">
          <w:t>consider</w:t>
        </w:r>
      </w:ins>
      <w:ins w:id="333" w:author="Rachael Sumner" w:date="2026-08-09T09:59:00Z" w16du:dateUtc="2026-08-08T21:59:00Z">
        <w:r w:rsidR="003A77D4">
          <w:t xml:space="preserve"> </w:t>
        </w:r>
      </w:ins>
      <w:moveTo w:id="334" w:author="Rachael Sumner" w:date="2026-08-07T18:03:00Z" w16du:dateUtc="2026-08-07T06:03:00Z">
        <w:r w:rsidR="00D34224">
          <w:t xml:space="preserve">clinical usefulness or superiority. C1/C2 rates near 5% are expected for tests constructed around </w:t>
        </w:r>
        <w:proofErr w:type="gramStart"/>
        <w:r w:rsidR="00D34224">
          <w:t>a 5% Type</w:t>
        </w:r>
        <w:proofErr w:type="gramEnd"/>
        <w:r w:rsidR="00D34224">
          <w:t xml:space="preserve"> I error rate; ratio rules have no analogous guarantee. The exploratory C3 estimate was imprecise and used stricter eligibility in a 1% audit sample, so it should not be read as a direct replacement for the ratio-based C3 result. Its purpose is to show that a separately specified C3 contrast can be calibrated without implying independent validation of the simulator.</w:t>
        </w:r>
      </w:moveTo>
    </w:p>
    <w:moveToRangeEnd w:id="326"/>
    <w:p w14:paraId="1441E79D" w14:textId="77777777" w:rsidR="00D34224" w:rsidRDefault="00D34224"/>
    <w:p w14:paraId="3F5F414F" w14:textId="77777777" w:rsidR="004B250B" w:rsidRDefault="00000000">
      <w:r>
        <w:t xml:space="preserve">In conclusion, catamenial epilepsy </w:t>
      </w:r>
      <w:r w:rsidR="009076FA">
        <w:t>mis</w:t>
      </w:r>
      <w:r>
        <w:t xml:space="preserve">classification </w:t>
      </w:r>
      <w:ins w:id="335" w:author="Brandon Westover" w:date="2026-07-31T22:56:00Z" w16du:dateUtc="2026-08-01T05:56:00Z">
        <w:r w:rsidR="00C31E67">
          <w:t xml:space="preserve">may </w:t>
        </w:r>
      </w:ins>
      <w:del w:id="336" w:author="Brandon Westover" w:date="2026-07-31T22:56:00Z" w16du:dateUtc="2026-08-01T05:56:00Z">
        <w:r w:rsidDel="00C31E67">
          <w:delText xml:space="preserve">can </w:delText>
        </w:r>
      </w:del>
      <w:r>
        <w:t xml:space="preserve">be common </w:t>
      </w:r>
      <w:r w:rsidR="009076FA">
        <w:t xml:space="preserve">even </w:t>
      </w:r>
      <w:r>
        <w:t>when structured seizure and menstrual-cycle diaries are independent. Diagnostic and interventional studies should prespecify diary length, phase labeling, minimum-data thresholds, zero-denominator handling, ovulatory-status handling, and reproducibility criteria before interpreting apparent menstrual clustering as hormone-linked seizure exacerbation.</w:t>
      </w:r>
    </w:p>
    <w:p w14:paraId="44595448" w14:textId="77777777" w:rsidR="004B250B" w:rsidRDefault="00000000">
      <w:pPr>
        <w:pStyle w:val="Heading1"/>
      </w:pPr>
      <w:r>
        <w:t>Acknowledgments</w:t>
      </w:r>
    </w:p>
    <w:p w14:paraId="32032D2B" w14:textId="77777777" w:rsidR="004B250B" w:rsidRDefault="00000000">
      <w:r>
        <w:t xml:space="preserve">The authors thank the people </w:t>
      </w:r>
      <w:del w:id="337" w:author="Rachael Sumner" w:date="2026-08-09T10:13:00Z" w16du:dateUtc="2026-08-08T22:13:00Z">
        <w:r w:rsidDel="00303E3A">
          <w:delText>whose</w:delText>
        </w:r>
      </w:del>
      <w:proofErr w:type="gramStart"/>
      <w:ins w:id="338" w:author="Rachael Sumner" w:date="2026-08-09T10:13:00Z" w16du:dateUtc="2026-08-08T22:13:00Z">
        <w:r w:rsidR="00303E3A">
          <w:t>whose</w:t>
        </w:r>
      </w:ins>
      <w:proofErr w:type="gramEnd"/>
      <w:r>
        <w:t xml:space="preserve"> menstrual and seizure diaries contributed to the published statistical targets used by the two simulators.</w:t>
      </w:r>
    </w:p>
    <w:p w14:paraId="3EE88A63" w14:textId="77777777" w:rsidR="004B250B" w:rsidRDefault="00000000">
      <w:r>
        <w:lastRenderedPageBreak/>
        <w:t>Artificial Intelligence Use Disclosure</w:t>
      </w:r>
    </w:p>
    <w:p w14:paraId="7A11C18B" w14:textId="77777777" w:rsidR="004B250B" w:rsidRDefault="00000000">
      <w:r>
        <w:t>OpenAI Codex, a generative artificial intelligence coding and writing assistant, was used to assist with code review, software and notebook updates, consistency checking, and language editing. The authors retain responsibility for the accuracy, originality, and integrity of the work.</w:t>
      </w:r>
    </w:p>
    <w:p w14:paraId="163AD993" w14:textId="77777777" w:rsidR="004B250B" w:rsidRDefault="00000000">
      <w:pPr>
        <w:pStyle w:val="Heading1"/>
      </w:pPr>
      <w:r>
        <w:t>Study Funding</w:t>
      </w:r>
    </w:p>
    <w:p w14:paraId="6AB99B6A" w14:textId="77777777" w:rsidR="004B250B" w:rsidRDefault="00000000">
      <w:r>
        <w:t>This work was supported by NIH K23NS124656, NIH R21NS142800, and American Board of Psychiatry and Neurology support to DMG. The funders had no role in study design, data generation, analysis, interpretation, manuscript preparation, or the decision to submit.</w:t>
      </w:r>
    </w:p>
    <w:p w14:paraId="6D8C287E" w14:textId="77777777" w:rsidR="004B250B" w:rsidRDefault="00000000">
      <w:pPr>
        <w:pStyle w:val="Heading1"/>
      </w:pPr>
      <w:r>
        <w:t>Conflict of Interest</w:t>
      </w:r>
    </w:p>
    <w:p w14:paraId="34FA54B2" w14:textId="77777777" w:rsidR="00C178F6" w:rsidRDefault="00000000" w:rsidP="00867CB7">
      <w:pPr>
        <w:rPr>
          <w:ins w:id="339" w:author="Goldenholz, Daniel M (HMFP - Neurology )" w:date="2026-08-12T00:27:00Z" w16du:dateUtc="2026-08-12T04:27:00Z"/>
        </w:rPr>
      </w:pPr>
      <w:r>
        <w:t>DMG reports funding from NIH K23NS124656, NIH R21NS142800, and the American Board of Psychiatry and Neurology. MBW is a co-founder of, serves as a scientific advisor and consultant to, and has a personal equity interest in Beacon Biosignals. The remaining authors have no conflicts of interest to disclose.</w:t>
      </w:r>
    </w:p>
    <w:p w14:paraId="0290124D" w14:textId="77777777" w:rsidR="004B250B" w:rsidRDefault="00000000">
      <w:pPr>
        <w:pStyle w:val="Heading1"/>
        <w:pPrChange w:id="340" w:author="Goldenholz, Daniel M (HMFP - Neurology )" w:date="2026-08-12T00:27:00Z" w16du:dateUtc="2026-08-12T04:27:00Z">
          <w:pPr/>
        </w:pPrChange>
      </w:pPr>
      <w:r>
        <w:t>Author Contributions</w:t>
      </w:r>
    </w:p>
    <w:p w14:paraId="6C1ABB15" w14:textId="77777777" w:rsidR="004B250B" w:rsidRDefault="00000000">
      <w:r>
        <w:t>Daniel M. Goldenholz: Conceptualization, methodology, software, formal analysis, visualization, writing—original draft, writing—review and editing, funding acquisition. Wesley T. Kerr: Conceptualization, methodology, validation, writing—review and editing. Sharon Chiang: Methodology, validation, writing—review and editing. M. Brandon Westover: Methodology, software, validation, writing—review and editing. Rachael L. Sumner: Methodology, validation, writing—review and editing.</w:t>
      </w:r>
    </w:p>
    <w:p w14:paraId="58880DCA" w14:textId="77777777" w:rsidR="004B250B" w:rsidRDefault="00000000">
      <w:pPr>
        <w:pStyle w:val="Heading1"/>
      </w:pPr>
      <w:r>
        <w:t>Data and Code Availability</w:t>
      </w:r>
    </w:p>
    <w:p w14:paraId="7685E435" w14:textId="77777777" w:rsidR="004B250B" w:rsidRDefault="00000000">
      <w:r>
        <w:t xml:space="preserve">Code, configuration, derived tabular outputs, and the run manifest are available at https://github.com/GoldenholzLab/catamenial-epilepsy-sim. The completed primary simulation run used master seed 20260505; its manifest records configuration values, analysis-code and configuration fingerprints, file sizes, and SHA-256 checksums. The randomized-start analysis used </w:t>
      </w:r>
      <w:proofErr w:type="spellStart"/>
      <w:r>
        <w:t>config_random_start_</w:t>
      </w:r>
      <w:proofErr w:type="gramStart"/>
      <w:r>
        <w:t>full.yaml</w:t>
      </w:r>
      <w:proofErr w:type="spellEnd"/>
      <w:proofErr w:type="gramEnd"/>
      <w:r>
        <w:t>, and the Appendix S1 tables were derived from those primary outputs.</w:t>
      </w:r>
    </w:p>
    <w:p w14:paraId="0990BFB1" w14:textId="77777777" w:rsidR="004B250B" w:rsidRDefault="00000000">
      <w:pPr>
        <w:pStyle w:val="Heading1"/>
      </w:pPr>
      <w:r>
        <w:t>Ethical Publication Statement</w:t>
      </w:r>
    </w:p>
    <w:p w14:paraId="11169523" w14:textId="77777777" w:rsidR="004B250B" w:rsidRDefault="00000000">
      <w:r>
        <w:t>We confirm that we have read the Journal’s position on issues involved in ethical publication and affirm that this report is consistent with those guidelines.</w:t>
      </w:r>
    </w:p>
    <w:p w14:paraId="2A641D28" w14:textId="77777777" w:rsidR="004B250B" w:rsidRDefault="00000000">
      <w:pPr>
        <w:pStyle w:val="Heading1"/>
      </w:pPr>
      <w:r>
        <w:t>Supporting Information</w:t>
      </w:r>
    </w:p>
    <w:p w14:paraId="5DBF5F45" w14:textId="77777777" w:rsidR="004B250B" w:rsidRDefault="00000000">
      <w:r>
        <w:t>Appendix S1 contains the simulator source-to-parameter map, healthy-cycle calibration and held-out aggregate validation, hormone-waveform numerical and visual checks, representative hormone traces, assumption review, C3 algorithm, cumulative simulated Herzog-ratio panels, window and minimum-data sensitivities, exploratory C3 negative-binomial calibration check, pattern decomposition, feature associations, Appendix Tables A1–A8, Appendix Figures A1–A4, Tables S1–S8, and Figures S1–S5.</w:t>
      </w:r>
    </w:p>
    <w:p w14:paraId="11B6CECF" w14:textId="77777777" w:rsidR="004B250B" w:rsidRDefault="00000000">
      <w:pPr>
        <w:pStyle w:val="Heading1"/>
      </w:pPr>
      <w:r>
        <w:t>References</w:t>
      </w:r>
    </w:p>
    <w:p w14:paraId="1A80BA44" w14:textId="77777777" w:rsidR="00983F80" w:rsidRPr="00983F80" w:rsidRDefault="00000000" w:rsidP="00983F80">
      <w:pPr>
        <w:pStyle w:val="Bibliography"/>
        <w:rPr>
          <w:rFonts w:eastAsiaTheme="minorEastAsia" w:cs="Times New Roman"/>
        </w:rPr>
      </w:pPr>
      <w:r>
        <w:fldChar w:fldCharType="begin"/>
      </w:r>
      <w:r w:rsidR="00983F80">
        <w:instrText xml:space="preserve"> ADDIN ZOTERO_BIBL {"uncited":[],"omitted":[],"custom":[]} CSL_BIBLIOGRAPHY </w:instrText>
      </w:r>
      <w:r>
        <w:fldChar w:fldCharType="separate"/>
      </w:r>
      <w:r w:rsidR="00983F80" w:rsidRPr="00983F80">
        <w:rPr>
          <w:rFonts w:eastAsiaTheme="minorEastAsia" w:cs="Times New Roman"/>
        </w:rPr>
        <w:t xml:space="preserve">1. </w:t>
      </w:r>
      <w:r w:rsidR="00983F80" w:rsidRPr="00983F80">
        <w:rPr>
          <w:rFonts w:eastAsiaTheme="minorEastAsia" w:cs="Times New Roman"/>
        </w:rPr>
        <w:tab/>
        <w:t xml:space="preserve">Herzog AG, Harden CL, </w:t>
      </w:r>
      <w:proofErr w:type="spellStart"/>
      <w:r w:rsidR="00983F80" w:rsidRPr="00983F80">
        <w:rPr>
          <w:rFonts w:eastAsiaTheme="minorEastAsia" w:cs="Times New Roman"/>
        </w:rPr>
        <w:t>Liporace</w:t>
      </w:r>
      <w:proofErr w:type="spellEnd"/>
      <w:r w:rsidR="00983F80" w:rsidRPr="00983F80">
        <w:rPr>
          <w:rFonts w:eastAsiaTheme="minorEastAsia" w:cs="Times New Roman"/>
        </w:rPr>
        <w:t xml:space="preserve"> J, Pennell P, Schomer DL, Sperling M, et al. Frequency of catamenial seizure exacerbation in women with localization-related epilepsy. Ann Neurol. 2004; 56(3):431–4. </w:t>
      </w:r>
    </w:p>
    <w:p w14:paraId="57768CA8"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2. </w:t>
      </w:r>
      <w:r w:rsidRPr="00983F80">
        <w:rPr>
          <w:rFonts w:eastAsiaTheme="minorEastAsia" w:cs="Times New Roman"/>
        </w:rPr>
        <w:tab/>
        <w:t xml:space="preserve">Herzog AG. Catamenial epilepsy: Update on prevalence, pathophysiology and treatment from the findings of the NIH Progesterone Treatment Trial. Seizure. 2015; 28:18–25. </w:t>
      </w:r>
    </w:p>
    <w:p w14:paraId="79FEED95"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3. </w:t>
      </w:r>
      <w:r w:rsidRPr="00983F80">
        <w:rPr>
          <w:rFonts w:eastAsiaTheme="minorEastAsia" w:cs="Times New Roman"/>
        </w:rPr>
        <w:tab/>
        <w:t>Voinescu PE, Kelly M, French JA, Harden C, Davis A, Lau C, et al. Catamenial epilepsy occurrence and patterns in a mixed population of women with epilepsy. Epilepsia. 2023; 64(9</w:t>
      </w:r>
      <w:proofErr w:type="gramStart"/>
      <w:r w:rsidRPr="00983F80">
        <w:rPr>
          <w:rFonts w:eastAsiaTheme="minorEastAsia" w:cs="Times New Roman"/>
        </w:rPr>
        <w:t>):e</w:t>
      </w:r>
      <w:proofErr w:type="gramEnd"/>
      <w:r w:rsidRPr="00983F80">
        <w:rPr>
          <w:rFonts w:eastAsiaTheme="minorEastAsia" w:cs="Times New Roman"/>
        </w:rPr>
        <w:t xml:space="preserve">194–9. </w:t>
      </w:r>
    </w:p>
    <w:p w14:paraId="43ED6431" w14:textId="77777777" w:rsidR="00983F80" w:rsidRPr="00983F80" w:rsidRDefault="00983F80" w:rsidP="00983F80">
      <w:pPr>
        <w:pStyle w:val="Bibliography"/>
        <w:rPr>
          <w:rFonts w:eastAsiaTheme="minorEastAsia" w:cs="Times New Roman"/>
        </w:rPr>
      </w:pPr>
      <w:r w:rsidRPr="00983F80">
        <w:rPr>
          <w:rFonts w:eastAsiaTheme="minorEastAsia" w:cs="Times New Roman"/>
        </w:rPr>
        <w:lastRenderedPageBreak/>
        <w:t xml:space="preserve">4. </w:t>
      </w:r>
      <w:r w:rsidRPr="00983F80">
        <w:rPr>
          <w:rFonts w:eastAsiaTheme="minorEastAsia" w:cs="Times New Roman"/>
        </w:rPr>
        <w:tab/>
        <w:t xml:space="preserve">Karoly PJ, Cook MJ, Maturana M, Nurse ES, Payne D, Brinkmann BH, et al. Forecasting cycles of seizure likelihood. Epilepsia. 2020; 61(4):776–86. </w:t>
      </w:r>
    </w:p>
    <w:p w14:paraId="05297768"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5. </w:t>
      </w:r>
      <w:r w:rsidRPr="00983F80">
        <w:rPr>
          <w:rFonts w:eastAsiaTheme="minorEastAsia" w:cs="Times New Roman"/>
        </w:rPr>
        <w:tab/>
        <w:t xml:space="preserve">Karoly PJ, Rao VR, Gregg NM, Worrell GA, Bernard C, Cook MJ, et al. Cycles in epilepsy. Nat Rev Neurol. 2021; 17(5):267–84. </w:t>
      </w:r>
    </w:p>
    <w:p w14:paraId="22D68ED3"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6. </w:t>
      </w:r>
      <w:r w:rsidRPr="00983F80">
        <w:rPr>
          <w:rFonts w:eastAsiaTheme="minorEastAsia" w:cs="Times New Roman"/>
        </w:rPr>
        <w:tab/>
        <w:t xml:space="preserve">Baud MO, Kleen JK, Mirro EA, </w:t>
      </w:r>
      <w:proofErr w:type="spellStart"/>
      <w:r w:rsidRPr="00983F80">
        <w:rPr>
          <w:rFonts w:eastAsiaTheme="minorEastAsia" w:cs="Times New Roman"/>
        </w:rPr>
        <w:t>Andrechak</w:t>
      </w:r>
      <w:proofErr w:type="spellEnd"/>
      <w:r w:rsidRPr="00983F80">
        <w:rPr>
          <w:rFonts w:eastAsiaTheme="minorEastAsia" w:cs="Times New Roman"/>
        </w:rPr>
        <w:t xml:space="preserve"> JC, King-Stephens D, Chang EF, et al. </w:t>
      </w:r>
      <w:proofErr w:type="gramStart"/>
      <w:r w:rsidRPr="00983F80">
        <w:rPr>
          <w:rFonts w:eastAsiaTheme="minorEastAsia" w:cs="Times New Roman"/>
        </w:rPr>
        <w:t>Multi-day</w:t>
      </w:r>
      <w:proofErr w:type="gramEnd"/>
      <w:r w:rsidRPr="00983F80">
        <w:rPr>
          <w:rFonts w:eastAsiaTheme="minorEastAsia" w:cs="Times New Roman"/>
        </w:rPr>
        <w:t xml:space="preserve"> rhythms modulate seizure risk in epilepsy. Nat Commun. 2018; 9(1):88. </w:t>
      </w:r>
    </w:p>
    <w:p w14:paraId="1C31F76A"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7. </w:t>
      </w:r>
      <w:r w:rsidRPr="00983F80">
        <w:rPr>
          <w:rFonts w:eastAsiaTheme="minorEastAsia" w:cs="Times New Roman"/>
        </w:rPr>
        <w:tab/>
        <w:t xml:space="preserve">Goldenholz DM, Westover MB. Flexible realistic simulation of seizure occurrence recapitulating statistical properties of seizure diaries. Epilepsia. 2023; 64(2):396–405. </w:t>
      </w:r>
    </w:p>
    <w:p w14:paraId="43ED7147"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8. </w:t>
      </w:r>
      <w:r w:rsidRPr="00983F80">
        <w:rPr>
          <w:rFonts w:eastAsiaTheme="minorEastAsia" w:cs="Times New Roman"/>
        </w:rPr>
        <w:tab/>
        <w:t xml:space="preserve">Daniel Goldenholz. HORMONE-CYCLE [Internet]. </w:t>
      </w:r>
      <w:proofErr w:type="spellStart"/>
      <w:r w:rsidRPr="00983F80">
        <w:rPr>
          <w:rFonts w:eastAsiaTheme="minorEastAsia" w:cs="Times New Roman"/>
        </w:rPr>
        <w:t>GoldenholzLab</w:t>
      </w:r>
      <w:proofErr w:type="spellEnd"/>
      <w:r w:rsidRPr="00983F80">
        <w:rPr>
          <w:rFonts w:eastAsiaTheme="minorEastAsia" w:cs="Times New Roman"/>
        </w:rPr>
        <w:t>; 2026. Available from: https://github.com/GoldenholzLab/catamenial-epilepsy-sim.git</w:t>
      </w:r>
    </w:p>
    <w:p w14:paraId="071F8D7C"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9. </w:t>
      </w:r>
      <w:r w:rsidRPr="00983F80">
        <w:rPr>
          <w:rFonts w:eastAsiaTheme="minorEastAsia" w:cs="Times New Roman"/>
        </w:rPr>
        <w:tab/>
        <w:t xml:space="preserve">Stricker R, Eberhart R, </w:t>
      </w:r>
      <w:proofErr w:type="spellStart"/>
      <w:r w:rsidRPr="00983F80">
        <w:rPr>
          <w:rFonts w:eastAsiaTheme="minorEastAsia" w:cs="Times New Roman"/>
        </w:rPr>
        <w:t>Chevailler</w:t>
      </w:r>
      <w:proofErr w:type="spellEnd"/>
      <w:r w:rsidRPr="00983F80">
        <w:rPr>
          <w:rFonts w:eastAsiaTheme="minorEastAsia" w:cs="Times New Roman"/>
        </w:rPr>
        <w:t xml:space="preserve"> M-C, Quinn FA, Bischof P, Stricker R. Establishment of detailed reference values for luteinizing hormone, follicle stimulating hormone, estradiol, and progesterone during different phases of the menstrual cycle on the Abbott ARCHITECT analyzer. Clin Chem Lab Med. 2006; 44(7):883–7. </w:t>
      </w:r>
    </w:p>
    <w:p w14:paraId="6083759B"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10. </w:t>
      </w:r>
      <w:r w:rsidRPr="00983F80">
        <w:rPr>
          <w:rFonts w:eastAsiaTheme="minorEastAsia" w:cs="Times New Roman"/>
        </w:rPr>
        <w:tab/>
        <w:t xml:space="preserve">Bull JR, Rowland SP, </w:t>
      </w:r>
      <w:proofErr w:type="spellStart"/>
      <w:r w:rsidRPr="00983F80">
        <w:rPr>
          <w:rFonts w:eastAsiaTheme="minorEastAsia" w:cs="Times New Roman"/>
        </w:rPr>
        <w:t>Scherwitzl</w:t>
      </w:r>
      <w:proofErr w:type="spellEnd"/>
      <w:r w:rsidRPr="00983F80">
        <w:rPr>
          <w:rFonts w:eastAsiaTheme="minorEastAsia" w:cs="Times New Roman"/>
        </w:rPr>
        <w:t xml:space="preserve"> EB, </w:t>
      </w:r>
      <w:proofErr w:type="spellStart"/>
      <w:r w:rsidRPr="00983F80">
        <w:rPr>
          <w:rFonts w:eastAsiaTheme="minorEastAsia" w:cs="Times New Roman"/>
        </w:rPr>
        <w:t>Scherwitzl</w:t>
      </w:r>
      <w:proofErr w:type="spellEnd"/>
      <w:r w:rsidRPr="00983F80">
        <w:rPr>
          <w:rFonts w:eastAsiaTheme="minorEastAsia" w:cs="Times New Roman"/>
        </w:rPr>
        <w:t xml:space="preserve"> R, Danielsson KG, Harper J. Real-world menstrual cycle characteristics of more than 600,000 menstrual cycles. NPJ Digit Med. 2019; 2:83. </w:t>
      </w:r>
    </w:p>
    <w:p w14:paraId="2E43B7EA"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11. </w:t>
      </w:r>
      <w:r w:rsidRPr="00983F80">
        <w:rPr>
          <w:rFonts w:eastAsiaTheme="minorEastAsia" w:cs="Times New Roman"/>
        </w:rPr>
        <w:tab/>
        <w:t xml:space="preserve">Li H, Gibson EA, Jukic AMZ, Baird DD, Wilcox AJ, Curry CL, et al. Menstrual cycle length variation by demographic characteristics from the Apple Women’s Health Study. NPJ Digit Med. 2023; 6(1):100. </w:t>
      </w:r>
    </w:p>
    <w:p w14:paraId="76F36877"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12. </w:t>
      </w:r>
      <w:r w:rsidRPr="00983F80">
        <w:rPr>
          <w:rFonts w:eastAsiaTheme="minorEastAsia" w:cs="Times New Roman"/>
        </w:rPr>
        <w:tab/>
        <w:t xml:space="preserve">Monks T, Currie CSM, </w:t>
      </w:r>
      <w:proofErr w:type="spellStart"/>
      <w:r w:rsidRPr="00983F80">
        <w:rPr>
          <w:rFonts w:eastAsiaTheme="minorEastAsia" w:cs="Times New Roman"/>
        </w:rPr>
        <w:t>Onggo</w:t>
      </w:r>
      <w:proofErr w:type="spellEnd"/>
      <w:r w:rsidRPr="00983F80">
        <w:rPr>
          <w:rFonts w:eastAsiaTheme="minorEastAsia" w:cs="Times New Roman"/>
        </w:rPr>
        <w:t xml:space="preserve"> BS, Robinson S, Kunc M, Taylor SJE. Strengthening the reporting of empirical simulation studies: introducing the STRESS guidelines. J Simul. 2019; 13(1):55–67. </w:t>
      </w:r>
    </w:p>
    <w:p w14:paraId="72FBA2FA"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13. </w:t>
      </w:r>
      <w:r w:rsidRPr="00983F80">
        <w:rPr>
          <w:rFonts w:eastAsiaTheme="minorEastAsia" w:cs="Times New Roman"/>
        </w:rPr>
        <w:tab/>
        <w:t xml:space="preserve">Cunningham AC, Pal L, Wickham AP, Prentice C, Goddard FGB, </w:t>
      </w:r>
      <w:proofErr w:type="spellStart"/>
      <w:r w:rsidRPr="00983F80">
        <w:rPr>
          <w:rFonts w:eastAsiaTheme="minorEastAsia" w:cs="Times New Roman"/>
        </w:rPr>
        <w:t>Klepchukova</w:t>
      </w:r>
      <w:proofErr w:type="spellEnd"/>
      <w:r w:rsidRPr="00983F80">
        <w:rPr>
          <w:rFonts w:eastAsiaTheme="minorEastAsia" w:cs="Times New Roman"/>
        </w:rPr>
        <w:t xml:space="preserve"> A, et al. Chronicling menstrual cycle patterns across the reproductive lifespan with real-world data. Scientific Reports. 2024; 14(1):10172. </w:t>
      </w:r>
    </w:p>
    <w:p w14:paraId="3AA83380"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14. </w:t>
      </w:r>
      <w:r w:rsidRPr="00983F80">
        <w:rPr>
          <w:rFonts w:eastAsiaTheme="minorEastAsia" w:cs="Times New Roman"/>
        </w:rPr>
        <w:tab/>
        <w:t xml:space="preserve">Harlow SD, Baird DD, Weinberg CR, Wilcox AJ. Urinary </w:t>
      </w:r>
      <w:proofErr w:type="spellStart"/>
      <w:r w:rsidRPr="00983F80">
        <w:rPr>
          <w:rFonts w:eastAsiaTheme="minorEastAsia" w:cs="Times New Roman"/>
        </w:rPr>
        <w:t>oestrogen</w:t>
      </w:r>
      <w:proofErr w:type="spellEnd"/>
      <w:r w:rsidRPr="00983F80">
        <w:rPr>
          <w:rFonts w:eastAsiaTheme="minorEastAsia" w:cs="Times New Roman"/>
        </w:rPr>
        <w:t xml:space="preserve"> patterns in long follicular phases. Hum </w:t>
      </w:r>
      <w:proofErr w:type="spellStart"/>
      <w:r w:rsidRPr="00983F80">
        <w:rPr>
          <w:rFonts w:eastAsiaTheme="minorEastAsia" w:cs="Times New Roman"/>
        </w:rPr>
        <w:t>Reprod</w:t>
      </w:r>
      <w:proofErr w:type="spellEnd"/>
      <w:r w:rsidRPr="00983F80">
        <w:rPr>
          <w:rFonts w:eastAsiaTheme="minorEastAsia" w:cs="Times New Roman"/>
        </w:rPr>
        <w:t xml:space="preserve">. 2000; 15(1):11–6. </w:t>
      </w:r>
    </w:p>
    <w:p w14:paraId="61CC97E1"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15. </w:t>
      </w:r>
      <w:r w:rsidRPr="00983F80">
        <w:rPr>
          <w:rFonts w:eastAsiaTheme="minorEastAsia" w:cs="Times New Roman"/>
        </w:rPr>
        <w:tab/>
        <w:t xml:space="preserve">Mumford SL, Steiner AZ, Pollack AZ, Perkins NJ, Filiberto AC, Albert PS, et al. The utility of menstrual cycle length as an indicator of cumulative hormonal exposure. J Clin Endocrinol </w:t>
      </w:r>
      <w:proofErr w:type="spellStart"/>
      <w:r w:rsidRPr="00983F80">
        <w:rPr>
          <w:rFonts w:eastAsiaTheme="minorEastAsia" w:cs="Times New Roman"/>
        </w:rPr>
        <w:t>Metab</w:t>
      </w:r>
      <w:proofErr w:type="spellEnd"/>
      <w:r w:rsidRPr="00983F80">
        <w:rPr>
          <w:rFonts w:eastAsiaTheme="minorEastAsia" w:cs="Times New Roman"/>
        </w:rPr>
        <w:t>. 2012; 97(10</w:t>
      </w:r>
      <w:proofErr w:type="gramStart"/>
      <w:r w:rsidRPr="00983F80">
        <w:rPr>
          <w:rFonts w:eastAsiaTheme="minorEastAsia" w:cs="Times New Roman"/>
        </w:rPr>
        <w:t>):E</w:t>
      </w:r>
      <w:proofErr w:type="gramEnd"/>
      <w:r w:rsidRPr="00983F80">
        <w:rPr>
          <w:rFonts w:eastAsiaTheme="minorEastAsia" w:cs="Times New Roman"/>
        </w:rPr>
        <w:t xml:space="preserve">1871-1879. </w:t>
      </w:r>
    </w:p>
    <w:p w14:paraId="00EB7F8A"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16. </w:t>
      </w:r>
      <w:r w:rsidRPr="00983F80">
        <w:rPr>
          <w:rFonts w:eastAsiaTheme="minorEastAsia" w:cs="Times New Roman"/>
        </w:rPr>
        <w:tab/>
      </w:r>
      <w:proofErr w:type="spellStart"/>
      <w:r w:rsidRPr="00983F80">
        <w:rPr>
          <w:rFonts w:eastAsiaTheme="minorEastAsia" w:cs="Times New Roman"/>
        </w:rPr>
        <w:t>Anckaert</w:t>
      </w:r>
      <w:proofErr w:type="spellEnd"/>
      <w:r w:rsidRPr="00983F80">
        <w:rPr>
          <w:rFonts w:eastAsiaTheme="minorEastAsia" w:cs="Times New Roman"/>
        </w:rPr>
        <w:t xml:space="preserve"> E, Jank A, Petzold J, </w:t>
      </w:r>
      <w:proofErr w:type="spellStart"/>
      <w:r w:rsidRPr="00983F80">
        <w:rPr>
          <w:rFonts w:eastAsiaTheme="minorEastAsia" w:cs="Times New Roman"/>
        </w:rPr>
        <w:t>Rohsmann</w:t>
      </w:r>
      <w:proofErr w:type="spellEnd"/>
      <w:r w:rsidRPr="00983F80">
        <w:rPr>
          <w:rFonts w:eastAsiaTheme="minorEastAsia" w:cs="Times New Roman"/>
        </w:rPr>
        <w:t xml:space="preserve"> F, Paris R, Renggli M, et al. Extensive monitoring of the natural menstrual cycle using the serum biomarkers estradiol, luteinizing hormone and progesterone. </w:t>
      </w:r>
      <w:proofErr w:type="spellStart"/>
      <w:r w:rsidRPr="00983F80">
        <w:rPr>
          <w:rFonts w:eastAsiaTheme="minorEastAsia" w:cs="Times New Roman"/>
        </w:rPr>
        <w:t>Pract</w:t>
      </w:r>
      <w:proofErr w:type="spellEnd"/>
      <w:r w:rsidRPr="00983F80">
        <w:rPr>
          <w:rFonts w:eastAsiaTheme="minorEastAsia" w:cs="Times New Roman"/>
        </w:rPr>
        <w:t xml:space="preserve"> Lab Med. 2021; </w:t>
      </w:r>
      <w:proofErr w:type="gramStart"/>
      <w:r w:rsidRPr="00983F80">
        <w:rPr>
          <w:rFonts w:eastAsiaTheme="minorEastAsia" w:cs="Times New Roman"/>
        </w:rPr>
        <w:t>25:e</w:t>
      </w:r>
      <w:proofErr w:type="gramEnd"/>
      <w:r w:rsidRPr="00983F80">
        <w:rPr>
          <w:rFonts w:eastAsiaTheme="minorEastAsia" w:cs="Times New Roman"/>
        </w:rPr>
        <w:t xml:space="preserve">00211. </w:t>
      </w:r>
    </w:p>
    <w:p w14:paraId="65887AB7"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17. </w:t>
      </w:r>
      <w:r w:rsidRPr="00983F80">
        <w:rPr>
          <w:rFonts w:eastAsiaTheme="minorEastAsia" w:cs="Times New Roman"/>
        </w:rPr>
        <w:tab/>
        <w:t xml:space="preserve">Herzog AG, Klein P, </w:t>
      </w:r>
      <w:proofErr w:type="spellStart"/>
      <w:r w:rsidRPr="00983F80">
        <w:rPr>
          <w:rFonts w:eastAsiaTheme="minorEastAsia" w:cs="Times New Roman"/>
        </w:rPr>
        <w:t>Ransil</w:t>
      </w:r>
      <w:proofErr w:type="spellEnd"/>
      <w:r w:rsidRPr="00983F80">
        <w:rPr>
          <w:rFonts w:eastAsiaTheme="minorEastAsia" w:cs="Times New Roman"/>
        </w:rPr>
        <w:t xml:space="preserve"> BJ. Three patterns of catamenial epilepsy. Epilepsia. 1997; 38(10):1082–8. </w:t>
      </w:r>
    </w:p>
    <w:p w14:paraId="3FD8B76B"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18. </w:t>
      </w:r>
      <w:r w:rsidRPr="00983F80">
        <w:rPr>
          <w:rFonts w:eastAsiaTheme="minorEastAsia" w:cs="Times New Roman"/>
        </w:rPr>
        <w:tab/>
        <w:t xml:space="preserve">Herzog AG, Fowler KM, Smithson SD, Kalayjian LA, Heck CN, Sperling MR, et al. Progesterone vs placebo therapy for women with epilepsy: A randomized clinical trial. Neurology. 2012; 78(24):1959–66. </w:t>
      </w:r>
    </w:p>
    <w:p w14:paraId="78014940"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19. </w:t>
      </w:r>
      <w:r w:rsidRPr="00983F80">
        <w:rPr>
          <w:rFonts w:eastAsiaTheme="minorEastAsia" w:cs="Times New Roman"/>
        </w:rPr>
        <w:tab/>
        <w:t xml:space="preserve">Maguire MJ, Nevitt SJ. Treatments for seizures in catamenial (menstrual-related) epilepsy. Cochrane Database Syst Rev. 2021; 9(9):CD013225. </w:t>
      </w:r>
    </w:p>
    <w:p w14:paraId="64642418" w14:textId="77777777" w:rsidR="00983F80" w:rsidRPr="00983F80" w:rsidRDefault="00983F80" w:rsidP="00983F80">
      <w:pPr>
        <w:pStyle w:val="Bibliography"/>
        <w:rPr>
          <w:rFonts w:eastAsiaTheme="minorEastAsia" w:cs="Times New Roman"/>
        </w:rPr>
      </w:pPr>
      <w:r w:rsidRPr="00983F80">
        <w:rPr>
          <w:rFonts w:eastAsiaTheme="minorEastAsia" w:cs="Times New Roman"/>
        </w:rPr>
        <w:t xml:space="preserve">20. </w:t>
      </w:r>
      <w:r w:rsidRPr="00983F80">
        <w:rPr>
          <w:rFonts w:eastAsiaTheme="minorEastAsia" w:cs="Times New Roman"/>
        </w:rPr>
        <w:tab/>
      </w:r>
      <w:proofErr w:type="spellStart"/>
      <w:r w:rsidRPr="00983F80">
        <w:rPr>
          <w:rFonts w:eastAsiaTheme="minorEastAsia" w:cs="Times New Roman"/>
        </w:rPr>
        <w:t>Alshakhouri</w:t>
      </w:r>
      <w:proofErr w:type="spellEnd"/>
      <w:r w:rsidRPr="00983F80">
        <w:rPr>
          <w:rFonts w:eastAsiaTheme="minorEastAsia" w:cs="Times New Roman"/>
        </w:rPr>
        <w:t xml:space="preserve"> M, Sharpe C, Bergin P, Sumner RL. Female sex steroids and epilepsy: Part 2. A practical and human focus on catamenial epilepsy. Epilepsia. 2024; 65(3):569–82. </w:t>
      </w:r>
    </w:p>
    <w:p w14:paraId="55926D94" w14:textId="70C992B2" w:rsidR="004120EE" w:rsidRDefault="00000000" w:rsidP="00983F80">
      <w:pPr>
        <w:pStyle w:val="Bibliography"/>
      </w:pPr>
      <w:r>
        <w:fldChar w:fldCharType="end"/>
      </w:r>
    </w:p>
    <w:p w14:paraId="6D82AE50" w14:textId="77777777" w:rsidR="004B250B" w:rsidRDefault="00000000">
      <w:r>
        <w:lastRenderedPageBreak/>
        <w:br w:type="page"/>
      </w:r>
    </w:p>
    <w:p w14:paraId="49663450" w14:textId="77777777" w:rsidR="004B250B" w:rsidRDefault="00000000">
      <w:pPr>
        <w:pStyle w:val="Heading1"/>
      </w:pPr>
      <w:r>
        <w:lastRenderedPageBreak/>
        <w:t>Tables</w:t>
      </w:r>
    </w:p>
    <w:p w14:paraId="70F1C7A3" w14:textId="77777777" w:rsidR="004B250B" w:rsidRDefault="00000000">
      <w:pPr>
        <w:pStyle w:val="Heading2"/>
      </w:pPr>
      <w:r>
        <w:t>Table 1. Simulated cohort characteristics.</w:t>
      </w:r>
    </w:p>
    <w:tbl>
      <w:tblPr>
        <w:tblStyle w:val="TableGrid"/>
        <w:tblW w:w="0" w:type="auto"/>
        <w:jc w:val="center"/>
        <w:tblLook w:val="04A0" w:firstRow="1" w:lastRow="0" w:firstColumn="1" w:lastColumn="0" w:noHBand="0" w:noVBand="1"/>
      </w:tblPr>
      <w:tblGrid>
        <w:gridCol w:w="1476"/>
        <w:gridCol w:w="983"/>
        <w:gridCol w:w="922"/>
        <w:gridCol w:w="908"/>
        <w:gridCol w:w="964"/>
        <w:gridCol w:w="964"/>
        <w:gridCol w:w="1043"/>
        <w:gridCol w:w="1114"/>
        <w:gridCol w:w="1408"/>
      </w:tblGrid>
      <w:tr w:rsidR="004B250B" w14:paraId="157D4DDA" w14:textId="77777777">
        <w:trPr>
          <w:tblHeader/>
          <w:jc w:val="center"/>
        </w:trPr>
        <w:tc>
          <w:tcPr>
            <w:tcW w:w="1088" w:type="dxa"/>
            <w:shd w:val="clear" w:color="auto" w:fill="D9EAF7"/>
            <w:vAlign w:val="center"/>
          </w:tcPr>
          <w:p w14:paraId="0684AB9C" w14:textId="77777777" w:rsidR="004B250B" w:rsidRDefault="00000000">
            <w:pPr>
              <w:jc w:val="center"/>
            </w:pPr>
            <w:r>
              <w:rPr>
                <w:rFonts w:ascii="Arial" w:hAnsi="Arial"/>
                <w:b/>
                <w:sz w:val="16"/>
              </w:rPr>
              <w:t>Cohort</w:t>
            </w:r>
          </w:p>
        </w:tc>
        <w:tc>
          <w:tcPr>
            <w:tcW w:w="1088" w:type="dxa"/>
            <w:shd w:val="clear" w:color="auto" w:fill="D9EAF7"/>
            <w:vAlign w:val="center"/>
          </w:tcPr>
          <w:p w14:paraId="2AB828A9" w14:textId="77777777" w:rsidR="004B250B" w:rsidRDefault="00000000">
            <w:pPr>
              <w:jc w:val="center"/>
            </w:pPr>
            <w:r>
              <w:rPr>
                <w:rFonts w:ascii="Arial" w:hAnsi="Arial"/>
                <w:b/>
                <w:sz w:val="16"/>
              </w:rPr>
              <w:t>N</w:t>
            </w:r>
          </w:p>
        </w:tc>
        <w:tc>
          <w:tcPr>
            <w:tcW w:w="1088" w:type="dxa"/>
            <w:shd w:val="clear" w:color="auto" w:fill="D9EAF7"/>
            <w:vAlign w:val="center"/>
          </w:tcPr>
          <w:p w14:paraId="75FC9C94" w14:textId="77777777" w:rsidR="004B250B" w:rsidRDefault="00000000">
            <w:pPr>
              <w:jc w:val="center"/>
            </w:pPr>
            <w:r>
              <w:rPr>
                <w:rFonts w:ascii="Arial" w:hAnsi="Arial"/>
                <w:b/>
                <w:sz w:val="16"/>
              </w:rPr>
              <w:t>Age, y</w:t>
            </w:r>
            <w:r>
              <w:rPr>
                <w:rFonts w:ascii="Arial" w:hAnsi="Arial"/>
                <w:b/>
                <w:sz w:val="16"/>
              </w:rPr>
              <w:br/>
              <w:t>Mean</w:t>
            </w:r>
          </w:p>
        </w:tc>
        <w:tc>
          <w:tcPr>
            <w:tcW w:w="1088" w:type="dxa"/>
            <w:shd w:val="clear" w:color="auto" w:fill="D9EAF7"/>
            <w:vAlign w:val="center"/>
          </w:tcPr>
          <w:p w14:paraId="770FDB04" w14:textId="77777777" w:rsidR="004B250B" w:rsidRDefault="00000000">
            <w:pPr>
              <w:jc w:val="center"/>
            </w:pPr>
            <w:r>
              <w:rPr>
                <w:rFonts w:ascii="Arial" w:hAnsi="Arial"/>
                <w:b/>
                <w:sz w:val="16"/>
              </w:rPr>
              <w:t>Age, y</w:t>
            </w:r>
            <w:r>
              <w:rPr>
                <w:rFonts w:ascii="Arial" w:hAnsi="Arial"/>
                <w:b/>
                <w:sz w:val="16"/>
              </w:rPr>
              <w:br/>
              <w:t>SD</w:t>
            </w:r>
          </w:p>
        </w:tc>
        <w:tc>
          <w:tcPr>
            <w:tcW w:w="1088" w:type="dxa"/>
            <w:shd w:val="clear" w:color="auto" w:fill="D9EAF7"/>
            <w:vAlign w:val="center"/>
          </w:tcPr>
          <w:p w14:paraId="36520F08" w14:textId="77777777" w:rsidR="004B250B" w:rsidRDefault="00000000">
            <w:pPr>
              <w:jc w:val="center"/>
            </w:pPr>
            <w:r>
              <w:rPr>
                <w:rFonts w:ascii="Arial" w:hAnsi="Arial"/>
                <w:b/>
                <w:sz w:val="16"/>
              </w:rPr>
              <w:t>Cycle length, d</w:t>
            </w:r>
            <w:r>
              <w:rPr>
                <w:rFonts w:ascii="Arial" w:hAnsi="Arial"/>
                <w:b/>
                <w:sz w:val="16"/>
              </w:rPr>
              <w:br/>
              <w:t>Mean</w:t>
            </w:r>
          </w:p>
        </w:tc>
        <w:tc>
          <w:tcPr>
            <w:tcW w:w="1088" w:type="dxa"/>
            <w:shd w:val="clear" w:color="auto" w:fill="D9EAF7"/>
            <w:vAlign w:val="center"/>
          </w:tcPr>
          <w:p w14:paraId="05177303" w14:textId="77777777" w:rsidR="004B250B" w:rsidRDefault="00000000">
            <w:pPr>
              <w:jc w:val="center"/>
            </w:pPr>
            <w:r>
              <w:rPr>
                <w:rFonts w:ascii="Arial" w:hAnsi="Arial"/>
                <w:b/>
                <w:sz w:val="16"/>
              </w:rPr>
              <w:t>Cycle length, d</w:t>
            </w:r>
            <w:r>
              <w:rPr>
                <w:rFonts w:ascii="Arial" w:hAnsi="Arial"/>
                <w:b/>
                <w:sz w:val="16"/>
              </w:rPr>
              <w:br/>
              <w:t>SD</w:t>
            </w:r>
          </w:p>
        </w:tc>
        <w:tc>
          <w:tcPr>
            <w:tcW w:w="1088" w:type="dxa"/>
            <w:shd w:val="clear" w:color="auto" w:fill="D9EAF7"/>
            <w:vAlign w:val="center"/>
          </w:tcPr>
          <w:p w14:paraId="6FA3EA0B" w14:textId="77777777" w:rsidR="004B250B" w:rsidRDefault="00000000">
            <w:pPr>
              <w:jc w:val="center"/>
            </w:pPr>
            <w:r>
              <w:rPr>
                <w:rFonts w:ascii="Arial" w:hAnsi="Arial"/>
                <w:b/>
                <w:sz w:val="16"/>
              </w:rPr>
              <w:t>Ovulatory cycles</w:t>
            </w:r>
          </w:p>
        </w:tc>
        <w:tc>
          <w:tcPr>
            <w:tcW w:w="1088" w:type="dxa"/>
            <w:shd w:val="clear" w:color="auto" w:fill="D9EAF7"/>
            <w:vAlign w:val="center"/>
          </w:tcPr>
          <w:p w14:paraId="7E568B6C" w14:textId="77777777" w:rsidR="004B250B" w:rsidRDefault="00000000">
            <w:pPr>
              <w:jc w:val="center"/>
            </w:pPr>
            <w:r>
              <w:rPr>
                <w:rFonts w:ascii="Arial" w:hAnsi="Arial"/>
                <w:b/>
                <w:sz w:val="16"/>
              </w:rPr>
              <w:t>Seizure days/month</w:t>
            </w:r>
          </w:p>
        </w:tc>
        <w:tc>
          <w:tcPr>
            <w:tcW w:w="1088" w:type="dxa"/>
            <w:shd w:val="clear" w:color="auto" w:fill="D9EAF7"/>
            <w:vAlign w:val="center"/>
          </w:tcPr>
          <w:p w14:paraId="592FAFEF" w14:textId="77777777" w:rsidR="004B250B" w:rsidRDefault="00000000">
            <w:pPr>
              <w:jc w:val="center"/>
            </w:pPr>
            <w:r>
              <w:rPr>
                <w:rFonts w:ascii="Arial" w:hAnsi="Arial"/>
                <w:b/>
                <w:sz w:val="16"/>
              </w:rPr>
              <w:t>Seizures/month</w:t>
            </w:r>
          </w:p>
        </w:tc>
      </w:tr>
      <w:tr w:rsidR="004B250B" w14:paraId="79FFD4C0" w14:textId="77777777">
        <w:trPr>
          <w:jc w:val="center"/>
        </w:trPr>
        <w:tc>
          <w:tcPr>
            <w:tcW w:w="1088" w:type="dxa"/>
            <w:vAlign w:val="center"/>
          </w:tcPr>
          <w:p w14:paraId="03205880" w14:textId="77777777" w:rsidR="004B250B" w:rsidRDefault="00000000">
            <w:pPr>
              <w:keepLines/>
              <w:spacing w:after="0"/>
            </w:pPr>
            <w:r>
              <w:t>Healthy ovulatory</w:t>
            </w:r>
          </w:p>
        </w:tc>
        <w:tc>
          <w:tcPr>
            <w:tcW w:w="1088" w:type="dxa"/>
            <w:vAlign w:val="center"/>
          </w:tcPr>
          <w:p w14:paraId="0AEFD1BD" w14:textId="77777777" w:rsidR="004B250B" w:rsidRDefault="00000000">
            <w:pPr>
              <w:keepLines/>
              <w:spacing w:after="0"/>
            </w:pPr>
            <w:r>
              <w:t>50,000</w:t>
            </w:r>
          </w:p>
        </w:tc>
        <w:tc>
          <w:tcPr>
            <w:tcW w:w="1088" w:type="dxa"/>
            <w:vAlign w:val="center"/>
          </w:tcPr>
          <w:p w14:paraId="2D4DEBB9" w14:textId="77777777" w:rsidR="004B250B" w:rsidRDefault="00000000">
            <w:pPr>
              <w:keepLines/>
              <w:spacing w:after="0"/>
            </w:pPr>
            <w:r>
              <w:t>31.5</w:t>
            </w:r>
          </w:p>
        </w:tc>
        <w:tc>
          <w:tcPr>
            <w:tcW w:w="1088" w:type="dxa"/>
            <w:vAlign w:val="center"/>
          </w:tcPr>
          <w:p w14:paraId="2158DB30" w14:textId="77777777" w:rsidR="004B250B" w:rsidRDefault="00000000">
            <w:pPr>
              <w:keepLines/>
              <w:spacing w:after="0"/>
            </w:pPr>
            <w:r>
              <w:t>7.8</w:t>
            </w:r>
          </w:p>
        </w:tc>
        <w:tc>
          <w:tcPr>
            <w:tcW w:w="1088" w:type="dxa"/>
            <w:vAlign w:val="center"/>
          </w:tcPr>
          <w:p w14:paraId="68DD7380" w14:textId="77777777" w:rsidR="004B250B" w:rsidRDefault="00000000">
            <w:pPr>
              <w:keepLines/>
              <w:spacing w:after="0"/>
            </w:pPr>
            <w:r>
              <w:t>28.75</w:t>
            </w:r>
          </w:p>
        </w:tc>
        <w:tc>
          <w:tcPr>
            <w:tcW w:w="1088" w:type="dxa"/>
            <w:vAlign w:val="center"/>
          </w:tcPr>
          <w:p w14:paraId="12A4DA65" w14:textId="77777777" w:rsidR="004B250B" w:rsidRDefault="00000000">
            <w:pPr>
              <w:keepLines/>
              <w:spacing w:after="0"/>
            </w:pPr>
            <w:r>
              <w:t>3.93</w:t>
            </w:r>
          </w:p>
        </w:tc>
        <w:tc>
          <w:tcPr>
            <w:tcW w:w="1088" w:type="dxa"/>
            <w:vAlign w:val="center"/>
          </w:tcPr>
          <w:p w14:paraId="595B0B3D" w14:textId="77777777" w:rsidR="004B250B" w:rsidRDefault="00000000">
            <w:pPr>
              <w:keepLines/>
              <w:spacing w:after="0"/>
            </w:pPr>
            <w:r>
              <w:t>100.0%</w:t>
            </w:r>
          </w:p>
        </w:tc>
        <w:tc>
          <w:tcPr>
            <w:tcW w:w="1088" w:type="dxa"/>
            <w:vAlign w:val="center"/>
          </w:tcPr>
          <w:p w14:paraId="14CB05FE" w14:textId="77777777" w:rsidR="004B250B" w:rsidRDefault="00000000">
            <w:pPr>
              <w:keepLines/>
              <w:spacing w:after="0"/>
            </w:pPr>
            <w:r>
              <w:t>2.46</w:t>
            </w:r>
          </w:p>
        </w:tc>
        <w:tc>
          <w:tcPr>
            <w:tcW w:w="1088" w:type="dxa"/>
            <w:vAlign w:val="center"/>
          </w:tcPr>
          <w:p w14:paraId="4BB1AB27" w14:textId="77777777" w:rsidR="004B250B" w:rsidRDefault="00000000">
            <w:pPr>
              <w:keepLines/>
              <w:spacing w:after="0"/>
            </w:pPr>
            <w:r>
              <w:t>6.83</w:t>
            </w:r>
          </w:p>
        </w:tc>
      </w:tr>
      <w:tr w:rsidR="004B250B" w14:paraId="55CDD6C9" w14:textId="77777777">
        <w:trPr>
          <w:jc w:val="center"/>
        </w:trPr>
        <w:tc>
          <w:tcPr>
            <w:tcW w:w="1088" w:type="dxa"/>
            <w:vAlign w:val="center"/>
          </w:tcPr>
          <w:p w14:paraId="6691C4EE" w14:textId="77777777" w:rsidR="004B250B" w:rsidRDefault="00000000">
            <w:pPr>
              <w:keepLines/>
              <w:spacing w:after="0"/>
            </w:pPr>
            <w:r>
              <w:t>Heterogeneous menstruating-age</w:t>
            </w:r>
          </w:p>
        </w:tc>
        <w:tc>
          <w:tcPr>
            <w:tcW w:w="1088" w:type="dxa"/>
            <w:vAlign w:val="center"/>
          </w:tcPr>
          <w:p w14:paraId="013CCFFB" w14:textId="77777777" w:rsidR="004B250B" w:rsidRDefault="00000000">
            <w:pPr>
              <w:keepLines/>
              <w:spacing w:after="0"/>
            </w:pPr>
            <w:r>
              <w:t>50,000</w:t>
            </w:r>
          </w:p>
        </w:tc>
        <w:tc>
          <w:tcPr>
            <w:tcW w:w="1088" w:type="dxa"/>
            <w:vAlign w:val="center"/>
          </w:tcPr>
          <w:p w14:paraId="15038AC8" w14:textId="77777777" w:rsidR="004B250B" w:rsidRDefault="00000000">
            <w:pPr>
              <w:keepLines/>
              <w:spacing w:after="0"/>
            </w:pPr>
            <w:r>
              <w:t>34.0</w:t>
            </w:r>
          </w:p>
        </w:tc>
        <w:tc>
          <w:tcPr>
            <w:tcW w:w="1088" w:type="dxa"/>
            <w:vAlign w:val="center"/>
          </w:tcPr>
          <w:p w14:paraId="43EFCFC8" w14:textId="77777777" w:rsidR="004B250B" w:rsidRDefault="00000000">
            <w:pPr>
              <w:keepLines/>
              <w:spacing w:after="0"/>
            </w:pPr>
            <w:r>
              <w:t>12.1</w:t>
            </w:r>
          </w:p>
        </w:tc>
        <w:tc>
          <w:tcPr>
            <w:tcW w:w="1088" w:type="dxa"/>
            <w:vAlign w:val="center"/>
          </w:tcPr>
          <w:p w14:paraId="620308AE" w14:textId="77777777" w:rsidR="004B250B" w:rsidRDefault="00000000">
            <w:pPr>
              <w:keepLines/>
              <w:spacing w:after="0"/>
            </w:pPr>
            <w:r>
              <w:t>30.10</w:t>
            </w:r>
          </w:p>
        </w:tc>
        <w:tc>
          <w:tcPr>
            <w:tcW w:w="1088" w:type="dxa"/>
            <w:vAlign w:val="center"/>
          </w:tcPr>
          <w:p w14:paraId="2970D55A" w14:textId="77777777" w:rsidR="004B250B" w:rsidRDefault="00000000">
            <w:pPr>
              <w:keepLines/>
              <w:spacing w:after="0"/>
            </w:pPr>
            <w:r>
              <w:t>5.60</w:t>
            </w:r>
          </w:p>
        </w:tc>
        <w:tc>
          <w:tcPr>
            <w:tcW w:w="1088" w:type="dxa"/>
            <w:vAlign w:val="center"/>
          </w:tcPr>
          <w:p w14:paraId="68B5A4E0" w14:textId="77777777" w:rsidR="004B250B" w:rsidRDefault="00000000">
            <w:pPr>
              <w:keepLines/>
              <w:spacing w:after="0"/>
            </w:pPr>
            <w:r>
              <w:t>79.0%</w:t>
            </w:r>
          </w:p>
        </w:tc>
        <w:tc>
          <w:tcPr>
            <w:tcW w:w="1088" w:type="dxa"/>
            <w:vAlign w:val="center"/>
          </w:tcPr>
          <w:p w14:paraId="1B8314A5" w14:textId="77777777" w:rsidR="004B250B" w:rsidRDefault="00000000">
            <w:pPr>
              <w:keepLines/>
              <w:spacing w:after="0"/>
            </w:pPr>
            <w:r>
              <w:t>2.45</w:t>
            </w:r>
          </w:p>
        </w:tc>
        <w:tc>
          <w:tcPr>
            <w:tcW w:w="1088" w:type="dxa"/>
            <w:vAlign w:val="center"/>
          </w:tcPr>
          <w:p w14:paraId="0EBBCDAB" w14:textId="77777777" w:rsidR="004B250B" w:rsidRDefault="00000000">
            <w:pPr>
              <w:keepLines/>
              <w:spacing w:after="0"/>
            </w:pPr>
            <w:r>
              <w:t>6.80</w:t>
            </w:r>
          </w:p>
        </w:tc>
      </w:tr>
    </w:tbl>
    <w:p w14:paraId="54B5C9AA" w14:textId="77777777" w:rsidR="004B250B" w:rsidRDefault="004B250B">
      <w:pPr>
        <w:spacing w:after="0"/>
      </w:pPr>
    </w:p>
    <w:p w14:paraId="5D066722" w14:textId="77777777" w:rsidR="004B250B" w:rsidRDefault="00000000">
      <w:pPr>
        <w:pStyle w:val="TableNote"/>
      </w:pPr>
      <w:r>
        <w:rPr>
          <w:b/>
        </w:rPr>
        <w:t xml:space="preserve">Note. </w:t>
      </w:r>
      <w:r>
        <w:t>Values are cohort-level means from the completed run. Cycle-length SD is the mean within-participant cycle-length SD. N denotes simulated participants; y, years; d, days.</w:t>
      </w:r>
    </w:p>
    <w:p w14:paraId="59AF5E2A" w14:textId="77777777" w:rsidR="004B250B" w:rsidRDefault="00000000">
      <w:r>
        <w:br w:type="page"/>
      </w:r>
    </w:p>
    <w:p w14:paraId="37BC50CB" w14:textId="77777777" w:rsidR="004B250B" w:rsidRDefault="00000000">
      <w:pPr>
        <w:pStyle w:val="Heading2"/>
      </w:pPr>
      <w:r>
        <w:lastRenderedPageBreak/>
        <w:t>Table 2. Participant-window false-positive results.</w:t>
      </w:r>
    </w:p>
    <w:tbl>
      <w:tblPr>
        <w:tblStyle w:val="TableGrid"/>
        <w:tblW w:w="0" w:type="auto"/>
        <w:jc w:val="center"/>
        <w:tblLook w:val="04A0" w:firstRow="1" w:lastRow="0" w:firstColumn="1" w:lastColumn="0" w:noHBand="0" w:noVBand="1"/>
      </w:tblPr>
      <w:tblGrid>
        <w:gridCol w:w="1476"/>
        <w:gridCol w:w="1382"/>
        <w:gridCol w:w="1388"/>
        <w:gridCol w:w="1382"/>
        <w:gridCol w:w="1384"/>
        <w:gridCol w:w="1380"/>
        <w:gridCol w:w="1390"/>
      </w:tblGrid>
      <w:tr w:rsidR="004B250B" w14:paraId="39184FC8" w14:textId="77777777">
        <w:trPr>
          <w:tblHeader/>
          <w:jc w:val="center"/>
        </w:trPr>
        <w:tc>
          <w:tcPr>
            <w:tcW w:w="1399" w:type="dxa"/>
            <w:shd w:val="clear" w:color="auto" w:fill="D9EAF7"/>
            <w:vAlign w:val="center"/>
          </w:tcPr>
          <w:p w14:paraId="4E7445ED" w14:textId="77777777" w:rsidR="004B250B" w:rsidRDefault="00000000">
            <w:pPr>
              <w:jc w:val="center"/>
            </w:pPr>
            <w:r>
              <w:rPr>
                <w:rFonts w:ascii="Arial" w:hAnsi="Arial"/>
                <w:b/>
                <w:sz w:val="14"/>
              </w:rPr>
              <w:t>Cohort</w:t>
            </w:r>
          </w:p>
        </w:tc>
        <w:tc>
          <w:tcPr>
            <w:tcW w:w="1399" w:type="dxa"/>
            <w:shd w:val="clear" w:color="auto" w:fill="D9EAF7"/>
            <w:vAlign w:val="center"/>
          </w:tcPr>
          <w:p w14:paraId="5DAB6831" w14:textId="77777777" w:rsidR="004B250B" w:rsidRDefault="00000000">
            <w:pPr>
              <w:jc w:val="center"/>
            </w:pPr>
            <w:r>
              <w:rPr>
                <w:rFonts w:ascii="Arial" w:hAnsi="Arial"/>
                <w:b/>
                <w:sz w:val="14"/>
              </w:rPr>
              <w:t>Analysis window</w:t>
            </w:r>
          </w:p>
        </w:tc>
        <w:tc>
          <w:tcPr>
            <w:tcW w:w="1399" w:type="dxa"/>
            <w:shd w:val="clear" w:color="auto" w:fill="D9EAF7"/>
            <w:vAlign w:val="center"/>
          </w:tcPr>
          <w:p w14:paraId="13C90A80" w14:textId="77777777" w:rsidR="004B250B" w:rsidRDefault="00000000">
            <w:pPr>
              <w:jc w:val="center"/>
            </w:pPr>
            <w:r>
              <w:rPr>
                <w:rFonts w:ascii="Arial" w:hAnsi="Arial"/>
                <w:b/>
                <w:sz w:val="14"/>
              </w:rPr>
              <w:t>Definition</w:t>
            </w:r>
          </w:p>
        </w:tc>
        <w:tc>
          <w:tcPr>
            <w:tcW w:w="1399" w:type="dxa"/>
            <w:shd w:val="clear" w:color="auto" w:fill="D9EAF7"/>
            <w:vAlign w:val="center"/>
          </w:tcPr>
          <w:p w14:paraId="22A49D27" w14:textId="77777777" w:rsidR="004B250B" w:rsidRDefault="00000000">
            <w:pPr>
              <w:jc w:val="center"/>
            </w:pPr>
            <w:r>
              <w:rPr>
                <w:rFonts w:ascii="Arial" w:hAnsi="Arial"/>
                <w:b/>
                <w:sz w:val="14"/>
              </w:rPr>
              <w:t>Classifiable / attempted</w:t>
            </w:r>
          </w:p>
        </w:tc>
        <w:tc>
          <w:tcPr>
            <w:tcW w:w="1399" w:type="dxa"/>
            <w:shd w:val="clear" w:color="auto" w:fill="D9EAF7"/>
            <w:vAlign w:val="center"/>
          </w:tcPr>
          <w:p w14:paraId="202DB40A" w14:textId="77777777" w:rsidR="004B250B" w:rsidRDefault="00000000">
            <w:pPr>
              <w:jc w:val="center"/>
            </w:pPr>
            <w:r>
              <w:rPr>
                <w:rFonts w:ascii="Arial" w:hAnsi="Arial"/>
                <w:b/>
                <w:sz w:val="14"/>
              </w:rPr>
              <w:t>Classifiable, % (95% Wilson CI)</w:t>
            </w:r>
          </w:p>
        </w:tc>
        <w:tc>
          <w:tcPr>
            <w:tcW w:w="1399" w:type="dxa"/>
            <w:shd w:val="clear" w:color="auto" w:fill="D9EAF7"/>
            <w:vAlign w:val="center"/>
          </w:tcPr>
          <w:p w14:paraId="1460B96E" w14:textId="77777777" w:rsidR="004B250B" w:rsidRDefault="00000000">
            <w:pPr>
              <w:jc w:val="center"/>
            </w:pPr>
            <w:r>
              <w:rPr>
                <w:rFonts w:ascii="Arial" w:hAnsi="Arial"/>
                <w:b/>
                <w:sz w:val="14"/>
              </w:rPr>
              <w:t>All attempted, %</w:t>
            </w:r>
          </w:p>
        </w:tc>
        <w:tc>
          <w:tcPr>
            <w:tcW w:w="1399" w:type="dxa"/>
            <w:shd w:val="clear" w:color="auto" w:fill="D9EAF7"/>
            <w:vAlign w:val="center"/>
          </w:tcPr>
          <w:p w14:paraId="5DB6639C" w14:textId="77777777" w:rsidR="004B250B" w:rsidRDefault="00000000">
            <w:pPr>
              <w:jc w:val="center"/>
            </w:pPr>
            <w:r>
              <w:rPr>
                <w:rFonts w:ascii="Arial" w:hAnsi="Arial"/>
                <w:b/>
                <w:sz w:val="14"/>
              </w:rPr>
              <w:t>Indeterminate, %</w:t>
            </w:r>
          </w:p>
        </w:tc>
      </w:tr>
      <w:tr w:rsidR="004B250B" w14:paraId="4D055579" w14:textId="77777777">
        <w:trPr>
          <w:jc w:val="center"/>
        </w:trPr>
        <w:tc>
          <w:tcPr>
            <w:tcW w:w="1399" w:type="dxa"/>
            <w:vAlign w:val="center"/>
          </w:tcPr>
          <w:p w14:paraId="74B98C03" w14:textId="77777777" w:rsidR="004B250B" w:rsidRDefault="00000000">
            <w:pPr>
              <w:keepLines/>
              <w:spacing w:after="0"/>
            </w:pPr>
            <w:r>
              <w:t>Healthy ovulatory</w:t>
            </w:r>
          </w:p>
        </w:tc>
        <w:tc>
          <w:tcPr>
            <w:tcW w:w="1399" w:type="dxa"/>
            <w:vAlign w:val="center"/>
          </w:tcPr>
          <w:p w14:paraId="0D3D3F90" w14:textId="77777777" w:rsidR="004B250B" w:rsidRDefault="00000000">
            <w:pPr>
              <w:keepLines/>
              <w:spacing w:after="0"/>
            </w:pPr>
            <w:r>
              <w:t>36-month full diary</w:t>
            </w:r>
          </w:p>
        </w:tc>
        <w:tc>
          <w:tcPr>
            <w:tcW w:w="1399" w:type="dxa"/>
            <w:vAlign w:val="center"/>
          </w:tcPr>
          <w:p w14:paraId="01BC1D28" w14:textId="77777777" w:rsidR="004B250B" w:rsidRDefault="00000000">
            <w:pPr>
              <w:keepLines/>
              <w:spacing w:after="0"/>
            </w:pPr>
            <w:r>
              <w:t>Windowed Herzog thresholds</w:t>
            </w:r>
          </w:p>
        </w:tc>
        <w:tc>
          <w:tcPr>
            <w:tcW w:w="1399" w:type="dxa"/>
            <w:vAlign w:val="center"/>
          </w:tcPr>
          <w:p w14:paraId="28B73098" w14:textId="77777777" w:rsidR="004B250B" w:rsidRDefault="00000000">
            <w:pPr>
              <w:keepLines/>
              <w:spacing w:after="0"/>
            </w:pPr>
            <w:r>
              <w:t>49,605 / 50,000</w:t>
            </w:r>
          </w:p>
        </w:tc>
        <w:tc>
          <w:tcPr>
            <w:tcW w:w="1399" w:type="dxa"/>
            <w:vAlign w:val="center"/>
          </w:tcPr>
          <w:p w14:paraId="16CFFF61" w14:textId="77777777" w:rsidR="004B250B" w:rsidRDefault="00000000">
            <w:pPr>
              <w:keepLines/>
              <w:spacing w:after="0"/>
            </w:pPr>
            <w:r>
              <w:t>11.4 (11.1–11.6)</w:t>
            </w:r>
          </w:p>
        </w:tc>
        <w:tc>
          <w:tcPr>
            <w:tcW w:w="1399" w:type="dxa"/>
            <w:vAlign w:val="center"/>
          </w:tcPr>
          <w:p w14:paraId="4484F3A5" w14:textId="77777777" w:rsidR="004B250B" w:rsidRDefault="00000000">
            <w:pPr>
              <w:keepLines/>
              <w:spacing w:after="0"/>
            </w:pPr>
            <w:r>
              <w:t>11.3</w:t>
            </w:r>
          </w:p>
        </w:tc>
        <w:tc>
          <w:tcPr>
            <w:tcW w:w="1399" w:type="dxa"/>
            <w:vAlign w:val="center"/>
          </w:tcPr>
          <w:p w14:paraId="3B83DEC1" w14:textId="77777777" w:rsidR="004B250B" w:rsidRDefault="00000000">
            <w:pPr>
              <w:keepLines/>
              <w:spacing w:after="0"/>
            </w:pPr>
            <w:r>
              <w:t>0.8</w:t>
            </w:r>
          </w:p>
        </w:tc>
      </w:tr>
      <w:tr w:rsidR="004B250B" w14:paraId="78803D87" w14:textId="77777777">
        <w:trPr>
          <w:jc w:val="center"/>
        </w:trPr>
        <w:tc>
          <w:tcPr>
            <w:tcW w:w="1399" w:type="dxa"/>
            <w:vAlign w:val="center"/>
          </w:tcPr>
          <w:p w14:paraId="60ACE81C" w14:textId="77777777" w:rsidR="004B250B" w:rsidRDefault="004B250B">
            <w:pPr>
              <w:keepLines/>
              <w:spacing w:after="0"/>
            </w:pPr>
          </w:p>
        </w:tc>
        <w:tc>
          <w:tcPr>
            <w:tcW w:w="1399" w:type="dxa"/>
            <w:vAlign w:val="center"/>
          </w:tcPr>
          <w:p w14:paraId="64515C40" w14:textId="77777777" w:rsidR="004B250B" w:rsidRDefault="004B250B">
            <w:pPr>
              <w:keepLines/>
              <w:spacing w:after="0"/>
            </w:pPr>
          </w:p>
        </w:tc>
        <w:tc>
          <w:tcPr>
            <w:tcW w:w="1399" w:type="dxa"/>
            <w:vAlign w:val="center"/>
          </w:tcPr>
          <w:p w14:paraId="204CFA8A" w14:textId="77777777" w:rsidR="004B250B" w:rsidRDefault="00000000">
            <w:pPr>
              <w:keepLines/>
              <w:spacing w:after="0"/>
            </w:pPr>
            <w:r>
              <w:t>Windowed Herzog C1/C2 union</w:t>
            </w:r>
          </w:p>
        </w:tc>
        <w:tc>
          <w:tcPr>
            <w:tcW w:w="1399" w:type="dxa"/>
            <w:vAlign w:val="center"/>
          </w:tcPr>
          <w:p w14:paraId="44343A34" w14:textId="77777777" w:rsidR="004B250B" w:rsidRDefault="00000000">
            <w:pPr>
              <w:keepLines/>
              <w:spacing w:after="0"/>
            </w:pPr>
            <w:r>
              <w:t>49,605 / 50,000</w:t>
            </w:r>
          </w:p>
        </w:tc>
        <w:tc>
          <w:tcPr>
            <w:tcW w:w="1399" w:type="dxa"/>
            <w:vAlign w:val="center"/>
          </w:tcPr>
          <w:p w14:paraId="22A9ADF7" w14:textId="77777777" w:rsidR="004B250B" w:rsidRDefault="00000000">
            <w:pPr>
              <w:keepLines/>
              <w:spacing w:after="0"/>
            </w:pPr>
            <w:r>
              <w:t>11.4 (11.1–11.6)</w:t>
            </w:r>
          </w:p>
        </w:tc>
        <w:tc>
          <w:tcPr>
            <w:tcW w:w="1399" w:type="dxa"/>
            <w:vAlign w:val="center"/>
          </w:tcPr>
          <w:p w14:paraId="6283A4BC" w14:textId="77777777" w:rsidR="004B250B" w:rsidRDefault="00000000">
            <w:pPr>
              <w:keepLines/>
              <w:spacing w:after="0"/>
            </w:pPr>
            <w:r>
              <w:t>11.3</w:t>
            </w:r>
          </w:p>
        </w:tc>
        <w:tc>
          <w:tcPr>
            <w:tcW w:w="1399" w:type="dxa"/>
            <w:vAlign w:val="center"/>
          </w:tcPr>
          <w:p w14:paraId="6F53AF7D" w14:textId="77777777" w:rsidR="004B250B" w:rsidRDefault="00000000">
            <w:pPr>
              <w:keepLines/>
              <w:spacing w:after="0"/>
            </w:pPr>
            <w:r>
              <w:t>0.8</w:t>
            </w:r>
          </w:p>
        </w:tc>
      </w:tr>
      <w:tr w:rsidR="004B250B" w14:paraId="2C73B33E" w14:textId="77777777">
        <w:trPr>
          <w:jc w:val="center"/>
        </w:trPr>
        <w:tc>
          <w:tcPr>
            <w:tcW w:w="1399" w:type="dxa"/>
            <w:vAlign w:val="center"/>
          </w:tcPr>
          <w:p w14:paraId="6AC54C44" w14:textId="77777777" w:rsidR="004B250B" w:rsidRDefault="004B250B">
            <w:pPr>
              <w:keepLines/>
              <w:spacing w:after="0"/>
            </w:pPr>
          </w:p>
        </w:tc>
        <w:tc>
          <w:tcPr>
            <w:tcW w:w="1399" w:type="dxa"/>
            <w:vAlign w:val="center"/>
          </w:tcPr>
          <w:p w14:paraId="2E0BC005" w14:textId="77777777" w:rsidR="004B250B" w:rsidRDefault="004B250B">
            <w:pPr>
              <w:keepLines/>
              <w:spacing w:after="0"/>
            </w:pPr>
          </w:p>
        </w:tc>
        <w:tc>
          <w:tcPr>
            <w:tcW w:w="1399" w:type="dxa"/>
            <w:vAlign w:val="center"/>
          </w:tcPr>
          <w:p w14:paraId="13D24846" w14:textId="77777777" w:rsidR="004B250B" w:rsidRDefault="00000000">
            <w:pPr>
              <w:keepLines/>
              <w:spacing w:after="0"/>
            </w:pPr>
            <w:r>
              <w:t>Herzog C1/C2 + ≥4 seizure-day minimum</w:t>
            </w:r>
          </w:p>
        </w:tc>
        <w:tc>
          <w:tcPr>
            <w:tcW w:w="1399" w:type="dxa"/>
            <w:vAlign w:val="center"/>
          </w:tcPr>
          <w:p w14:paraId="052B71B6" w14:textId="77777777" w:rsidR="004B250B" w:rsidRDefault="00000000">
            <w:pPr>
              <w:keepLines/>
              <w:spacing w:after="0"/>
            </w:pPr>
            <w:r>
              <w:t>48,359 / 50,000</w:t>
            </w:r>
          </w:p>
        </w:tc>
        <w:tc>
          <w:tcPr>
            <w:tcW w:w="1399" w:type="dxa"/>
            <w:vAlign w:val="center"/>
          </w:tcPr>
          <w:p w14:paraId="6EB60325" w14:textId="77777777" w:rsidR="004B250B" w:rsidRDefault="00000000">
            <w:pPr>
              <w:keepLines/>
              <w:spacing w:after="0"/>
            </w:pPr>
            <w:r>
              <w:t>10.3 (10.1–10.6)</w:t>
            </w:r>
          </w:p>
        </w:tc>
        <w:tc>
          <w:tcPr>
            <w:tcW w:w="1399" w:type="dxa"/>
            <w:vAlign w:val="center"/>
          </w:tcPr>
          <w:p w14:paraId="57A38CD7" w14:textId="77777777" w:rsidR="004B250B" w:rsidRDefault="00000000">
            <w:pPr>
              <w:keepLines/>
              <w:spacing w:after="0"/>
            </w:pPr>
            <w:r>
              <w:t>10.0</w:t>
            </w:r>
          </w:p>
        </w:tc>
        <w:tc>
          <w:tcPr>
            <w:tcW w:w="1399" w:type="dxa"/>
            <w:vAlign w:val="center"/>
          </w:tcPr>
          <w:p w14:paraId="385EEB3F" w14:textId="77777777" w:rsidR="004B250B" w:rsidRDefault="00000000">
            <w:pPr>
              <w:keepLines/>
              <w:spacing w:after="0"/>
            </w:pPr>
            <w:r>
              <w:t>3.3</w:t>
            </w:r>
          </w:p>
        </w:tc>
      </w:tr>
      <w:tr w:rsidR="004B250B" w14:paraId="17BD72CE" w14:textId="77777777">
        <w:trPr>
          <w:jc w:val="center"/>
        </w:trPr>
        <w:tc>
          <w:tcPr>
            <w:tcW w:w="1399" w:type="dxa"/>
            <w:vAlign w:val="center"/>
          </w:tcPr>
          <w:p w14:paraId="6DB025D1" w14:textId="77777777" w:rsidR="004B250B" w:rsidRDefault="004B250B">
            <w:pPr>
              <w:keepLines/>
              <w:spacing w:after="0"/>
            </w:pPr>
          </w:p>
        </w:tc>
        <w:tc>
          <w:tcPr>
            <w:tcW w:w="1399" w:type="dxa"/>
            <w:vAlign w:val="center"/>
          </w:tcPr>
          <w:p w14:paraId="19A7AA08" w14:textId="77777777" w:rsidR="004B250B" w:rsidRDefault="004B250B">
            <w:pPr>
              <w:keepLines/>
              <w:spacing w:after="0"/>
            </w:pPr>
          </w:p>
        </w:tc>
        <w:tc>
          <w:tcPr>
            <w:tcW w:w="1399" w:type="dxa"/>
            <w:vAlign w:val="center"/>
          </w:tcPr>
          <w:p w14:paraId="5032A5FC" w14:textId="77777777" w:rsidR="004B250B" w:rsidRDefault="00000000">
            <w:pPr>
              <w:keepLines/>
              <w:spacing w:after="0"/>
            </w:pPr>
            <w:r>
              <w:t>Negative-binomial C1/C2 calibration</w:t>
            </w:r>
          </w:p>
        </w:tc>
        <w:tc>
          <w:tcPr>
            <w:tcW w:w="1399" w:type="dxa"/>
            <w:vAlign w:val="center"/>
          </w:tcPr>
          <w:p w14:paraId="42168D69" w14:textId="77777777" w:rsidR="004B250B" w:rsidRDefault="00000000">
            <w:pPr>
              <w:keepLines/>
              <w:spacing w:after="0"/>
            </w:pPr>
            <w:r>
              <w:t>48,359 / 50,000</w:t>
            </w:r>
          </w:p>
        </w:tc>
        <w:tc>
          <w:tcPr>
            <w:tcW w:w="1399" w:type="dxa"/>
            <w:vAlign w:val="center"/>
          </w:tcPr>
          <w:p w14:paraId="763BDF51" w14:textId="77777777" w:rsidR="004B250B" w:rsidRDefault="00000000">
            <w:pPr>
              <w:keepLines/>
              <w:spacing w:after="0"/>
            </w:pPr>
            <w:r>
              <w:t>4.3 (4.1–4.5)</w:t>
            </w:r>
          </w:p>
        </w:tc>
        <w:tc>
          <w:tcPr>
            <w:tcW w:w="1399" w:type="dxa"/>
            <w:vAlign w:val="center"/>
          </w:tcPr>
          <w:p w14:paraId="71F30F06" w14:textId="77777777" w:rsidR="004B250B" w:rsidRDefault="00000000">
            <w:pPr>
              <w:keepLines/>
              <w:spacing w:after="0"/>
            </w:pPr>
            <w:r>
              <w:t>4.2</w:t>
            </w:r>
          </w:p>
        </w:tc>
        <w:tc>
          <w:tcPr>
            <w:tcW w:w="1399" w:type="dxa"/>
            <w:vAlign w:val="center"/>
          </w:tcPr>
          <w:p w14:paraId="149448E7" w14:textId="77777777" w:rsidR="004B250B" w:rsidRDefault="00000000">
            <w:pPr>
              <w:keepLines/>
              <w:spacing w:after="0"/>
            </w:pPr>
            <w:r>
              <w:t>3.3</w:t>
            </w:r>
          </w:p>
        </w:tc>
      </w:tr>
      <w:tr w:rsidR="004B250B" w14:paraId="4D1BA6F0" w14:textId="77777777">
        <w:trPr>
          <w:jc w:val="center"/>
        </w:trPr>
        <w:tc>
          <w:tcPr>
            <w:tcW w:w="1399" w:type="dxa"/>
            <w:vAlign w:val="center"/>
          </w:tcPr>
          <w:p w14:paraId="59E9F4BE" w14:textId="77777777" w:rsidR="004B250B" w:rsidRDefault="004B250B">
            <w:pPr>
              <w:keepLines/>
              <w:spacing w:after="0"/>
            </w:pPr>
          </w:p>
        </w:tc>
        <w:tc>
          <w:tcPr>
            <w:tcW w:w="1399" w:type="dxa"/>
            <w:vAlign w:val="center"/>
          </w:tcPr>
          <w:p w14:paraId="7F5F07CB" w14:textId="77777777" w:rsidR="004B250B" w:rsidRDefault="00000000">
            <w:pPr>
              <w:keepLines/>
              <w:spacing w:after="0"/>
            </w:pPr>
            <w:r>
              <w:t>3-month calendar</w:t>
            </w:r>
          </w:p>
        </w:tc>
        <w:tc>
          <w:tcPr>
            <w:tcW w:w="1399" w:type="dxa"/>
            <w:vAlign w:val="center"/>
          </w:tcPr>
          <w:p w14:paraId="7BBAF0BA" w14:textId="77777777" w:rsidR="004B250B" w:rsidRDefault="00000000">
            <w:pPr>
              <w:keepLines/>
              <w:spacing w:after="0"/>
            </w:pPr>
            <w:r>
              <w:t>Windowed Herzog thresholds</w:t>
            </w:r>
          </w:p>
        </w:tc>
        <w:tc>
          <w:tcPr>
            <w:tcW w:w="1399" w:type="dxa"/>
            <w:vAlign w:val="center"/>
          </w:tcPr>
          <w:p w14:paraId="4DB204AF" w14:textId="77777777" w:rsidR="004B250B" w:rsidRDefault="00000000">
            <w:pPr>
              <w:keepLines/>
              <w:spacing w:after="0"/>
            </w:pPr>
            <w:r>
              <w:t>45,321 / 50,000</w:t>
            </w:r>
          </w:p>
        </w:tc>
        <w:tc>
          <w:tcPr>
            <w:tcW w:w="1399" w:type="dxa"/>
            <w:vAlign w:val="center"/>
          </w:tcPr>
          <w:p w14:paraId="416A83D1" w14:textId="77777777" w:rsidR="004B250B" w:rsidRDefault="00000000">
            <w:pPr>
              <w:keepLines/>
              <w:spacing w:after="0"/>
            </w:pPr>
            <w:r>
              <w:t>41.6 (41.2–42.1)</w:t>
            </w:r>
          </w:p>
        </w:tc>
        <w:tc>
          <w:tcPr>
            <w:tcW w:w="1399" w:type="dxa"/>
            <w:vAlign w:val="center"/>
          </w:tcPr>
          <w:p w14:paraId="2E4FC564" w14:textId="77777777" w:rsidR="004B250B" w:rsidRDefault="00000000">
            <w:pPr>
              <w:keepLines/>
              <w:spacing w:after="0"/>
            </w:pPr>
            <w:r>
              <w:t>37.7</w:t>
            </w:r>
          </w:p>
        </w:tc>
        <w:tc>
          <w:tcPr>
            <w:tcW w:w="1399" w:type="dxa"/>
            <w:vAlign w:val="center"/>
          </w:tcPr>
          <w:p w14:paraId="45544659" w14:textId="77777777" w:rsidR="004B250B" w:rsidRDefault="00000000">
            <w:pPr>
              <w:keepLines/>
              <w:spacing w:after="0"/>
            </w:pPr>
            <w:r>
              <w:t>9.4</w:t>
            </w:r>
          </w:p>
        </w:tc>
      </w:tr>
      <w:tr w:rsidR="004B250B" w14:paraId="2D9F6472" w14:textId="77777777">
        <w:trPr>
          <w:jc w:val="center"/>
        </w:trPr>
        <w:tc>
          <w:tcPr>
            <w:tcW w:w="1399" w:type="dxa"/>
            <w:vAlign w:val="center"/>
          </w:tcPr>
          <w:p w14:paraId="38E02087" w14:textId="77777777" w:rsidR="004B250B" w:rsidRDefault="004B250B">
            <w:pPr>
              <w:keepLines/>
              <w:spacing w:after="0"/>
            </w:pPr>
          </w:p>
        </w:tc>
        <w:tc>
          <w:tcPr>
            <w:tcW w:w="1399" w:type="dxa"/>
            <w:vAlign w:val="center"/>
          </w:tcPr>
          <w:p w14:paraId="094C9EA2" w14:textId="77777777" w:rsidR="004B250B" w:rsidRDefault="00000000">
            <w:pPr>
              <w:keepLines/>
              <w:spacing w:after="0"/>
            </w:pPr>
            <w:r>
              <w:t>3 complete cycles</w:t>
            </w:r>
          </w:p>
        </w:tc>
        <w:tc>
          <w:tcPr>
            <w:tcW w:w="1399" w:type="dxa"/>
            <w:vAlign w:val="center"/>
          </w:tcPr>
          <w:p w14:paraId="5B6E5A2F" w14:textId="77777777" w:rsidR="004B250B" w:rsidRDefault="00000000">
            <w:pPr>
              <w:keepLines/>
              <w:spacing w:after="0"/>
            </w:pPr>
            <w:r>
              <w:t>Exact Herzog 2004, any pattern</w:t>
            </w:r>
          </w:p>
        </w:tc>
        <w:tc>
          <w:tcPr>
            <w:tcW w:w="1399" w:type="dxa"/>
            <w:vAlign w:val="center"/>
          </w:tcPr>
          <w:p w14:paraId="338692CB" w14:textId="77777777" w:rsidR="004B250B" w:rsidRDefault="00000000">
            <w:pPr>
              <w:keepLines/>
              <w:spacing w:after="0"/>
            </w:pPr>
            <w:r>
              <w:t>22,113 / 50,000</w:t>
            </w:r>
          </w:p>
        </w:tc>
        <w:tc>
          <w:tcPr>
            <w:tcW w:w="1399" w:type="dxa"/>
            <w:vAlign w:val="center"/>
          </w:tcPr>
          <w:p w14:paraId="4CBA47CB" w14:textId="77777777" w:rsidR="004B250B" w:rsidRDefault="00000000">
            <w:pPr>
              <w:keepLines/>
              <w:spacing w:after="0"/>
            </w:pPr>
            <w:r>
              <w:t>50.5 (49.9–51.2)</w:t>
            </w:r>
          </w:p>
        </w:tc>
        <w:tc>
          <w:tcPr>
            <w:tcW w:w="1399" w:type="dxa"/>
            <w:vAlign w:val="center"/>
          </w:tcPr>
          <w:p w14:paraId="21610C9E" w14:textId="77777777" w:rsidR="004B250B" w:rsidRDefault="00000000">
            <w:pPr>
              <w:keepLines/>
              <w:spacing w:after="0"/>
            </w:pPr>
            <w:r>
              <w:t>22.3</w:t>
            </w:r>
          </w:p>
        </w:tc>
        <w:tc>
          <w:tcPr>
            <w:tcW w:w="1399" w:type="dxa"/>
            <w:vAlign w:val="center"/>
          </w:tcPr>
          <w:p w14:paraId="232DC305" w14:textId="77777777" w:rsidR="004B250B" w:rsidRDefault="00000000">
            <w:pPr>
              <w:keepLines/>
              <w:spacing w:after="0"/>
            </w:pPr>
            <w:r>
              <w:t>55.8</w:t>
            </w:r>
          </w:p>
        </w:tc>
      </w:tr>
      <w:tr w:rsidR="004B250B" w14:paraId="1DD39E80" w14:textId="77777777">
        <w:trPr>
          <w:jc w:val="center"/>
        </w:trPr>
        <w:tc>
          <w:tcPr>
            <w:tcW w:w="1399" w:type="dxa"/>
            <w:vAlign w:val="center"/>
          </w:tcPr>
          <w:p w14:paraId="56DD23C8" w14:textId="77777777" w:rsidR="004B250B" w:rsidRDefault="00000000">
            <w:pPr>
              <w:keepLines/>
              <w:spacing w:after="0"/>
            </w:pPr>
            <w:r>
              <w:t>Heterogeneous menstruating-age</w:t>
            </w:r>
          </w:p>
        </w:tc>
        <w:tc>
          <w:tcPr>
            <w:tcW w:w="1399" w:type="dxa"/>
            <w:vAlign w:val="center"/>
          </w:tcPr>
          <w:p w14:paraId="7CB29C99" w14:textId="77777777" w:rsidR="004B250B" w:rsidRDefault="00000000">
            <w:pPr>
              <w:keepLines/>
              <w:spacing w:after="0"/>
            </w:pPr>
            <w:r>
              <w:t>36-month full diary</w:t>
            </w:r>
          </w:p>
        </w:tc>
        <w:tc>
          <w:tcPr>
            <w:tcW w:w="1399" w:type="dxa"/>
            <w:vAlign w:val="center"/>
          </w:tcPr>
          <w:p w14:paraId="6B2E9DD4" w14:textId="77777777" w:rsidR="004B250B" w:rsidRDefault="00000000">
            <w:pPr>
              <w:keepLines/>
              <w:spacing w:after="0"/>
            </w:pPr>
            <w:r>
              <w:t>Windowed Herzog thresholds</w:t>
            </w:r>
          </w:p>
        </w:tc>
        <w:tc>
          <w:tcPr>
            <w:tcW w:w="1399" w:type="dxa"/>
            <w:vAlign w:val="center"/>
          </w:tcPr>
          <w:p w14:paraId="7669BEC8" w14:textId="77777777" w:rsidR="004B250B" w:rsidRDefault="00000000">
            <w:pPr>
              <w:keepLines/>
              <w:spacing w:after="0"/>
            </w:pPr>
            <w:r>
              <w:t>49,587 / 50,000</w:t>
            </w:r>
          </w:p>
        </w:tc>
        <w:tc>
          <w:tcPr>
            <w:tcW w:w="1399" w:type="dxa"/>
            <w:vAlign w:val="center"/>
          </w:tcPr>
          <w:p w14:paraId="51C8E6BB" w14:textId="77777777" w:rsidR="004B250B" w:rsidRDefault="00000000">
            <w:pPr>
              <w:keepLines/>
              <w:spacing w:after="0"/>
            </w:pPr>
            <w:r>
              <w:t>35.9 (35.5–36.3)</w:t>
            </w:r>
          </w:p>
        </w:tc>
        <w:tc>
          <w:tcPr>
            <w:tcW w:w="1399" w:type="dxa"/>
            <w:vAlign w:val="center"/>
          </w:tcPr>
          <w:p w14:paraId="23487950" w14:textId="77777777" w:rsidR="004B250B" w:rsidRDefault="00000000">
            <w:pPr>
              <w:keepLines/>
              <w:spacing w:after="0"/>
            </w:pPr>
            <w:r>
              <w:t>35.6</w:t>
            </w:r>
          </w:p>
        </w:tc>
        <w:tc>
          <w:tcPr>
            <w:tcW w:w="1399" w:type="dxa"/>
            <w:vAlign w:val="center"/>
          </w:tcPr>
          <w:p w14:paraId="2E62C2B0" w14:textId="77777777" w:rsidR="004B250B" w:rsidRDefault="00000000">
            <w:pPr>
              <w:keepLines/>
              <w:spacing w:after="0"/>
            </w:pPr>
            <w:r>
              <w:t>0.8</w:t>
            </w:r>
          </w:p>
        </w:tc>
      </w:tr>
      <w:tr w:rsidR="004B250B" w14:paraId="61FECDFE" w14:textId="77777777">
        <w:trPr>
          <w:jc w:val="center"/>
        </w:trPr>
        <w:tc>
          <w:tcPr>
            <w:tcW w:w="1399" w:type="dxa"/>
            <w:vAlign w:val="center"/>
          </w:tcPr>
          <w:p w14:paraId="5A744FB1" w14:textId="77777777" w:rsidR="004B250B" w:rsidRDefault="004B250B">
            <w:pPr>
              <w:keepLines/>
              <w:spacing w:after="0"/>
            </w:pPr>
          </w:p>
        </w:tc>
        <w:tc>
          <w:tcPr>
            <w:tcW w:w="1399" w:type="dxa"/>
            <w:vAlign w:val="center"/>
          </w:tcPr>
          <w:p w14:paraId="3B22262C" w14:textId="77777777" w:rsidR="004B250B" w:rsidRDefault="004B250B">
            <w:pPr>
              <w:keepLines/>
              <w:spacing w:after="0"/>
            </w:pPr>
          </w:p>
        </w:tc>
        <w:tc>
          <w:tcPr>
            <w:tcW w:w="1399" w:type="dxa"/>
            <w:vAlign w:val="center"/>
          </w:tcPr>
          <w:p w14:paraId="281F3CE7" w14:textId="77777777" w:rsidR="004B250B" w:rsidRDefault="00000000">
            <w:pPr>
              <w:keepLines/>
              <w:spacing w:after="0"/>
            </w:pPr>
            <w:r>
              <w:t>Windowed Herzog C1/C2 union</w:t>
            </w:r>
          </w:p>
        </w:tc>
        <w:tc>
          <w:tcPr>
            <w:tcW w:w="1399" w:type="dxa"/>
            <w:vAlign w:val="center"/>
          </w:tcPr>
          <w:p w14:paraId="5170385E" w14:textId="77777777" w:rsidR="004B250B" w:rsidRDefault="00000000">
            <w:pPr>
              <w:keepLines/>
              <w:spacing w:after="0"/>
            </w:pPr>
            <w:r>
              <w:t>49,587 / 50,000</w:t>
            </w:r>
          </w:p>
        </w:tc>
        <w:tc>
          <w:tcPr>
            <w:tcW w:w="1399" w:type="dxa"/>
            <w:vAlign w:val="center"/>
          </w:tcPr>
          <w:p w14:paraId="592F4ECE" w14:textId="77777777" w:rsidR="004B250B" w:rsidRDefault="00000000">
            <w:pPr>
              <w:keepLines/>
              <w:spacing w:after="0"/>
            </w:pPr>
            <w:r>
              <w:t>11.6 (11.3–11.9)</w:t>
            </w:r>
          </w:p>
        </w:tc>
        <w:tc>
          <w:tcPr>
            <w:tcW w:w="1399" w:type="dxa"/>
            <w:vAlign w:val="center"/>
          </w:tcPr>
          <w:p w14:paraId="06EF1AD1" w14:textId="77777777" w:rsidR="004B250B" w:rsidRDefault="00000000">
            <w:pPr>
              <w:keepLines/>
              <w:spacing w:after="0"/>
            </w:pPr>
            <w:r>
              <w:t>11.5</w:t>
            </w:r>
          </w:p>
        </w:tc>
        <w:tc>
          <w:tcPr>
            <w:tcW w:w="1399" w:type="dxa"/>
            <w:vAlign w:val="center"/>
          </w:tcPr>
          <w:p w14:paraId="1DE47F92" w14:textId="77777777" w:rsidR="004B250B" w:rsidRDefault="00000000">
            <w:pPr>
              <w:keepLines/>
              <w:spacing w:after="0"/>
            </w:pPr>
            <w:r>
              <w:t>0.8</w:t>
            </w:r>
          </w:p>
        </w:tc>
      </w:tr>
      <w:tr w:rsidR="004B250B" w14:paraId="4FD4D9CA" w14:textId="77777777">
        <w:trPr>
          <w:jc w:val="center"/>
        </w:trPr>
        <w:tc>
          <w:tcPr>
            <w:tcW w:w="1399" w:type="dxa"/>
            <w:vAlign w:val="center"/>
          </w:tcPr>
          <w:p w14:paraId="07316DD5" w14:textId="77777777" w:rsidR="004B250B" w:rsidRDefault="004B250B">
            <w:pPr>
              <w:keepLines/>
              <w:spacing w:after="0"/>
            </w:pPr>
          </w:p>
        </w:tc>
        <w:tc>
          <w:tcPr>
            <w:tcW w:w="1399" w:type="dxa"/>
            <w:vAlign w:val="center"/>
          </w:tcPr>
          <w:p w14:paraId="0E4F2EB7" w14:textId="77777777" w:rsidR="004B250B" w:rsidRDefault="004B250B">
            <w:pPr>
              <w:keepLines/>
              <w:spacing w:after="0"/>
            </w:pPr>
          </w:p>
        </w:tc>
        <w:tc>
          <w:tcPr>
            <w:tcW w:w="1399" w:type="dxa"/>
            <w:vAlign w:val="center"/>
          </w:tcPr>
          <w:p w14:paraId="0EBFEE03" w14:textId="77777777" w:rsidR="004B250B" w:rsidRDefault="00000000">
            <w:pPr>
              <w:keepLines/>
              <w:spacing w:after="0"/>
            </w:pPr>
            <w:r>
              <w:t>Windowed Herzog C3 only</w:t>
            </w:r>
          </w:p>
        </w:tc>
        <w:tc>
          <w:tcPr>
            <w:tcW w:w="1399" w:type="dxa"/>
            <w:vAlign w:val="center"/>
          </w:tcPr>
          <w:p w14:paraId="741AA029" w14:textId="77777777" w:rsidR="004B250B" w:rsidRDefault="00000000">
            <w:pPr>
              <w:keepLines/>
              <w:spacing w:after="0"/>
            </w:pPr>
            <w:r>
              <w:t>38,538 / 50,000</w:t>
            </w:r>
          </w:p>
        </w:tc>
        <w:tc>
          <w:tcPr>
            <w:tcW w:w="1399" w:type="dxa"/>
            <w:vAlign w:val="center"/>
          </w:tcPr>
          <w:p w14:paraId="3C7F3224" w14:textId="77777777" w:rsidR="004B250B" w:rsidRDefault="00000000">
            <w:pPr>
              <w:keepLines/>
              <w:spacing w:after="0"/>
            </w:pPr>
            <w:r>
              <w:t>37.1 (36.6–37.6)</w:t>
            </w:r>
          </w:p>
        </w:tc>
        <w:tc>
          <w:tcPr>
            <w:tcW w:w="1399" w:type="dxa"/>
            <w:vAlign w:val="center"/>
          </w:tcPr>
          <w:p w14:paraId="76B36278" w14:textId="77777777" w:rsidR="004B250B" w:rsidRDefault="00000000">
            <w:pPr>
              <w:keepLines/>
              <w:spacing w:after="0"/>
            </w:pPr>
            <w:r>
              <w:t>28.6</w:t>
            </w:r>
          </w:p>
        </w:tc>
        <w:tc>
          <w:tcPr>
            <w:tcW w:w="1399" w:type="dxa"/>
            <w:vAlign w:val="center"/>
          </w:tcPr>
          <w:p w14:paraId="5AD59C2A" w14:textId="77777777" w:rsidR="004B250B" w:rsidRDefault="00000000">
            <w:pPr>
              <w:keepLines/>
              <w:spacing w:after="0"/>
            </w:pPr>
            <w:r>
              <w:t>22.9</w:t>
            </w:r>
          </w:p>
        </w:tc>
      </w:tr>
      <w:tr w:rsidR="004B250B" w14:paraId="76187DB1" w14:textId="77777777">
        <w:trPr>
          <w:jc w:val="center"/>
        </w:trPr>
        <w:tc>
          <w:tcPr>
            <w:tcW w:w="1399" w:type="dxa"/>
            <w:vAlign w:val="center"/>
          </w:tcPr>
          <w:p w14:paraId="33B3EEC1" w14:textId="77777777" w:rsidR="004B250B" w:rsidRDefault="004B250B">
            <w:pPr>
              <w:keepLines/>
              <w:spacing w:after="0"/>
            </w:pPr>
          </w:p>
        </w:tc>
        <w:tc>
          <w:tcPr>
            <w:tcW w:w="1399" w:type="dxa"/>
            <w:vAlign w:val="center"/>
          </w:tcPr>
          <w:p w14:paraId="18DB29D3" w14:textId="77777777" w:rsidR="004B250B" w:rsidRDefault="004B250B">
            <w:pPr>
              <w:keepLines/>
              <w:spacing w:after="0"/>
            </w:pPr>
          </w:p>
        </w:tc>
        <w:tc>
          <w:tcPr>
            <w:tcW w:w="1399" w:type="dxa"/>
            <w:vAlign w:val="center"/>
          </w:tcPr>
          <w:p w14:paraId="2AE0309C" w14:textId="77777777" w:rsidR="004B250B" w:rsidRDefault="00000000">
            <w:pPr>
              <w:keepLines/>
              <w:spacing w:after="0"/>
            </w:pPr>
            <w:r>
              <w:t>Herzog C1/C2 + ≥4 seizure-day minimum</w:t>
            </w:r>
          </w:p>
        </w:tc>
        <w:tc>
          <w:tcPr>
            <w:tcW w:w="1399" w:type="dxa"/>
            <w:vAlign w:val="center"/>
          </w:tcPr>
          <w:p w14:paraId="75B5A9E9" w14:textId="77777777" w:rsidR="004B250B" w:rsidRDefault="00000000">
            <w:pPr>
              <w:keepLines/>
              <w:spacing w:after="0"/>
            </w:pPr>
            <w:r>
              <w:t>48,333 / 50,000</w:t>
            </w:r>
          </w:p>
        </w:tc>
        <w:tc>
          <w:tcPr>
            <w:tcW w:w="1399" w:type="dxa"/>
            <w:vAlign w:val="center"/>
          </w:tcPr>
          <w:p w14:paraId="5544364C" w14:textId="77777777" w:rsidR="004B250B" w:rsidRDefault="00000000">
            <w:pPr>
              <w:keepLines/>
              <w:spacing w:after="0"/>
            </w:pPr>
            <w:r>
              <w:t>10.5 (10.2–10.8)</w:t>
            </w:r>
          </w:p>
        </w:tc>
        <w:tc>
          <w:tcPr>
            <w:tcW w:w="1399" w:type="dxa"/>
            <w:vAlign w:val="center"/>
          </w:tcPr>
          <w:p w14:paraId="34E3D59B" w14:textId="77777777" w:rsidR="004B250B" w:rsidRDefault="00000000">
            <w:pPr>
              <w:keepLines/>
              <w:spacing w:after="0"/>
            </w:pPr>
            <w:r>
              <w:t>10.1</w:t>
            </w:r>
          </w:p>
        </w:tc>
        <w:tc>
          <w:tcPr>
            <w:tcW w:w="1399" w:type="dxa"/>
            <w:vAlign w:val="center"/>
          </w:tcPr>
          <w:p w14:paraId="2386668A" w14:textId="77777777" w:rsidR="004B250B" w:rsidRDefault="00000000">
            <w:pPr>
              <w:keepLines/>
              <w:spacing w:after="0"/>
            </w:pPr>
            <w:r>
              <w:t>3.3</w:t>
            </w:r>
          </w:p>
        </w:tc>
      </w:tr>
      <w:tr w:rsidR="004B250B" w14:paraId="6A55A7BA" w14:textId="77777777">
        <w:trPr>
          <w:jc w:val="center"/>
        </w:trPr>
        <w:tc>
          <w:tcPr>
            <w:tcW w:w="1399" w:type="dxa"/>
            <w:vAlign w:val="center"/>
          </w:tcPr>
          <w:p w14:paraId="249AED08" w14:textId="77777777" w:rsidR="004B250B" w:rsidRDefault="004B250B">
            <w:pPr>
              <w:keepLines/>
              <w:spacing w:after="0"/>
            </w:pPr>
          </w:p>
        </w:tc>
        <w:tc>
          <w:tcPr>
            <w:tcW w:w="1399" w:type="dxa"/>
            <w:vAlign w:val="center"/>
          </w:tcPr>
          <w:p w14:paraId="66841DCD" w14:textId="77777777" w:rsidR="004B250B" w:rsidRDefault="004B250B">
            <w:pPr>
              <w:keepLines/>
              <w:spacing w:after="0"/>
            </w:pPr>
          </w:p>
        </w:tc>
        <w:tc>
          <w:tcPr>
            <w:tcW w:w="1399" w:type="dxa"/>
            <w:vAlign w:val="center"/>
          </w:tcPr>
          <w:p w14:paraId="75782FC4" w14:textId="77777777" w:rsidR="004B250B" w:rsidRDefault="00000000">
            <w:pPr>
              <w:keepLines/>
              <w:spacing w:after="0"/>
            </w:pPr>
            <w:r>
              <w:t>Negative-binomial C1/C2 calibration</w:t>
            </w:r>
          </w:p>
        </w:tc>
        <w:tc>
          <w:tcPr>
            <w:tcW w:w="1399" w:type="dxa"/>
            <w:vAlign w:val="center"/>
          </w:tcPr>
          <w:p w14:paraId="1ECD5A6E" w14:textId="77777777" w:rsidR="004B250B" w:rsidRDefault="00000000">
            <w:pPr>
              <w:keepLines/>
              <w:spacing w:after="0"/>
            </w:pPr>
            <w:r>
              <w:t>48,333 / 50,000</w:t>
            </w:r>
          </w:p>
        </w:tc>
        <w:tc>
          <w:tcPr>
            <w:tcW w:w="1399" w:type="dxa"/>
            <w:vAlign w:val="center"/>
          </w:tcPr>
          <w:p w14:paraId="4712FAEA" w14:textId="77777777" w:rsidR="004B250B" w:rsidRDefault="00000000">
            <w:pPr>
              <w:keepLines/>
              <w:spacing w:after="0"/>
            </w:pPr>
            <w:r>
              <w:t>4.3 (4.1–4.4)</w:t>
            </w:r>
          </w:p>
        </w:tc>
        <w:tc>
          <w:tcPr>
            <w:tcW w:w="1399" w:type="dxa"/>
            <w:vAlign w:val="center"/>
          </w:tcPr>
          <w:p w14:paraId="3E30AB64" w14:textId="77777777" w:rsidR="004B250B" w:rsidRDefault="00000000">
            <w:pPr>
              <w:keepLines/>
              <w:spacing w:after="0"/>
            </w:pPr>
            <w:r>
              <w:t>4.1</w:t>
            </w:r>
          </w:p>
        </w:tc>
        <w:tc>
          <w:tcPr>
            <w:tcW w:w="1399" w:type="dxa"/>
            <w:vAlign w:val="center"/>
          </w:tcPr>
          <w:p w14:paraId="6C2BE0A2" w14:textId="77777777" w:rsidR="004B250B" w:rsidRDefault="00000000">
            <w:pPr>
              <w:keepLines/>
              <w:spacing w:after="0"/>
            </w:pPr>
            <w:r>
              <w:t>3.3</w:t>
            </w:r>
          </w:p>
        </w:tc>
      </w:tr>
      <w:tr w:rsidR="004B250B" w14:paraId="33FEB87C" w14:textId="77777777">
        <w:trPr>
          <w:jc w:val="center"/>
        </w:trPr>
        <w:tc>
          <w:tcPr>
            <w:tcW w:w="1399" w:type="dxa"/>
            <w:vAlign w:val="center"/>
          </w:tcPr>
          <w:p w14:paraId="73107497" w14:textId="77777777" w:rsidR="004B250B" w:rsidRDefault="004B250B">
            <w:pPr>
              <w:keepLines/>
              <w:spacing w:after="0"/>
            </w:pPr>
          </w:p>
        </w:tc>
        <w:tc>
          <w:tcPr>
            <w:tcW w:w="1399" w:type="dxa"/>
            <w:vAlign w:val="center"/>
          </w:tcPr>
          <w:p w14:paraId="5955C5E1" w14:textId="77777777" w:rsidR="004B250B" w:rsidRDefault="00000000">
            <w:pPr>
              <w:keepLines/>
              <w:spacing w:after="0"/>
            </w:pPr>
            <w:r>
              <w:t>3-month calendar</w:t>
            </w:r>
          </w:p>
        </w:tc>
        <w:tc>
          <w:tcPr>
            <w:tcW w:w="1399" w:type="dxa"/>
            <w:vAlign w:val="center"/>
          </w:tcPr>
          <w:p w14:paraId="4A9540B3" w14:textId="77777777" w:rsidR="004B250B" w:rsidRDefault="00000000">
            <w:pPr>
              <w:keepLines/>
              <w:spacing w:after="0"/>
            </w:pPr>
            <w:r>
              <w:t>Windowed Herzog thresholds</w:t>
            </w:r>
          </w:p>
        </w:tc>
        <w:tc>
          <w:tcPr>
            <w:tcW w:w="1399" w:type="dxa"/>
            <w:vAlign w:val="center"/>
          </w:tcPr>
          <w:p w14:paraId="5ADFE572" w14:textId="77777777" w:rsidR="004B250B" w:rsidRDefault="00000000">
            <w:pPr>
              <w:keepLines/>
              <w:spacing w:after="0"/>
            </w:pPr>
            <w:r>
              <w:t>45,194 / 50,000</w:t>
            </w:r>
          </w:p>
        </w:tc>
        <w:tc>
          <w:tcPr>
            <w:tcW w:w="1399" w:type="dxa"/>
            <w:vAlign w:val="center"/>
          </w:tcPr>
          <w:p w14:paraId="5A723F1F" w14:textId="77777777" w:rsidR="004B250B" w:rsidRDefault="00000000">
            <w:pPr>
              <w:keepLines/>
              <w:spacing w:after="0"/>
            </w:pPr>
            <w:r>
              <w:t>50.9 (50.5–51.4)</w:t>
            </w:r>
          </w:p>
        </w:tc>
        <w:tc>
          <w:tcPr>
            <w:tcW w:w="1399" w:type="dxa"/>
            <w:vAlign w:val="center"/>
          </w:tcPr>
          <w:p w14:paraId="6BEC7A00" w14:textId="77777777" w:rsidR="004B250B" w:rsidRDefault="00000000">
            <w:pPr>
              <w:keepLines/>
              <w:spacing w:after="0"/>
            </w:pPr>
            <w:r>
              <w:t>46.1</w:t>
            </w:r>
          </w:p>
        </w:tc>
        <w:tc>
          <w:tcPr>
            <w:tcW w:w="1399" w:type="dxa"/>
            <w:vAlign w:val="center"/>
          </w:tcPr>
          <w:p w14:paraId="6A1147DC" w14:textId="77777777" w:rsidR="004B250B" w:rsidRDefault="00000000">
            <w:pPr>
              <w:keepLines/>
              <w:spacing w:after="0"/>
            </w:pPr>
            <w:r>
              <w:t>9.6</w:t>
            </w:r>
          </w:p>
        </w:tc>
      </w:tr>
      <w:tr w:rsidR="004B250B" w14:paraId="487F0442" w14:textId="77777777">
        <w:trPr>
          <w:jc w:val="center"/>
        </w:trPr>
        <w:tc>
          <w:tcPr>
            <w:tcW w:w="1399" w:type="dxa"/>
            <w:vAlign w:val="center"/>
          </w:tcPr>
          <w:p w14:paraId="4DF846A9" w14:textId="77777777" w:rsidR="004B250B" w:rsidRDefault="004B250B">
            <w:pPr>
              <w:keepLines/>
              <w:spacing w:after="0"/>
            </w:pPr>
          </w:p>
        </w:tc>
        <w:tc>
          <w:tcPr>
            <w:tcW w:w="1399" w:type="dxa"/>
            <w:vAlign w:val="center"/>
          </w:tcPr>
          <w:p w14:paraId="48BBA486" w14:textId="77777777" w:rsidR="004B250B" w:rsidRDefault="00000000">
            <w:pPr>
              <w:keepLines/>
              <w:spacing w:after="0"/>
            </w:pPr>
            <w:r>
              <w:t>3 complete cycles</w:t>
            </w:r>
          </w:p>
        </w:tc>
        <w:tc>
          <w:tcPr>
            <w:tcW w:w="1399" w:type="dxa"/>
            <w:vAlign w:val="center"/>
          </w:tcPr>
          <w:p w14:paraId="61A38E6E" w14:textId="77777777" w:rsidR="004B250B" w:rsidRDefault="00000000">
            <w:pPr>
              <w:keepLines/>
              <w:spacing w:after="0"/>
            </w:pPr>
            <w:r>
              <w:t>Exact Herzog 2004, any pattern</w:t>
            </w:r>
          </w:p>
        </w:tc>
        <w:tc>
          <w:tcPr>
            <w:tcW w:w="1399" w:type="dxa"/>
            <w:vAlign w:val="center"/>
          </w:tcPr>
          <w:p w14:paraId="5A9C056D" w14:textId="77777777" w:rsidR="004B250B" w:rsidRDefault="00000000">
            <w:pPr>
              <w:keepLines/>
              <w:spacing w:after="0"/>
            </w:pPr>
            <w:r>
              <w:t>18,164 / 50,000</w:t>
            </w:r>
          </w:p>
        </w:tc>
        <w:tc>
          <w:tcPr>
            <w:tcW w:w="1399" w:type="dxa"/>
            <w:vAlign w:val="center"/>
          </w:tcPr>
          <w:p w14:paraId="2E88FCEB" w14:textId="77777777" w:rsidR="004B250B" w:rsidRDefault="00000000">
            <w:pPr>
              <w:keepLines/>
              <w:spacing w:after="0"/>
            </w:pPr>
            <w:r>
              <w:t>52.2 (51.5–53.0)</w:t>
            </w:r>
          </w:p>
        </w:tc>
        <w:tc>
          <w:tcPr>
            <w:tcW w:w="1399" w:type="dxa"/>
            <w:vAlign w:val="center"/>
          </w:tcPr>
          <w:p w14:paraId="585B8070" w14:textId="77777777" w:rsidR="004B250B" w:rsidRDefault="00000000">
            <w:pPr>
              <w:keepLines/>
              <w:spacing w:after="0"/>
            </w:pPr>
            <w:r>
              <w:t>19.0</w:t>
            </w:r>
          </w:p>
        </w:tc>
        <w:tc>
          <w:tcPr>
            <w:tcW w:w="1399" w:type="dxa"/>
            <w:vAlign w:val="center"/>
          </w:tcPr>
          <w:p w14:paraId="495B23F3" w14:textId="77777777" w:rsidR="004B250B" w:rsidRDefault="00000000">
            <w:pPr>
              <w:keepLines/>
              <w:spacing w:after="0"/>
            </w:pPr>
            <w:r>
              <w:t>63.7</w:t>
            </w:r>
          </w:p>
        </w:tc>
      </w:tr>
    </w:tbl>
    <w:p w14:paraId="4BD32FCB" w14:textId="77777777" w:rsidR="004B250B" w:rsidRDefault="004B250B">
      <w:pPr>
        <w:spacing w:after="0"/>
      </w:pPr>
    </w:p>
    <w:p w14:paraId="7FDD5416" w14:textId="77777777" w:rsidR="004B250B" w:rsidRDefault="00000000">
      <w:pPr>
        <w:pStyle w:val="TableNote"/>
      </w:pPr>
      <w:r>
        <w:rPr>
          <w:b/>
        </w:rPr>
        <w:t xml:space="preserve">Note. </w:t>
      </w:r>
      <w:r>
        <w:t xml:space="preserve">All rows use strict Herzog phase labeling. C3 is not applicable in the healthy ovulatory cohort, so the prior healthy C3 row is omitted. Indeterminate means that an applicable rule could not return positive or negative because required phases, cycles, events, or denominator information were insufficient; </w:t>
      </w:r>
      <w:proofErr w:type="spellStart"/>
      <w:r>
        <w:t>nonapplicability</w:t>
      </w:r>
      <w:proofErr w:type="spellEnd"/>
      <w:r>
        <w:t xml:space="preserve"> is distinct. Definition-by-window-by-cohort estimates based on fewer than 1,000 classifiable participant-windows were flagged as unstable.</w:t>
      </w:r>
    </w:p>
    <w:p w14:paraId="68EFCBEC" w14:textId="77777777" w:rsidR="004B250B" w:rsidRDefault="00000000">
      <w:r>
        <w:br w:type="page"/>
      </w:r>
    </w:p>
    <w:p w14:paraId="526F0735" w14:textId="77777777" w:rsidR="004B250B" w:rsidRDefault="00000000">
      <w:pPr>
        <w:pStyle w:val="Heading2"/>
      </w:pPr>
      <w:r>
        <w:lastRenderedPageBreak/>
        <w:t>Table 3. Study-level Monte Carlo summaries for 3-month windows.</w:t>
      </w:r>
    </w:p>
    <w:tbl>
      <w:tblPr>
        <w:tblStyle w:val="TableGrid"/>
        <w:tblW w:w="0" w:type="auto"/>
        <w:jc w:val="center"/>
        <w:tblLook w:val="04A0" w:firstRow="1" w:lastRow="0" w:firstColumn="1" w:lastColumn="0" w:noHBand="0" w:noVBand="1"/>
      </w:tblPr>
      <w:tblGrid>
        <w:gridCol w:w="1477"/>
        <w:gridCol w:w="1376"/>
        <w:gridCol w:w="1389"/>
        <w:gridCol w:w="1384"/>
        <w:gridCol w:w="1384"/>
        <w:gridCol w:w="1386"/>
        <w:gridCol w:w="1386"/>
      </w:tblGrid>
      <w:tr w:rsidR="004B250B" w14:paraId="0C8A25FF" w14:textId="77777777">
        <w:trPr>
          <w:tblHeader/>
          <w:jc w:val="center"/>
        </w:trPr>
        <w:tc>
          <w:tcPr>
            <w:tcW w:w="1399" w:type="dxa"/>
            <w:shd w:val="clear" w:color="auto" w:fill="D9EAF7"/>
            <w:vAlign w:val="center"/>
          </w:tcPr>
          <w:p w14:paraId="08745A5E" w14:textId="77777777" w:rsidR="004B250B" w:rsidRDefault="00000000">
            <w:pPr>
              <w:jc w:val="center"/>
            </w:pPr>
            <w:r>
              <w:rPr>
                <w:rFonts w:ascii="Arial" w:hAnsi="Arial"/>
                <w:b/>
                <w:sz w:val="15"/>
              </w:rPr>
              <w:t>Cohort</w:t>
            </w:r>
          </w:p>
        </w:tc>
        <w:tc>
          <w:tcPr>
            <w:tcW w:w="1399" w:type="dxa"/>
            <w:shd w:val="clear" w:color="auto" w:fill="D9EAF7"/>
            <w:vAlign w:val="center"/>
          </w:tcPr>
          <w:p w14:paraId="72BB8104" w14:textId="77777777" w:rsidR="004B250B" w:rsidRDefault="00000000">
            <w:pPr>
              <w:jc w:val="center"/>
            </w:pPr>
            <w:r>
              <w:rPr>
                <w:rFonts w:ascii="Arial" w:hAnsi="Arial"/>
                <w:b/>
                <w:sz w:val="15"/>
              </w:rPr>
              <w:t>N/study</w:t>
            </w:r>
          </w:p>
        </w:tc>
        <w:tc>
          <w:tcPr>
            <w:tcW w:w="1399" w:type="dxa"/>
            <w:shd w:val="clear" w:color="auto" w:fill="D9EAF7"/>
            <w:vAlign w:val="center"/>
          </w:tcPr>
          <w:p w14:paraId="1E51717D" w14:textId="77777777" w:rsidR="004B250B" w:rsidRDefault="00000000">
            <w:pPr>
              <w:jc w:val="center"/>
            </w:pPr>
            <w:r>
              <w:rPr>
                <w:rFonts w:ascii="Arial" w:hAnsi="Arial"/>
                <w:b/>
                <w:sz w:val="15"/>
              </w:rPr>
              <w:t>Definition</w:t>
            </w:r>
          </w:p>
        </w:tc>
        <w:tc>
          <w:tcPr>
            <w:tcW w:w="1399" w:type="dxa"/>
            <w:shd w:val="clear" w:color="auto" w:fill="D9EAF7"/>
            <w:vAlign w:val="center"/>
          </w:tcPr>
          <w:p w14:paraId="357B85A1" w14:textId="77777777" w:rsidR="004B250B" w:rsidRDefault="00000000">
            <w:pPr>
              <w:jc w:val="center"/>
            </w:pPr>
            <w:r>
              <w:rPr>
                <w:rFonts w:ascii="Arial" w:hAnsi="Arial"/>
                <w:b/>
                <w:sz w:val="15"/>
              </w:rPr>
              <w:t>Mean apparent prevalence</w:t>
            </w:r>
          </w:p>
        </w:tc>
        <w:tc>
          <w:tcPr>
            <w:tcW w:w="1399" w:type="dxa"/>
            <w:shd w:val="clear" w:color="auto" w:fill="D9EAF7"/>
            <w:vAlign w:val="center"/>
          </w:tcPr>
          <w:p w14:paraId="5EC23453" w14:textId="77777777" w:rsidR="004B250B" w:rsidRDefault="00000000">
            <w:pPr>
              <w:jc w:val="center"/>
            </w:pPr>
            <w:r>
              <w:rPr>
                <w:rFonts w:ascii="Arial" w:hAnsi="Arial"/>
                <w:b/>
                <w:sz w:val="15"/>
              </w:rPr>
              <w:t>2.5th–97.5th percentiles</w:t>
            </w:r>
          </w:p>
        </w:tc>
        <w:tc>
          <w:tcPr>
            <w:tcW w:w="1399" w:type="dxa"/>
            <w:shd w:val="clear" w:color="auto" w:fill="D9EAF7"/>
            <w:vAlign w:val="center"/>
          </w:tcPr>
          <w:p w14:paraId="5B5E2EE4"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≥39.1%)</w:t>
            </w:r>
          </w:p>
        </w:tc>
        <w:tc>
          <w:tcPr>
            <w:tcW w:w="1399" w:type="dxa"/>
            <w:shd w:val="clear" w:color="auto" w:fill="D9EAF7"/>
            <w:vAlign w:val="center"/>
          </w:tcPr>
          <w:p w14:paraId="4739B965" w14:textId="77777777" w:rsidR="004B250B" w:rsidRDefault="00000000">
            <w:pPr>
              <w:jc w:val="center"/>
            </w:pPr>
            <w:proofErr w:type="spellStart"/>
            <w:proofErr w:type="gramStart"/>
            <w:r>
              <w:rPr>
                <w:rFonts w:ascii="Arial" w:hAnsi="Arial"/>
                <w:b/>
                <w:sz w:val="15"/>
              </w:rPr>
              <w:t>Pr</w:t>
            </w:r>
            <w:proofErr w:type="spellEnd"/>
            <w:r>
              <w:rPr>
                <w:rFonts w:ascii="Arial" w:hAnsi="Arial"/>
                <w:b/>
                <w:sz w:val="15"/>
              </w:rPr>
              <w:t>(</w:t>
            </w:r>
            <w:proofErr w:type="gramEnd"/>
            <w:r>
              <w:rPr>
                <w:rFonts w:ascii="Arial" w:hAnsi="Arial"/>
                <w:b/>
                <w:sz w:val="15"/>
              </w:rPr>
              <w:t>apparent prevalence ≥44.2%)</w:t>
            </w:r>
          </w:p>
        </w:tc>
      </w:tr>
      <w:tr w:rsidR="004B250B" w14:paraId="73246E16" w14:textId="77777777">
        <w:trPr>
          <w:jc w:val="center"/>
        </w:trPr>
        <w:tc>
          <w:tcPr>
            <w:tcW w:w="1399" w:type="dxa"/>
            <w:vAlign w:val="center"/>
          </w:tcPr>
          <w:p w14:paraId="2AE053FF" w14:textId="77777777" w:rsidR="004B250B" w:rsidRDefault="00000000">
            <w:pPr>
              <w:keepLines/>
              <w:spacing w:after="0"/>
            </w:pPr>
            <w:r>
              <w:t>Healthy ovulatory</w:t>
            </w:r>
          </w:p>
        </w:tc>
        <w:tc>
          <w:tcPr>
            <w:tcW w:w="1399" w:type="dxa"/>
            <w:vAlign w:val="center"/>
          </w:tcPr>
          <w:p w14:paraId="7B03257D" w14:textId="77777777" w:rsidR="004B250B" w:rsidRDefault="00000000">
            <w:pPr>
              <w:keepLines/>
              <w:spacing w:after="0"/>
            </w:pPr>
            <w:r>
              <w:t>30</w:t>
            </w:r>
          </w:p>
        </w:tc>
        <w:tc>
          <w:tcPr>
            <w:tcW w:w="1399" w:type="dxa"/>
            <w:vAlign w:val="center"/>
          </w:tcPr>
          <w:p w14:paraId="42C23408" w14:textId="77777777" w:rsidR="004B250B" w:rsidRDefault="00000000">
            <w:pPr>
              <w:keepLines/>
              <w:spacing w:after="0"/>
            </w:pPr>
            <w:r>
              <w:t>Windowed Herzog thresholds</w:t>
            </w:r>
          </w:p>
        </w:tc>
        <w:tc>
          <w:tcPr>
            <w:tcW w:w="1399" w:type="dxa"/>
            <w:vAlign w:val="center"/>
          </w:tcPr>
          <w:p w14:paraId="2F52E7E8" w14:textId="77777777" w:rsidR="004B250B" w:rsidRDefault="00000000">
            <w:pPr>
              <w:keepLines/>
              <w:spacing w:after="0"/>
            </w:pPr>
            <w:r>
              <w:t>37.6%</w:t>
            </w:r>
          </w:p>
        </w:tc>
        <w:tc>
          <w:tcPr>
            <w:tcW w:w="1399" w:type="dxa"/>
            <w:vAlign w:val="center"/>
          </w:tcPr>
          <w:p w14:paraId="1A977052" w14:textId="77777777" w:rsidR="004B250B" w:rsidRDefault="00000000">
            <w:pPr>
              <w:keepLines/>
              <w:spacing w:after="0"/>
            </w:pPr>
            <w:r>
              <w:t>20.0%–56.7%</w:t>
            </w:r>
          </w:p>
        </w:tc>
        <w:tc>
          <w:tcPr>
            <w:tcW w:w="1399" w:type="dxa"/>
            <w:vAlign w:val="center"/>
          </w:tcPr>
          <w:p w14:paraId="3EBCC6BE" w14:textId="77777777" w:rsidR="004B250B" w:rsidRDefault="00000000">
            <w:pPr>
              <w:keepLines/>
              <w:spacing w:after="0"/>
            </w:pPr>
            <w:r>
              <w:t>45.9%</w:t>
            </w:r>
          </w:p>
        </w:tc>
        <w:tc>
          <w:tcPr>
            <w:tcW w:w="1399" w:type="dxa"/>
            <w:vAlign w:val="center"/>
          </w:tcPr>
          <w:p w14:paraId="6B212F67" w14:textId="77777777" w:rsidR="004B250B" w:rsidRDefault="00000000">
            <w:pPr>
              <w:keepLines/>
              <w:spacing w:after="0"/>
            </w:pPr>
            <w:r>
              <w:t>19.8%</w:t>
            </w:r>
          </w:p>
        </w:tc>
      </w:tr>
      <w:tr w:rsidR="004B250B" w14:paraId="03376AC5" w14:textId="77777777">
        <w:trPr>
          <w:jc w:val="center"/>
        </w:trPr>
        <w:tc>
          <w:tcPr>
            <w:tcW w:w="1399" w:type="dxa"/>
            <w:vAlign w:val="center"/>
          </w:tcPr>
          <w:p w14:paraId="57A042F1" w14:textId="77777777" w:rsidR="004B250B" w:rsidRDefault="004B250B">
            <w:pPr>
              <w:keepLines/>
              <w:spacing w:after="0"/>
            </w:pPr>
          </w:p>
        </w:tc>
        <w:tc>
          <w:tcPr>
            <w:tcW w:w="1399" w:type="dxa"/>
            <w:vAlign w:val="center"/>
          </w:tcPr>
          <w:p w14:paraId="3A35089E" w14:textId="77777777" w:rsidR="004B250B" w:rsidRDefault="00000000">
            <w:pPr>
              <w:keepLines/>
              <w:spacing w:after="0"/>
            </w:pPr>
            <w:r>
              <w:t>30</w:t>
            </w:r>
          </w:p>
        </w:tc>
        <w:tc>
          <w:tcPr>
            <w:tcW w:w="1399" w:type="dxa"/>
            <w:vAlign w:val="center"/>
          </w:tcPr>
          <w:p w14:paraId="1F9872E9" w14:textId="77777777" w:rsidR="004B250B" w:rsidRDefault="00000000">
            <w:pPr>
              <w:keepLines/>
              <w:spacing w:after="0"/>
            </w:pPr>
            <w:r>
              <w:t>Windowed Herzog C1/C2 union</w:t>
            </w:r>
          </w:p>
        </w:tc>
        <w:tc>
          <w:tcPr>
            <w:tcW w:w="1399" w:type="dxa"/>
            <w:vAlign w:val="center"/>
          </w:tcPr>
          <w:p w14:paraId="367D227F" w14:textId="77777777" w:rsidR="004B250B" w:rsidRDefault="00000000">
            <w:pPr>
              <w:keepLines/>
              <w:spacing w:after="0"/>
            </w:pPr>
            <w:r>
              <w:t>37.6%</w:t>
            </w:r>
          </w:p>
        </w:tc>
        <w:tc>
          <w:tcPr>
            <w:tcW w:w="1399" w:type="dxa"/>
            <w:vAlign w:val="center"/>
          </w:tcPr>
          <w:p w14:paraId="79A13168" w14:textId="77777777" w:rsidR="004B250B" w:rsidRDefault="00000000">
            <w:pPr>
              <w:keepLines/>
              <w:spacing w:after="0"/>
            </w:pPr>
            <w:r>
              <w:t>20.0%–56.7%</w:t>
            </w:r>
          </w:p>
        </w:tc>
        <w:tc>
          <w:tcPr>
            <w:tcW w:w="1399" w:type="dxa"/>
            <w:vAlign w:val="center"/>
          </w:tcPr>
          <w:p w14:paraId="37F169BA" w14:textId="77777777" w:rsidR="004B250B" w:rsidRDefault="00000000">
            <w:pPr>
              <w:keepLines/>
              <w:spacing w:after="0"/>
            </w:pPr>
            <w:r>
              <w:t>45.9%</w:t>
            </w:r>
          </w:p>
        </w:tc>
        <w:tc>
          <w:tcPr>
            <w:tcW w:w="1399" w:type="dxa"/>
            <w:vAlign w:val="center"/>
          </w:tcPr>
          <w:p w14:paraId="4371E3A8" w14:textId="77777777" w:rsidR="004B250B" w:rsidRDefault="00000000">
            <w:pPr>
              <w:keepLines/>
              <w:spacing w:after="0"/>
            </w:pPr>
            <w:r>
              <w:t>19.8%</w:t>
            </w:r>
          </w:p>
        </w:tc>
      </w:tr>
      <w:tr w:rsidR="004B250B" w14:paraId="7C188D2E" w14:textId="77777777">
        <w:trPr>
          <w:jc w:val="center"/>
        </w:trPr>
        <w:tc>
          <w:tcPr>
            <w:tcW w:w="1399" w:type="dxa"/>
            <w:vAlign w:val="center"/>
          </w:tcPr>
          <w:p w14:paraId="0007A6AA" w14:textId="77777777" w:rsidR="004B250B" w:rsidRDefault="004B250B">
            <w:pPr>
              <w:keepLines/>
              <w:spacing w:after="0"/>
            </w:pPr>
          </w:p>
        </w:tc>
        <w:tc>
          <w:tcPr>
            <w:tcW w:w="1399" w:type="dxa"/>
            <w:vAlign w:val="center"/>
          </w:tcPr>
          <w:p w14:paraId="409189D9" w14:textId="77777777" w:rsidR="004B250B" w:rsidRDefault="00000000">
            <w:pPr>
              <w:keepLines/>
              <w:spacing w:after="0"/>
            </w:pPr>
            <w:r>
              <w:t>50</w:t>
            </w:r>
          </w:p>
        </w:tc>
        <w:tc>
          <w:tcPr>
            <w:tcW w:w="1399" w:type="dxa"/>
            <w:vAlign w:val="center"/>
          </w:tcPr>
          <w:p w14:paraId="2A621C40" w14:textId="77777777" w:rsidR="004B250B" w:rsidRDefault="00000000">
            <w:pPr>
              <w:keepLines/>
              <w:spacing w:after="0"/>
            </w:pPr>
            <w:r>
              <w:t>Windowed Herzog thresholds</w:t>
            </w:r>
          </w:p>
        </w:tc>
        <w:tc>
          <w:tcPr>
            <w:tcW w:w="1399" w:type="dxa"/>
            <w:vAlign w:val="center"/>
          </w:tcPr>
          <w:p w14:paraId="10E284AA" w14:textId="77777777" w:rsidR="004B250B" w:rsidRDefault="00000000">
            <w:pPr>
              <w:keepLines/>
              <w:spacing w:after="0"/>
            </w:pPr>
            <w:r>
              <w:t>37.8%</w:t>
            </w:r>
          </w:p>
        </w:tc>
        <w:tc>
          <w:tcPr>
            <w:tcW w:w="1399" w:type="dxa"/>
            <w:vAlign w:val="center"/>
          </w:tcPr>
          <w:p w14:paraId="5D083730" w14:textId="77777777" w:rsidR="004B250B" w:rsidRDefault="00000000">
            <w:pPr>
              <w:keepLines/>
              <w:spacing w:after="0"/>
            </w:pPr>
            <w:r>
              <w:t>24.0%–52.0%</w:t>
            </w:r>
          </w:p>
        </w:tc>
        <w:tc>
          <w:tcPr>
            <w:tcW w:w="1399" w:type="dxa"/>
            <w:vAlign w:val="center"/>
          </w:tcPr>
          <w:p w14:paraId="1F3A0694" w14:textId="77777777" w:rsidR="004B250B" w:rsidRDefault="00000000">
            <w:pPr>
              <w:keepLines/>
              <w:spacing w:after="0"/>
            </w:pPr>
            <w:r>
              <w:t>42.6%</w:t>
            </w:r>
          </w:p>
        </w:tc>
        <w:tc>
          <w:tcPr>
            <w:tcW w:w="1399" w:type="dxa"/>
            <w:vAlign w:val="center"/>
          </w:tcPr>
          <w:p w14:paraId="101B22F3" w14:textId="77777777" w:rsidR="004B250B" w:rsidRDefault="00000000">
            <w:pPr>
              <w:keepLines/>
              <w:spacing w:after="0"/>
            </w:pPr>
            <w:r>
              <w:t>14.7%</w:t>
            </w:r>
          </w:p>
        </w:tc>
      </w:tr>
      <w:tr w:rsidR="004B250B" w14:paraId="575AB55E" w14:textId="77777777">
        <w:trPr>
          <w:jc w:val="center"/>
        </w:trPr>
        <w:tc>
          <w:tcPr>
            <w:tcW w:w="1399" w:type="dxa"/>
            <w:vAlign w:val="center"/>
          </w:tcPr>
          <w:p w14:paraId="54ED13CC" w14:textId="77777777" w:rsidR="004B250B" w:rsidRDefault="004B250B">
            <w:pPr>
              <w:keepLines/>
              <w:spacing w:after="0"/>
            </w:pPr>
          </w:p>
        </w:tc>
        <w:tc>
          <w:tcPr>
            <w:tcW w:w="1399" w:type="dxa"/>
            <w:vAlign w:val="center"/>
          </w:tcPr>
          <w:p w14:paraId="261D5D24" w14:textId="77777777" w:rsidR="004B250B" w:rsidRDefault="00000000">
            <w:pPr>
              <w:keepLines/>
              <w:spacing w:after="0"/>
            </w:pPr>
            <w:r>
              <w:t>50</w:t>
            </w:r>
          </w:p>
        </w:tc>
        <w:tc>
          <w:tcPr>
            <w:tcW w:w="1399" w:type="dxa"/>
            <w:vAlign w:val="center"/>
          </w:tcPr>
          <w:p w14:paraId="4F8AF45C" w14:textId="77777777" w:rsidR="004B250B" w:rsidRDefault="00000000">
            <w:pPr>
              <w:keepLines/>
              <w:spacing w:after="0"/>
            </w:pPr>
            <w:r>
              <w:t>Windowed Herzog C1/C2 union</w:t>
            </w:r>
          </w:p>
        </w:tc>
        <w:tc>
          <w:tcPr>
            <w:tcW w:w="1399" w:type="dxa"/>
            <w:vAlign w:val="center"/>
          </w:tcPr>
          <w:p w14:paraId="20CD55CD" w14:textId="77777777" w:rsidR="004B250B" w:rsidRDefault="00000000">
            <w:pPr>
              <w:keepLines/>
              <w:spacing w:after="0"/>
            </w:pPr>
            <w:r>
              <w:t>37.8%</w:t>
            </w:r>
          </w:p>
        </w:tc>
        <w:tc>
          <w:tcPr>
            <w:tcW w:w="1399" w:type="dxa"/>
            <w:vAlign w:val="center"/>
          </w:tcPr>
          <w:p w14:paraId="00614DED" w14:textId="77777777" w:rsidR="004B250B" w:rsidRDefault="00000000">
            <w:pPr>
              <w:keepLines/>
              <w:spacing w:after="0"/>
            </w:pPr>
            <w:r>
              <w:t>24.0%–52.0%</w:t>
            </w:r>
          </w:p>
        </w:tc>
        <w:tc>
          <w:tcPr>
            <w:tcW w:w="1399" w:type="dxa"/>
            <w:vAlign w:val="center"/>
          </w:tcPr>
          <w:p w14:paraId="2FF73645" w14:textId="77777777" w:rsidR="004B250B" w:rsidRDefault="00000000">
            <w:pPr>
              <w:keepLines/>
              <w:spacing w:after="0"/>
            </w:pPr>
            <w:r>
              <w:t>42.6%</w:t>
            </w:r>
          </w:p>
        </w:tc>
        <w:tc>
          <w:tcPr>
            <w:tcW w:w="1399" w:type="dxa"/>
            <w:vAlign w:val="center"/>
          </w:tcPr>
          <w:p w14:paraId="39E9BF3F" w14:textId="77777777" w:rsidR="004B250B" w:rsidRDefault="00000000">
            <w:pPr>
              <w:keepLines/>
              <w:spacing w:after="0"/>
            </w:pPr>
            <w:r>
              <w:t>14.7%</w:t>
            </w:r>
          </w:p>
        </w:tc>
      </w:tr>
      <w:tr w:rsidR="004B250B" w14:paraId="015765A7" w14:textId="77777777">
        <w:trPr>
          <w:jc w:val="center"/>
        </w:trPr>
        <w:tc>
          <w:tcPr>
            <w:tcW w:w="1399" w:type="dxa"/>
            <w:vAlign w:val="center"/>
          </w:tcPr>
          <w:p w14:paraId="4DECBD0D" w14:textId="77777777" w:rsidR="004B250B" w:rsidRDefault="004B250B">
            <w:pPr>
              <w:keepLines/>
              <w:spacing w:after="0"/>
            </w:pPr>
          </w:p>
        </w:tc>
        <w:tc>
          <w:tcPr>
            <w:tcW w:w="1399" w:type="dxa"/>
            <w:vAlign w:val="center"/>
          </w:tcPr>
          <w:p w14:paraId="0E1D76C4" w14:textId="77777777" w:rsidR="004B250B" w:rsidRDefault="00000000">
            <w:pPr>
              <w:keepLines/>
              <w:spacing w:after="0"/>
            </w:pPr>
            <w:r>
              <w:t>100</w:t>
            </w:r>
          </w:p>
        </w:tc>
        <w:tc>
          <w:tcPr>
            <w:tcW w:w="1399" w:type="dxa"/>
            <w:vAlign w:val="center"/>
          </w:tcPr>
          <w:p w14:paraId="1B61E4EB" w14:textId="77777777" w:rsidR="004B250B" w:rsidRDefault="00000000">
            <w:pPr>
              <w:keepLines/>
              <w:spacing w:after="0"/>
            </w:pPr>
            <w:r>
              <w:t>Windowed Herzog thresholds</w:t>
            </w:r>
          </w:p>
        </w:tc>
        <w:tc>
          <w:tcPr>
            <w:tcW w:w="1399" w:type="dxa"/>
            <w:vAlign w:val="center"/>
          </w:tcPr>
          <w:p w14:paraId="1597C931" w14:textId="77777777" w:rsidR="004B250B" w:rsidRDefault="00000000">
            <w:pPr>
              <w:keepLines/>
              <w:spacing w:after="0"/>
            </w:pPr>
            <w:r>
              <w:t>37.6%</w:t>
            </w:r>
          </w:p>
        </w:tc>
        <w:tc>
          <w:tcPr>
            <w:tcW w:w="1399" w:type="dxa"/>
            <w:vAlign w:val="center"/>
          </w:tcPr>
          <w:p w14:paraId="7B0E0AA7" w14:textId="77777777" w:rsidR="004B250B" w:rsidRDefault="00000000">
            <w:pPr>
              <w:keepLines/>
              <w:spacing w:after="0"/>
            </w:pPr>
            <w:r>
              <w:t>28.0%–47.0%</w:t>
            </w:r>
          </w:p>
        </w:tc>
        <w:tc>
          <w:tcPr>
            <w:tcW w:w="1399" w:type="dxa"/>
            <w:vAlign w:val="center"/>
          </w:tcPr>
          <w:p w14:paraId="64BBAF2A" w14:textId="77777777" w:rsidR="004B250B" w:rsidRDefault="00000000">
            <w:pPr>
              <w:keepLines/>
              <w:spacing w:after="0"/>
            </w:pPr>
            <w:r>
              <w:t>34.6%</w:t>
            </w:r>
          </w:p>
        </w:tc>
        <w:tc>
          <w:tcPr>
            <w:tcW w:w="1399" w:type="dxa"/>
            <w:vAlign w:val="center"/>
          </w:tcPr>
          <w:p w14:paraId="0F3BB9E6" w14:textId="77777777" w:rsidR="004B250B" w:rsidRDefault="00000000">
            <w:pPr>
              <w:keepLines/>
              <w:spacing w:after="0"/>
            </w:pPr>
            <w:r>
              <w:t>8.1%</w:t>
            </w:r>
          </w:p>
        </w:tc>
      </w:tr>
      <w:tr w:rsidR="004B250B" w14:paraId="5ADAF89D" w14:textId="77777777">
        <w:trPr>
          <w:jc w:val="center"/>
        </w:trPr>
        <w:tc>
          <w:tcPr>
            <w:tcW w:w="1399" w:type="dxa"/>
            <w:vAlign w:val="center"/>
          </w:tcPr>
          <w:p w14:paraId="10E37AE2" w14:textId="77777777" w:rsidR="004B250B" w:rsidRDefault="004B250B">
            <w:pPr>
              <w:keepLines/>
              <w:spacing w:after="0"/>
            </w:pPr>
          </w:p>
        </w:tc>
        <w:tc>
          <w:tcPr>
            <w:tcW w:w="1399" w:type="dxa"/>
            <w:vAlign w:val="center"/>
          </w:tcPr>
          <w:p w14:paraId="01EDE0F6" w14:textId="77777777" w:rsidR="004B250B" w:rsidRDefault="00000000">
            <w:pPr>
              <w:keepLines/>
              <w:spacing w:after="0"/>
            </w:pPr>
            <w:r>
              <w:t>100</w:t>
            </w:r>
          </w:p>
        </w:tc>
        <w:tc>
          <w:tcPr>
            <w:tcW w:w="1399" w:type="dxa"/>
            <w:vAlign w:val="center"/>
          </w:tcPr>
          <w:p w14:paraId="1DDBE678" w14:textId="77777777" w:rsidR="004B250B" w:rsidRDefault="00000000">
            <w:pPr>
              <w:keepLines/>
              <w:spacing w:after="0"/>
            </w:pPr>
            <w:r>
              <w:t>Windowed Herzog C1/C2 union</w:t>
            </w:r>
          </w:p>
        </w:tc>
        <w:tc>
          <w:tcPr>
            <w:tcW w:w="1399" w:type="dxa"/>
            <w:vAlign w:val="center"/>
          </w:tcPr>
          <w:p w14:paraId="1825420F" w14:textId="77777777" w:rsidR="004B250B" w:rsidRDefault="00000000">
            <w:pPr>
              <w:keepLines/>
              <w:spacing w:after="0"/>
            </w:pPr>
            <w:r>
              <w:t>37.6%</w:t>
            </w:r>
          </w:p>
        </w:tc>
        <w:tc>
          <w:tcPr>
            <w:tcW w:w="1399" w:type="dxa"/>
            <w:vAlign w:val="center"/>
          </w:tcPr>
          <w:p w14:paraId="6863EB9D" w14:textId="77777777" w:rsidR="004B250B" w:rsidRDefault="00000000">
            <w:pPr>
              <w:keepLines/>
              <w:spacing w:after="0"/>
            </w:pPr>
            <w:r>
              <w:t>28.0%–47.0%</w:t>
            </w:r>
          </w:p>
        </w:tc>
        <w:tc>
          <w:tcPr>
            <w:tcW w:w="1399" w:type="dxa"/>
            <w:vAlign w:val="center"/>
          </w:tcPr>
          <w:p w14:paraId="5C52C408" w14:textId="77777777" w:rsidR="004B250B" w:rsidRDefault="00000000">
            <w:pPr>
              <w:keepLines/>
              <w:spacing w:after="0"/>
            </w:pPr>
            <w:r>
              <w:t>34.6%</w:t>
            </w:r>
          </w:p>
        </w:tc>
        <w:tc>
          <w:tcPr>
            <w:tcW w:w="1399" w:type="dxa"/>
            <w:vAlign w:val="center"/>
          </w:tcPr>
          <w:p w14:paraId="6E374EE7" w14:textId="77777777" w:rsidR="004B250B" w:rsidRDefault="00000000">
            <w:pPr>
              <w:keepLines/>
              <w:spacing w:after="0"/>
            </w:pPr>
            <w:r>
              <w:t>8.1%</w:t>
            </w:r>
          </w:p>
        </w:tc>
      </w:tr>
      <w:tr w:rsidR="004B250B" w14:paraId="5E9B669A" w14:textId="77777777">
        <w:trPr>
          <w:jc w:val="center"/>
        </w:trPr>
        <w:tc>
          <w:tcPr>
            <w:tcW w:w="1399" w:type="dxa"/>
            <w:vAlign w:val="center"/>
          </w:tcPr>
          <w:p w14:paraId="1D809340" w14:textId="77777777" w:rsidR="004B250B" w:rsidRDefault="00000000">
            <w:pPr>
              <w:keepLines/>
              <w:spacing w:after="0"/>
            </w:pPr>
            <w:r>
              <w:t>Heterogeneous menstruating-age</w:t>
            </w:r>
          </w:p>
        </w:tc>
        <w:tc>
          <w:tcPr>
            <w:tcW w:w="1399" w:type="dxa"/>
            <w:vAlign w:val="center"/>
          </w:tcPr>
          <w:p w14:paraId="689DCD86" w14:textId="77777777" w:rsidR="004B250B" w:rsidRDefault="00000000">
            <w:pPr>
              <w:keepLines/>
              <w:spacing w:after="0"/>
            </w:pPr>
            <w:r>
              <w:t>30</w:t>
            </w:r>
          </w:p>
        </w:tc>
        <w:tc>
          <w:tcPr>
            <w:tcW w:w="1399" w:type="dxa"/>
            <w:vAlign w:val="center"/>
          </w:tcPr>
          <w:p w14:paraId="08E26E44" w14:textId="77777777" w:rsidR="004B250B" w:rsidRDefault="00000000">
            <w:pPr>
              <w:keepLines/>
              <w:spacing w:after="0"/>
            </w:pPr>
            <w:r>
              <w:t>Windowed Herzog thresholds</w:t>
            </w:r>
          </w:p>
        </w:tc>
        <w:tc>
          <w:tcPr>
            <w:tcW w:w="1399" w:type="dxa"/>
            <w:vAlign w:val="center"/>
          </w:tcPr>
          <w:p w14:paraId="71ACDF59" w14:textId="77777777" w:rsidR="004B250B" w:rsidRDefault="00000000">
            <w:pPr>
              <w:keepLines/>
              <w:spacing w:after="0"/>
            </w:pPr>
            <w:r>
              <w:t>46.1%</w:t>
            </w:r>
          </w:p>
        </w:tc>
        <w:tc>
          <w:tcPr>
            <w:tcW w:w="1399" w:type="dxa"/>
            <w:vAlign w:val="center"/>
          </w:tcPr>
          <w:p w14:paraId="10013F76" w14:textId="77777777" w:rsidR="004B250B" w:rsidRDefault="00000000">
            <w:pPr>
              <w:keepLines/>
              <w:spacing w:after="0"/>
            </w:pPr>
            <w:r>
              <w:t>30.0%–63.3%</w:t>
            </w:r>
          </w:p>
        </w:tc>
        <w:tc>
          <w:tcPr>
            <w:tcW w:w="1399" w:type="dxa"/>
            <w:vAlign w:val="center"/>
          </w:tcPr>
          <w:p w14:paraId="1AEC5B86" w14:textId="77777777" w:rsidR="004B250B" w:rsidRDefault="00000000">
            <w:pPr>
              <w:keepLines/>
              <w:spacing w:after="0"/>
            </w:pPr>
            <w:r>
              <w:t>79.9%</w:t>
            </w:r>
          </w:p>
        </w:tc>
        <w:tc>
          <w:tcPr>
            <w:tcW w:w="1399" w:type="dxa"/>
            <w:vAlign w:val="center"/>
          </w:tcPr>
          <w:p w14:paraId="787FEC5B" w14:textId="77777777" w:rsidR="004B250B" w:rsidRDefault="00000000">
            <w:pPr>
              <w:keepLines/>
              <w:spacing w:after="0"/>
            </w:pPr>
            <w:r>
              <w:t>54.2%</w:t>
            </w:r>
          </w:p>
        </w:tc>
      </w:tr>
      <w:tr w:rsidR="004B250B" w14:paraId="69FA023E" w14:textId="77777777">
        <w:trPr>
          <w:jc w:val="center"/>
        </w:trPr>
        <w:tc>
          <w:tcPr>
            <w:tcW w:w="1399" w:type="dxa"/>
            <w:vAlign w:val="center"/>
          </w:tcPr>
          <w:p w14:paraId="0ABC126B" w14:textId="77777777" w:rsidR="004B250B" w:rsidRDefault="004B250B">
            <w:pPr>
              <w:keepLines/>
              <w:spacing w:after="0"/>
            </w:pPr>
          </w:p>
        </w:tc>
        <w:tc>
          <w:tcPr>
            <w:tcW w:w="1399" w:type="dxa"/>
            <w:vAlign w:val="center"/>
          </w:tcPr>
          <w:p w14:paraId="6C1B38A2" w14:textId="77777777" w:rsidR="004B250B" w:rsidRDefault="00000000">
            <w:pPr>
              <w:keepLines/>
              <w:spacing w:after="0"/>
            </w:pPr>
            <w:r>
              <w:t>30</w:t>
            </w:r>
          </w:p>
        </w:tc>
        <w:tc>
          <w:tcPr>
            <w:tcW w:w="1399" w:type="dxa"/>
            <w:vAlign w:val="center"/>
          </w:tcPr>
          <w:p w14:paraId="6B588DAB" w14:textId="77777777" w:rsidR="004B250B" w:rsidRDefault="00000000">
            <w:pPr>
              <w:keepLines/>
              <w:spacing w:after="0"/>
            </w:pPr>
            <w:r>
              <w:t>Windowed Herzog C1/C2 union</w:t>
            </w:r>
          </w:p>
        </w:tc>
        <w:tc>
          <w:tcPr>
            <w:tcW w:w="1399" w:type="dxa"/>
            <w:vAlign w:val="center"/>
          </w:tcPr>
          <w:p w14:paraId="3F3FCBD6" w14:textId="77777777" w:rsidR="004B250B" w:rsidRDefault="00000000">
            <w:pPr>
              <w:keepLines/>
              <w:spacing w:after="0"/>
            </w:pPr>
            <w:r>
              <w:t>38.1%</w:t>
            </w:r>
          </w:p>
        </w:tc>
        <w:tc>
          <w:tcPr>
            <w:tcW w:w="1399" w:type="dxa"/>
            <w:vAlign w:val="center"/>
          </w:tcPr>
          <w:p w14:paraId="0D7BAE2E" w14:textId="77777777" w:rsidR="004B250B" w:rsidRDefault="00000000">
            <w:pPr>
              <w:keepLines/>
              <w:spacing w:after="0"/>
            </w:pPr>
            <w:r>
              <w:t>20.0%–56.7%</w:t>
            </w:r>
          </w:p>
        </w:tc>
        <w:tc>
          <w:tcPr>
            <w:tcW w:w="1399" w:type="dxa"/>
            <w:vAlign w:val="center"/>
          </w:tcPr>
          <w:p w14:paraId="5CD5E197" w14:textId="77777777" w:rsidR="004B250B" w:rsidRDefault="00000000">
            <w:pPr>
              <w:keepLines/>
              <w:spacing w:after="0"/>
            </w:pPr>
            <w:r>
              <w:t>48.3%</w:t>
            </w:r>
          </w:p>
        </w:tc>
        <w:tc>
          <w:tcPr>
            <w:tcW w:w="1399" w:type="dxa"/>
            <w:vAlign w:val="center"/>
          </w:tcPr>
          <w:p w14:paraId="143C579E" w14:textId="77777777" w:rsidR="004B250B" w:rsidRDefault="00000000">
            <w:pPr>
              <w:keepLines/>
              <w:spacing w:after="0"/>
            </w:pPr>
            <w:r>
              <w:t>21.6%</w:t>
            </w:r>
          </w:p>
        </w:tc>
      </w:tr>
      <w:tr w:rsidR="004B250B" w14:paraId="487F791D" w14:textId="77777777">
        <w:trPr>
          <w:jc w:val="center"/>
        </w:trPr>
        <w:tc>
          <w:tcPr>
            <w:tcW w:w="1399" w:type="dxa"/>
            <w:vAlign w:val="center"/>
          </w:tcPr>
          <w:p w14:paraId="3734E70E" w14:textId="77777777" w:rsidR="004B250B" w:rsidRDefault="004B250B">
            <w:pPr>
              <w:keepLines/>
              <w:spacing w:after="0"/>
            </w:pPr>
          </w:p>
        </w:tc>
        <w:tc>
          <w:tcPr>
            <w:tcW w:w="1399" w:type="dxa"/>
            <w:vAlign w:val="center"/>
          </w:tcPr>
          <w:p w14:paraId="0390D876" w14:textId="77777777" w:rsidR="004B250B" w:rsidRDefault="00000000">
            <w:pPr>
              <w:keepLines/>
              <w:spacing w:after="0"/>
            </w:pPr>
            <w:r>
              <w:t>50</w:t>
            </w:r>
          </w:p>
        </w:tc>
        <w:tc>
          <w:tcPr>
            <w:tcW w:w="1399" w:type="dxa"/>
            <w:vAlign w:val="center"/>
          </w:tcPr>
          <w:p w14:paraId="66CCC835" w14:textId="77777777" w:rsidR="004B250B" w:rsidRDefault="00000000">
            <w:pPr>
              <w:keepLines/>
              <w:spacing w:after="0"/>
            </w:pPr>
            <w:r>
              <w:t>Windowed Herzog thresholds</w:t>
            </w:r>
          </w:p>
        </w:tc>
        <w:tc>
          <w:tcPr>
            <w:tcW w:w="1399" w:type="dxa"/>
            <w:vAlign w:val="center"/>
          </w:tcPr>
          <w:p w14:paraId="592992F0" w14:textId="77777777" w:rsidR="004B250B" w:rsidRDefault="00000000">
            <w:pPr>
              <w:keepLines/>
              <w:spacing w:after="0"/>
            </w:pPr>
            <w:r>
              <w:t>46.1%</w:t>
            </w:r>
          </w:p>
        </w:tc>
        <w:tc>
          <w:tcPr>
            <w:tcW w:w="1399" w:type="dxa"/>
            <w:vAlign w:val="center"/>
          </w:tcPr>
          <w:p w14:paraId="2AF6DA6E" w14:textId="77777777" w:rsidR="004B250B" w:rsidRDefault="00000000">
            <w:pPr>
              <w:keepLines/>
              <w:spacing w:after="0"/>
            </w:pPr>
            <w:r>
              <w:t>32.0%–60.0%</w:t>
            </w:r>
          </w:p>
        </w:tc>
        <w:tc>
          <w:tcPr>
            <w:tcW w:w="1399" w:type="dxa"/>
            <w:vAlign w:val="center"/>
          </w:tcPr>
          <w:p w14:paraId="5B266E40" w14:textId="77777777" w:rsidR="004B250B" w:rsidRDefault="00000000">
            <w:pPr>
              <w:keepLines/>
              <w:spacing w:after="0"/>
            </w:pPr>
            <w:r>
              <w:t>84.3%</w:t>
            </w:r>
          </w:p>
        </w:tc>
        <w:tc>
          <w:tcPr>
            <w:tcW w:w="1399" w:type="dxa"/>
            <w:vAlign w:val="center"/>
          </w:tcPr>
          <w:p w14:paraId="6C60613E" w14:textId="77777777" w:rsidR="004B250B" w:rsidRDefault="00000000">
            <w:pPr>
              <w:keepLines/>
              <w:spacing w:after="0"/>
            </w:pPr>
            <w:r>
              <w:t>56.1%</w:t>
            </w:r>
          </w:p>
        </w:tc>
      </w:tr>
      <w:tr w:rsidR="004B250B" w14:paraId="47AB05D3" w14:textId="77777777">
        <w:trPr>
          <w:jc w:val="center"/>
        </w:trPr>
        <w:tc>
          <w:tcPr>
            <w:tcW w:w="1399" w:type="dxa"/>
            <w:vAlign w:val="center"/>
          </w:tcPr>
          <w:p w14:paraId="5D563576" w14:textId="77777777" w:rsidR="004B250B" w:rsidRDefault="004B250B">
            <w:pPr>
              <w:keepLines/>
              <w:spacing w:after="0"/>
            </w:pPr>
          </w:p>
        </w:tc>
        <w:tc>
          <w:tcPr>
            <w:tcW w:w="1399" w:type="dxa"/>
            <w:vAlign w:val="center"/>
          </w:tcPr>
          <w:p w14:paraId="4F4DC73C" w14:textId="77777777" w:rsidR="004B250B" w:rsidRDefault="00000000">
            <w:pPr>
              <w:keepLines/>
              <w:spacing w:after="0"/>
            </w:pPr>
            <w:r>
              <w:t>50</w:t>
            </w:r>
          </w:p>
        </w:tc>
        <w:tc>
          <w:tcPr>
            <w:tcW w:w="1399" w:type="dxa"/>
            <w:vAlign w:val="center"/>
          </w:tcPr>
          <w:p w14:paraId="75E11AB1" w14:textId="77777777" w:rsidR="004B250B" w:rsidRDefault="00000000">
            <w:pPr>
              <w:keepLines/>
              <w:spacing w:after="0"/>
            </w:pPr>
            <w:r>
              <w:t>Windowed Herzog C1/C2 union</w:t>
            </w:r>
          </w:p>
        </w:tc>
        <w:tc>
          <w:tcPr>
            <w:tcW w:w="1399" w:type="dxa"/>
            <w:vAlign w:val="center"/>
          </w:tcPr>
          <w:p w14:paraId="57C9E698" w14:textId="77777777" w:rsidR="004B250B" w:rsidRDefault="00000000">
            <w:pPr>
              <w:keepLines/>
              <w:spacing w:after="0"/>
            </w:pPr>
            <w:r>
              <w:t>38.1%</w:t>
            </w:r>
          </w:p>
        </w:tc>
        <w:tc>
          <w:tcPr>
            <w:tcW w:w="1399" w:type="dxa"/>
            <w:vAlign w:val="center"/>
          </w:tcPr>
          <w:p w14:paraId="77A03D71" w14:textId="77777777" w:rsidR="004B250B" w:rsidRDefault="00000000">
            <w:pPr>
              <w:keepLines/>
              <w:spacing w:after="0"/>
            </w:pPr>
            <w:r>
              <w:t>24.0%–52.0%</w:t>
            </w:r>
          </w:p>
        </w:tc>
        <w:tc>
          <w:tcPr>
            <w:tcW w:w="1399" w:type="dxa"/>
            <w:vAlign w:val="center"/>
          </w:tcPr>
          <w:p w14:paraId="59620B4A" w14:textId="77777777" w:rsidR="004B250B" w:rsidRDefault="00000000">
            <w:pPr>
              <w:keepLines/>
              <w:spacing w:after="0"/>
            </w:pPr>
            <w:r>
              <w:t>44.2%</w:t>
            </w:r>
          </w:p>
        </w:tc>
        <w:tc>
          <w:tcPr>
            <w:tcW w:w="1399" w:type="dxa"/>
            <w:vAlign w:val="center"/>
          </w:tcPr>
          <w:p w14:paraId="2157FDA9" w14:textId="77777777" w:rsidR="004B250B" w:rsidRDefault="00000000">
            <w:pPr>
              <w:keepLines/>
              <w:spacing w:after="0"/>
            </w:pPr>
            <w:r>
              <w:t>16.1%</w:t>
            </w:r>
          </w:p>
        </w:tc>
      </w:tr>
      <w:tr w:rsidR="004B250B" w14:paraId="02C9CA70" w14:textId="77777777">
        <w:trPr>
          <w:jc w:val="center"/>
        </w:trPr>
        <w:tc>
          <w:tcPr>
            <w:tcW w:w="1399" w:type="dxa"/>
            <w:vAlign w:val="center"/>
          </w:tcPr>
          <w:p w14:paraId="070B49CB" w14:textId="77777777" w:rsidR="004B250B" w:rsidRDefault="004B250B">
            <w:pPr>
              <w:keepLines/>
              <w:spacing w:after="0"/>
            </w:pPr>
          </w:p>
        </w:tc>
        <w:tc>
          <w:tcPr>
            <w:tcW w:w="1399" w:type="dxa"/>
            <w:vAlign w:val="center"/>
          </w:tcPr>
          <w:p w14:paraId="571AB7ED" w14:textId="77777777" w:rsidR="004B250B" w:rsidRDefault="00000000">
            <w:pPr>
              <w:keepLines/>
              <w:spacing w:after="0"/>
            </w:pPr>
            <w:r>
              <w:t>100</w:t>
            </w:r>
          </w:p>
        </w:tc>
        <w:tc>
          <w:tcPr>
            <w:tcW w:w="1399" w:type="dxa"/>
            <w:vAlign w:val="center"/>
          </w:tcPr>
          <w:p w14:paraId="370EEE5E" w14:textId="77777777" w:rsidR="004B250B" w:rsidRDefault="00000000">
            <w:pPr>
              <w:keepLines/>
              <w:spacing w:after="0"/>
            </w:pPr>
            <w:r>
              <w:t>Windowed Herzog thresholds</w:t>
            </w:r>
          </w:p>
        </w:tc>
        <w:tc>
          <w:tcPr>
            <w:tcW w:w="1399" w:type="dxa"/>
            <w:vAlign w:val="center"/>
          </w:tcPr>
          <w:p w14:paraId="52DB5BDF" w14:textId="77777777" w:rsidR="004B250B" w:rsidRDefault="00000000">
            <w:pPr>
              <w:keepLines/>
              <w:spacing w:after="0"/>
            </w:pPr>
            <w:r>
              <w:t>46.1%</w:t>
            </w:r>
          </w:p>
        </w:tc>
        <w:tc>
          <w:tcPr>
            <w:tcW w:w="1399" w:type="dxa"/>
            <w:vAlign w:val="center"/>
          </w:tcPr>
          <w:p w14:paraId="44605E0B" w14:textId="77777777" w:rsidR="004B250B" w:rsidRDefault="00000000">
            <w:pPr>
              <w:keepLines/>
              <w:spacing w:after="0"/>
            </w:pPr>
            <w:r>
              <w:t>36.0%–56.0%</w:t>
            </w:r>
          </w:p>
        </w:tc>
        <w:tc>
          <w:tcPr>
            <w:tcW w:w="1399" w:type="dxa"/>
            <w:vAlign w:val="center"/>
          </w:tcPr>
          <w:p w14:paraId="40049247" w14:textId="77777777" w:rsidR="004B250B" w:rsidRDefault="00000000">
            <w:pPr>
              <w:keepLines/>
              <w:spacing w:after="0"/>
            </w:pPr>
            <w:r>
              <w:t>90.4%</w:t>
            </w:r>
          </w:p>
        </w:tc>
        <w:tc>
          <w:tcPr>
            <w:tcW w:w="1399" w:type="dxa"/>
            <w:vAlign w:val="center"/>
          </w:tcPr>
          <w:p w14:paraId="0A6C962C" w14:textId="77777777" w:rsidR="004B250B" w:rsidRDefault="00000000">
            <w:pPr>
              <w:keepLines/>
              <w:spacing w:after="0"/>
            </w:pPr>
            <w:r>
              <w:t>62.6%</w:t>
            </w:r>
          </w:p>
        </w:tc>
      </w:tr>
      <w:tr w:rsidR="004B250B" w14:paraId="5450CF27" w14:textId="77777777">
        <w:trPr>
          <w:jc w:val="center"/>
        </w:trPr>
        <w:tc>
          <w:tcPr>
            <w:tcW w:w="1399" w:type="dxa"/>
            <w:vAlign w:val="center"/>
          </w:tcPr>
          <w:p w14:paraId="1267E3DC" w14:textId="77777777" w:rsidR="004B250B" w:rsidRDefault="004B250B">
            <w:pPr>
              <w:keepLines/>
              <w:spacing w:after="0"/>
            </w:pPr>
          </w:p>
        </w:tc>
        <w:tc>
          <w:tcPr>
            <w:tcW w:w="1399" w:type="dxa"/>
            <w:vAlign w:val="center"/>
          </w:tcPr>
          <w:p w14:paraId="369D391B" w14:textId="77777777" w:rsidR="004B250B" w:rsidRDefault="00000000">
            <w:pPr>
              <w:keepLines/>
              <w:spacing w:after="0"/>
            </w:pPr>
            <w:r>
              <w:t>100</w:t>
            </w:r>
          </w:p>
        </w:tc>
        <w:tc>
          <w:tcPr>
            <w:tcW w:w="1399" w:type="dxa"/>
            <w:vAlign w:val="center"/>
          </w:tcPr>
          <w:p w14:paraId="48A4848B" w14:textId="77777777" w:rsidR="004B250B" w:rsidRDefault="00000000">
            <w:pPr>
              <w:keepLines/>
              <w:spacing w:after="0"/>
            </w:pPr>
            <w:r>
              <w:t>Windowed Herzog C1/C2 union</w:t>
            </w:r>
          </w:p>
        </w:tc>
        <w:tc>
          <w:tcPr>
            <w:tcW w:w="1399" w:type="dxa"/>
            <w:vAlign w:val="center"/>
          </w:tcPr>
          <w:p w14:paraId="6A7DAA20" w14:textId="77777777" w:rsidR="004B250B" w:rsidRDefault="00000000">
            <w:pPr>
              <w:keepLines/>
              <w:spacing w:after="0"/>
            </w:pPr>
            <w:r>
              <w:t>38.1%</w:t>
            </w:r>
          </w:p>
        </w:tc>
        <w:tc>
          <w:tcPr>
            <w:tcW w:w="1399" w:type="dxa"/>
            <w:vAlign w:val="center"/>
          </w:tcPr>
          <w:p w14:paraId="71F48176" w14:textId="77777777" w:rsidR="004B250B" w:rsidRDefault="00000000">
            <w:pPr>
              <w:keepLines/>
              <w:spacing w:after="0"/>
            </w:pPr>
            <w:r>
              <w:t>29.0%–47.0%</w:t>
            </w:r>
          </w:p>
        </w:tc>
        <w:tc>
          <w:tcPr>
            <w:tcW w:w="1399" w:type="dxa"/>
            <w:vAlign w:val="center"/>
          </w:tcPr>
          <w:p w14:paraId="4C178507" w14:textId="77777777" w:rsidR="004B250B" w:rsidRDefault="00000000">
            <w:pPr>
              <w:keepLines/>
              <w:spacing w:after="0"/>
            </w:pPr>
            <w:r>
              <w:t>38.4%</w:t>
            </w:r>
          </w:p>
        </w:tc>
        <w:tc>
          <w:tcPr>
            <w:tcW w:w="1399" w:type="dxa"/>
            <w:vAlign w:val="center"/>
          </w:tcPr>
          <w:p w14:paraId="3D572C71" w14:textId="77777777" w:rsidR="004B250B" w:rsidRDefault="00000000">
            <w:pPr>
              <w:keepLines/>
              <w:spacing w:after="0"/>
            </w:pPr>
            <w:r>
              <w:t>9.1%</w:t>
            </w:r>
          </w:p>
        </w:tc>
      </w:tr>
    </w:tbl>
    <w:p w14:paraId="3B27FEC8" w14:textId="77777777" w:rsidR="004B250B" w:rsidRDefault="004B250B">
      <w:pPr>
        <w:spacing w:after="0"/>
      </w:pPr>
    </w:p>
    <w:p w14:paraId="086622EA" w14:textId="77777777" w:rsidR="004B250B" w:rsidRDefault="00000000">
      <w:pPr>
        <w:pStyle w:val="TableNote"/>
      </w:pPr>
      <w:r>
        <w:rPr>
          <w:b/>
        </w:rPr>
        <w:t xml:space="preserve">Note. </w:t>
      </w:r>
      <w:r>
        <w:t>Each row summarizes 10,000 simulated studies using one random valid 3-month window per selected participant. Ranges are empirical percentiles across simulated studies, not confidence intervals. The 39.1% benchmark is aligned with the Herzog 2004 three-cycle/two-of-three rule; 44.2% is the reported NIH Progesterone Trial proportion.</w:t>
      </w:r>
    </w:p>
    <w:p w14:paraId="51561FD5" w14:textId="77777777" w:rsidR="004B250B" w:rsidRDefault="00000000">
      <w:r>
        <w:br w:type="page"/>
      </w:r>
    </w:p>
    <w:p w14:paraId="70100A63" w14:textId="77777777" w:rsidR="004B250B" w:rsidRDefault="00000000">
      <w:pPr>
        <w:pStyle w:val="Heading1"/>
      </w:pPr>
      <w:r>
        <w:lastRenderedPageBreak/>
        <w:t>Figure Legends and Figures</w:t>
      </w:r>
    </w:p>
    <w:p w14:paraId="326B7A44" w14:textId="77777777" w:rsidR="004B250B" w:rsidRDefault="00000000">
      <w:pPr>
        <w:keepNext/>
      </w:pPr>
      <w:r>
        <w:rPr>
          <w:b/>
          <w:sz w:val="18"/>
        </w:rPr>
        <w:t>Figure 1. False-positive rates by length of observation window. Bars show the percentage of classifiable calendar-window participant-windows classified by strict Herzog phase labeling under independence. The dashed 5% line is a visual reference to the prespecified regression Type I error rate; it is not an expected target for the Herzog ratio rules.</w:t>
      </w:r>
    </w:p>
    <w:p w14:paraId="603E57BF" w14:textId="77777777" w:rsidR="004B250B" w:rsidRDefault="00000000">
      <w:pPr>
        <w:jc w:val="center"/>
      </w:pPr>
      <w:r>
        <w:rPr>
          <w:noProof/>
        </w:rPr>
        <w:drawing>
          <wp:inline distT="0" distB="0" distL="0" distR="0" wp14:anchorId="00391531" wp14:editId="28EEAA08">
            <wp:extent cx="6126480" cy="22935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lse_positive_by_window_v5.png"/>
                    <pic:cNvPicPr/>
                  </pic:nvPicPr>
                  <pic:blipFill>
                    <a:blip r:embed="rId8"/>
                    <a:stretch>
                      <a:fillRect/>
                    </a:stretch>
                  </pic:blipFill>
                  <pic:spPr>
                    <a:xfrm>
                      <a:off x="0" y="0"/>
                      <a:ext cx="6126480" cy="2293569"/>
                    </a:xfrm>
                    <a:prstGeom prst="rect">
                      <a:avLst/>
                    </a:prstGeom>
                  </pic:spPr>
                </pic:pic>
              </a:graphicData>
            </a:graphic>
          </wp:inline>
        </w:drawing>
      </w:r>
    </w:p>
    <w:p w14:paraId="52B91A72" w14:textId="77777777" w:rsidR="004B250B" w:rsidRDefault="00000000">
      <w:pPr>
        <w:keepNext/>
      </w:pPr>
      <w:r>
        <w:rPr>
          <w:b/>
          <w:sz w:val="18"/>
        </w:rPr>
        <w:t>Figure 2. Pattern decomposition of false-positive catamenial classifications. Stacked bars show mutually exclusive participant-window categories in 36-month strict-Herzog windows. Percentages use all attempted windows. C3 is not applicable in the healthy ovulatory cohort; zero-height C3 segments there are not measured zero rates.</w:t>
      </w:r>
    </w:p>
    <w:p w14:paraId="22385C03" w14:textId="77777777" w:rsidR="004B250B" w:rsidRDefault="00000000">
      <w:pPr>
        <w:jc w:val="center"/>
      </w:pPr>
      <w:r>
        <w:rPr>
          <w:noProof/>
        </w:rPr>
        <w:drawing>
          <wp:inline distT="0" distB="0" distL="0" distR="0" wp14:anchorId="66FDB558" wp14:editId="2E22E14A">
            <wp:extent cx="6126480" cy="39529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ttern_decomposition_v5.png"/>
                    <pic:cNvPicPr/>
                  </pic:nvPicPr>
                  <pic:blipFill>
                    <a:blip r:embed="rId9"/>
                    <a:stretch>
                      <a:fillRect/>
                    </a:stretch>
                  </pic:blipFill>
                  <pic:spPr>
                    <a:xfrm>
                      <a:off x="0" y="0"/>
                      <a:ext cx="6126480" cy="3952978"/>
                    </a:xfrm>
                    <a:prstGeom prst="rect">
                      <a:avLst/>
                    </a:prstGeom>
                  </pic:spPr>
                </pic:pic>
              </a:graphicData>
            </a:graphic>
          </wp:inline>
        </w:drawing>
      </w:r>
    </w:p>
    <w:p w14:paraId="672E9556" w14:textId="77777777" w:rsidR="004B250B" w:rsidRDefault="00000000">
      <w:pPr>
        <w:keepNext/>
      </w:pPr>
      <w:r>
        <w:rPr>
          <w:b/>
          <w:sz w:val="18"/>
        </w:rPr>
        <w:lastRenderedPageBreak/>
        <w:t>Figure 3. False-positive prevalence in simulated 3-month studies. Distributions show apparent prevalence in 10,000 studies using strict-Herzog windowed thresholds for n=30, 50, and 100. Vertical lines mark the historical 39.1% and 44.2% benchmarks.</w:t>
      </w:r>
    </w:p>
    <w:p w14:paraId="0123F191" w14:textId="77777777" w:rsidR="004B250B" w:rsidRDefault="00000000">
      <w:pPr>
        <w:jc w:val="center"/>
      </w:pPr>
      <w:r>
        <w:rPr>
          <w:noProof/>
        </w:rPr>
        <w:drawing>
          <wp:inline distT="0" distB="0" distL="0" distR="0" wp14:anchorId="0B299214" wp14:editId="54D5B399">
            <wp:extent cx="6126480" cy="2394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126480" cy="2394164"/>
                    </a:xfrm>
                    <a:prstGeom prst="rect">
                      <a:avLst/>
                    </a:prstGeom>
                  </pic:spPr>
                </pic:pic>
              </a:graphicData>
            </a:graphic>
          </wp:inline>
        </w:drawing>
      </w:r>
    </w:p>
    <w:sectPr w:rsidR="004B250B" w:rsidSect="00034616">
      <w:headerReference w:type="default" r:id="rId11"/>
      <w:footerReference w:type="default" r:id="rId12"/>
      <w:pgSz w:w="12240" w:h="15840"/>
      <w:pgMar w:top="1080" w:right="1224" w:bottom="1080" w:left="1224"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3F33178" w14:textId="77777777" w:rsidR="00BA51E5" w:rsidRDefault="00BA51E5">
      <w:pPr>
        <w:spacing w:line="240" w:lineRule="auto"/>
      </w:pPr>
      <w:r>
        <w:separator/>
      </w:r>
    </w:p>
  </w:endnote>
  <w:endnote w:type="continuationSeparator" w:id="0">
    <w:p w14:paraId="6AE286F4" w14:textId="77777777" w:rsidR="00BA51E5" w:rsidRDefault="00BA51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6A852" w14:textId="77777777" w:rsidR="004B250B" w:rsidRDefault="00000000">
    <w:pPr>
      <w:pStyle w:val="Footer"/>
      <w:jc w:val="right"/>
    </w:pPr>
    <w:r>
      <w:fldChar w:fldCharType="begin"/>
    </w:r>
    <w:r>
      <w:instrText xml:space="preserve"> PAGE </w:instrText>
    </w:r>
    <w:r>
      <w:fldChar w:fldCharType="separate"/>
    </w:r>
    <w:r w:rsidR="00053C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74AF71" w14:textId="77777777" w:rsidR="00BA51E5" w:rsidRDefault="00BA51E5">
      <w:pPr>
        <w:spacing w:line="240" w:lineRule="auto"/>
      </w:pPr>
      <w:r>
        <w:separator/>
      </w:r>
    </w:p>
  </w:footnote>
  <w:footnote w:type="continuationSeparator" w:id="0">
    <w:p w14:paraId="7CE0EC4A" w14:textId="77777777" w:rsidR="00BA51E5" w:rsidRDefault="00BA51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1A1B88"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6E4FB8E"/>
    <w:lvl w:ilvl="0">
      <w:start w:val="1"/>
      <w:numFmt w:val="bullet"/>
      <w:pStyle w:val="ListBullet"/>
      <w:lvlText w:val=""/>
      <w:lvlJc w:val="left"/>
      <w:pPr>
        <w:tabs>
          <w:tab w:val="num" w:pos="360"/>
        </w:tabs>
        <w:ind w:left="360" w:hanging="360"/>
      </w:pPr>
      <w:rPr>
        <w:rFonts w:ascii="Symbol" w:hAnsi="Symbol" w:hint="default"/>
      </w:rPr>
    </w:lvl>
  </w:abstractNum>
  <w:num w:numId="1" w16cid:durableId="893615679">
    <w:abstractNumId w:val="8"/>
  </w:num>
  <w:num w:numId="2" w16cid:durableId="1893343724">
    <w:abstractNumId w:val="6"/>
  </w:num>
  <w:num w:numId="3" w16cid:durableId="2022856732">
    <w:abstractNumId w:val="5"/>
  </w:num>
  <w:num w:numId="4" w16cid:durableId="319115374">
    <w:abstractNumId w:val="4"/>
  </w:num>
  <w:num w:numId="5" w16cid:durableId="418796325">
    <w:abstractNumId w:val="7"/>
  </w:num>
  <w:num w:numId="6" w16cid:durableId="1635018121">
    <w:abstractNumId w:val="3"/>
  </w:num>
  <w:num w:numId="7" w16cid:durableId="1552113819">
    <w:abstractNumId w:val="2"/>
  </w:num>
  <w:num w:numId="8" w16cid:durableId="297732597">
    <w:abstractNumId w:val="1"/>
  </w:num>
  <w:num w:numId="9" w16cid:durableId="9180591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achael Sumner">
    <w15:presenceInfo w15:providerId="AD" w15:userId="S::rsum009@UoA.auckland.ac.nz::162f5a50-9744-41b3-a384-e49902582cc7"/>
  </w15:person>
  <w15:person w15:author="Goldenholz, Daniel M (HMFP - Neurology )">
    <w15:presenceInfo w15:providerId="AD" w15:userId="S::dgoldenh@bidmc.harvard.edu::7d21a58d-796e-44b1-b28e-2337f57fa827"/>
  </w15:person>
  <w15:person w15:author="Brandon Westover">
    <w15:presenceInfo w15:providerId="AD" w15:userId="S::mbwest@stanford.edu::e2fb930e-eaca-4045-857f-c71f7f9b799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E29"/>
    <w:rsid w:val="00003413"/>
    <w:rsid w:val="000140A6"/>
    <w:rsid w:val="00034616"/>
    <w:rsid w:val="00035C0E"/>
    <w:rsid w:val="00053CE4"/>
    <w:rsid w:val="0006063C"/>
    <w:rsid w:val="000C6639"/>
    <w:rsid w:val="000C7F3A"/>
    <w:rsid w:val="000D4174"/>
    <w:rsid w:val="000D76B7"/>
    <w:rsid w:val="000E14BB"/>
    <w:rsid w:val="00122398"/>
    <w:rsid w:val="00124921"/>
    <w:rsid w:val="001343AF"/>
    <w:rsid w:val="001441D1"/>
    <w:rsid w:val="0015074B"/>
    <w:rsid w:val="001515C8"/>
    <w:rsid w:val="00162362"/>
    <w:rsid w:val="001661A1"/>
    <w:rsid w:val="00171C99"/>
    <w:rsid w:val="00171DB7"/>
    <w:rsid w:val="00181CFA"/>
    <w:rsid w:val="00182227"/>
    <w:rsid w:val="00187F55"/>
    <w:rsid w:val="00192EC0"/>
    <w:rsid w:val="001E7C9B"/>
    <w:rsid w:val="001E7EC1"/>
    <w:rsid w:val="002214F1"/>
    <w:rsid w:val="002241AD"/>
    <w:rsid w:val="00245ADC"/>
    <w:rsid w:val="00245DC0"/>
    <w:rsid w:val="002468DF"/>
    <w:rsid w:val="00252310"/>
    <w:rsid w:val="00264E07"/>
    <w:rsid w:val="00273C26"/>
    <w:rsid w:val="002752EA"/>
    <w:rsid w:val="0029061E"/>
    <w:rsid w:val="00291B8A"/>
    <w:rsid w:val="0029639D"/>
    <w:rsid w:val="002A284D"/>
    <w:rsid w:val="002B084B"/>
    <w:rsid w:val="002B448D"/>
    <w:rsid w:val="00303E3A"/>
    <w:rsid w:val="00311E34"/>
    <w:rsid w:val="0031215A"/>
    <w:rsid w:val="003241BE"/>
    <w:rsid w:val="00326F90"/>
    <w:rsid w:val="003470BE"/>
    <w:rsid w:val="003511D7"/>
    <w:rsid w:val="00393AE2"/>
    <w:rsid w:val="003A1FE9"/>
    <w:rsid w:val="003A6960"/>
    <w:rsid w:val="003A77D4"/>
    <w:rsid w:val="004034AC"/>
    <w:rsid w:val="004120EE"/>
    <w:rsid w:val="004317BD"/>
    <w:rsid w:val="004370B3"/>
    <w:rsid w:val="00461591"/>
    <w:rsid w:val="00462B1A"/>
    <w:rsid w:val="00470D9D"/>
    <w:rsid w:val="004A4F3D"/>
    <w:rsid w:val="004A6B28"/>
    <w:rsid w:val="004B250B"/>
    <w:rsid w:val="004D5618"/>
    <w:rsid w:val="004E0820"/>
    <w:rsid w:val="00527A3D"/>
    <w:rsid w:val="00550220"/>
    <w:rsid w:val="0055574E"/>
    <w:rsid w:val="005561B0"/>
    <w:rsid w:val="0056505E"/>
    <w:rsid w:val="00584202"/>
    <w:rsid w:val="00596135"/>
    <w:rsid w:val="005D0680"/>
    <w:rsid w:val="005D2486"/>
    <w:rsid w:val="005D648A"/>
    <w:rsid w:val="005D6D01"/>
    <w:rsid w:val="005F2F43"/>
    <w:rsid w:val="005F6B0D"/>
    <w:rsid w:val="00673FE8"/>
    <w:rsid w:val="00695D97"/>
    <w:rsid w:val="006A3065"/>
    <w:rsid w:val="006A5650"/>
    <w:rsid w:val="006A7C0E"/>
    <w:rsid w:val="006D3CAE"/>
    <w:rsid w:val="006F223B"/>
    <w:rsid w:val="006F2A3B"/>
    <w:rsid w:val="007073D1"/>
    <w:rsid w:val="00721572"/>
    <w:rsid w:val="00734262"/>
    <w:rsid w:val="0074441A"/>
    <w:rsid w:val="00766F8D"/>
    <w:rsid w:val="00793F4A"/>
    <w:rsid w:val="007D2872"/>
    <w:rsid w:val="007D77DF"/>
    <w:rsid w:val="007E1DA8"/>
    <w:rsid w:val="007E4B9C"/>
    <w:rsid w:val="007E64D8"/>
    <w:rsid w:val="007F5FD7"/>
    <w:rsid w:val="00806295"/>
    <w:rsid w:val="008215F2"/>
    <w:rsid w:val="008510E8"/>
    <w:rsid w:val="00852DEF"/>
    <w:rsid w:val="00867CB7"/>
    <w:rsid w:val="00886E0F"/>
    <w:rsid w:val="00887623"/>
    <w:rsid w:val="008B766C"/>
    <w:rsid w:val="008E0819"/>
    <w:rsid w:val="008E4D89"/>
    <w:rsid w:val="008F2692"/>
    <w:rsid w:val="00902D1F"/>
    <w:rsid w:val="009076FA"/>
    <w:rsid w:val="009325E3"/>
    <w:rsid w:val="009326FD"/>
    <w:rsid w:val="00932BEC"/>
    <w:rsid w:val="0093491F"/>
    <w:rsid w:val="00957D92"/>
    <w:rsid w:val="0096784E"/>
    <w:rsid w:val="00983F80"/>
    <w:rsid w:val="0098476B"/>
    <w:rsid w:val="0098580A"/>
    <w:rsid w:val="009B00D6"/>
    <w:rsid w:val="009C7826"/>
    <w:rsid w:val="009F30D2"/>
    <w:rsid w:val="00A10598"/>
    <w:rsid w:val="00A22A73"/>
    <w:rsid w:val="00A65778"/>
    <w:rsid w:val="00A73594"/>
    <w:rsid w:val="00AA1D8D"/>
    <w:rsid w:val="00AB7D70"/>
    <w:rsid w:val="00AC6858"/>
    <w:rsid w:val="00AD0DB3"/>
    <w:rsid w:val="00AD7D3C"/>
    <w:rsid w:val="00B0051E"/>
    <w:rsid w:val="00B033F7"/>
    <w:rsid w:val="00B248FE"/>
    <w:rsid w:val="00B25F86"/>
    <w:rsid w:val="00B30574"/>
    <w:rsid w:val="00B35E5A"/>
    <w:rsid w:val="00B41555"/>
    <w:rsid w:val="00B47730"/>
    <w:rsid w:val="00B80FB5"/>
    <w:rsid w:val="00B9378A"/>
    <w:rsid w:val="00B972AA"/>
    <w:rsid w:val="00BA1FAB"/>
    <w:rsid w:val="00BA4574"/>
    <w:rsid w:val="00BA51E5"/>
    <w:rsid w:val="00BA6609"/>
    <w:rsid w:val="00BA66A5"/>
    <w:rsid w:val="00BC3FF5"/>
    <w:rsid w:val="00C063CB"/>
    <w:rsid w:val="00C178F6"/>
    <w:rsid w:val="00C223E7"/>
    <w:rsid w:val="00C22BE3"/>
    <w:rsid w:val="00C31E67"/>
    <w:rsid w:val="00C3706C"/>
    <w:rsid w:val="00C406D1"/>
    <w:rsid w:val="00C460D2"/>
    <w:rsid w:val="00C94F0B"/>
    <w:rsid w:val="00CA5711"/>
    <w:rsid w:val="00CA5AF3"/>
    <w:rsid w:val="00CB0664"/>
    <w:rsid w:val="00CB1F27"/>
    <w:rsid w:val="00CB29DC"/>
    <w:rsid w:val="00CC486E"/>
    <w:rsid w:val="00D00F04"/>
    <w:rsid w:val="00D11AFE"/>
    <w:rsid w:val="00D34224"/>
    <w:rsid w:val="00D54B26"/>
    <w:rsid w:val="00D62C09"/>
    <w:rsid w:val="00D85222"/>
    <w:rsid w:val="00D8577D"/>
    <w:rsid w:val="00D874AD"/>
    <w:rsid w:val="00DA0C79"/>
    <w:rsid w:val="00DA5F04"/>
    <w:rsid w:val="00DB69EF"/>
    <w:rsid w:val="00DF21FC"/>
    <w:rsid w:val="00E046BE"/>
    <w:rsid w:val="00E0477D"/>
    <w:rsid w:val="00E24A71"/>
    <w:rsid w:val="00E30C79"/>
    <w:rsid w:val="00E33554"/>
    <w:rsid w:val="00E55EDA"/>
    <w:rsid w:val="00E617AB"/>
    <w:rsid w:val="00E85A09"/>
    <w:rsid w:val="00E87E03"/>
    <w:rsid w:val="00E92E41"/>
    <w:rsid w:val="00EA795B"/>
    <w:rsid w:val="00EB299D"/>
    <w:rsid w:val="00EB4125"/>
    <w:rsid w:val="00EC0BE0"/>
    <w:rsid w:val="00ED1221"/>
    <w:rsid w:val="00F12D89"/>
    <w:rsid w:val="00F2119F"/>
    <w:rsid w:val="00F31434"/>
    <w:rsid w:val="00F34EEA"/>
    <w:rsid w:val="00F416AF"/>
    <w:rsid w:val="00F503D2"/>
    <w:rsid w:val="00F527C8"/>
    <w:rsid w:val="00F65C16"/>
    <w:rsid w:val="00F6774E"/>
    <w:rsid w:val="00F747FA"/>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AEA04"/>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E24A71"/>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15</Pages>
  <Words>13119</Words>
  <Characters>74780</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False Positive Catamenial Epilepsy Classification: A Simulation Study</vt:lpstr>
    </vt:vector>
  </TitlesOfParts>
  <Manager/>
  <Company/>
  <LinksUpToDate>false</LinksUpToDate>
  <CharactersWithSpaces>87724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False Positive Catamenial Epilepsy Classification: A Simulation Study</dc:title>
  <dc:subject>False-positive catamenial epilepsy classification under simulated independence</dc:subject>
  <dc:creator>Daniel M. Goldenholz et al.</dc:creator>
  <cp:keywords>catamenial epilepsy, seizure diary, menstrual cycle, simulation</cp:keywords>
  <dc:description>generated by python-docx</dc:description>
  <cp:lastModifiedBy>Goldenholz, Daniel M (HMFP - Neurology )</cp:lastModifiedBy>
  <cp:revision>4</cp:revision>
  <dcterms:created xsi:type="dcterms:W3CDTF">2026-08-12T04:38:00Z</dcterms:created>
  <dcterms:modified xsi:type="dcterms:W3CDTF">2026-08-13T12:35:00Z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id="T8jC1GAs"/&gt;&lt;style id="http://www.zotero.org/styles/epilepsia" locale="en-US" hasBibliography="1" bibliographyStyleHasBeenSet="1"/&gt;&lt;prefs&gt;&lt;pref name="fieldType" value="Field"/&gt;&lt;/prefs&gt;&lt;/data&gt;</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ies>
</file>