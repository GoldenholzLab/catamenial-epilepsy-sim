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B3CF" w14:textId="77777777" w:rsidR="00544B2B" w:rsidRDefault="00000000">
      <w:r>
        <w:rPr>
          <w:b/>
          <w:sz w:val="28"/>
        </w:rPr>
        <w:t>Apparent Catamenial Epilepsy Classification Under a Null Simulation</w:t>
      </w:r>
    </w:p>
    <w:p w14:paraId="167E03F0" w14:textId="77777777" w:rsidR="00544B2B" w:rsidRDefault="00000000" w:rsidP="00AE1466">
      <w:pPr>
        <w:spacing w:line="240" w:lineRule="auto"/>
      </w:pPr>
      <w:r>
        <w:t>Article type: Article</w:t>
      </w:r>
    </w:p>
    <w:p w14:paraId="7B69CBB3" w14:textId="77777777" w:rsidR="00544B2B" w:rsidRDefault="00000000" w:rsidP="00AE1466">
      <w:pPr>
        <w:spacing w:line="240" w:lineRule="auto"/>
      </w:pPr>
      <w:r>
        <w:t>Running title: Null Catamenial Classification</w:t>
      </w:r>
    </w:p>
    <w:p w14:paraId="24B8971A" w14:textId="77777777" w:rsidR="00544B2B" w:rsidRDefault="00000000" w:rsidP="00AE1466">
      <w:pPr>
        <w:spacing w:line="240" w:lineRule="auto"/>
        <w:ind w:left="720"/>
      </w:pPr>
      <w:r>
        <w:t>Title character count: 67</w:t>
      </w:r>
    </w:p>
    <w:p w14:paraId="58898AB3" w14:textId="77777777" w:rsidR="00544B2B" w:rsidRDefault="00000000" w:rsidP="00AE1466">
      <w:pPr>
        <w:spacing w:line="240" w:lineRule="auto"/>
        <w:ind w:left="720"/>
      </w:pPr>
      <w:r>
        <w:t>Abstract word count: 245</w:t>
      </w:r>
    </w:p>
    <w:p w14:paraId="2F9ACF18" w14:textId="77777777" w:rsidR="00544B2B" w:rsidRDefault="00000000" w:rsidP="00AE1466">
      <w:pPr>
        <w:spacing w:line="240" w:lineRule="auto"/>
        <w:ind w:left="720"/>
      </w:pPr>
      <w:r>
        <w:t>Text word count: 2216</w:t>
      </w:r>
    </w:p>
    <w:p w14:paraId="61078BEE" w14:textId="77777777" w:rsidR="00544B2B" w:rsidRDefault="00000000" w:rsidP="00AE1466">
      <w:pPr>
        <w:spacing w:line="240" w:lineRule="auto"/>
        <w:ind w:left="720"/>
      </w:pPr>
      <w:r>
        <w:t>References: 18</w:t>
      </w:r>
    </w:p>
    <w:p w14:paraId="79901CD9" w14:textId="77777777" w:rsidR="00544B2B" w:rsidRDefault="00000000" w:rsidP="00AE1466">
      <w:pPr>
        <w:spacing w:line="240" w:lineRule="auto"/>
        <w:ind w:left="720"/>
      </w:pPr>
      <w:r>
        <w:t>Tables: 2</w:t>
      </w:r>
    </w:p>
    <w:p w14:paraId="28AFA68C" w14:textId="77777777" w:rsidR="00544B2B" w:rsidRDefault="00000000" w:rsidP="00AE1466">
      <w:pPr>
        <w:spacing w:line="240" w:lineRule="auto"/>
        <w:ind w:left="720"/>
      </w:pPr>
      <w:r>
        <w:t>Figures: 3</w:t>
      </w:r>
    </w:p>
    <w:p w14:paraId="75950A1E" w14:textId="77777777" w:rsidR="00544B2B" w:rsidRDefault="00000000" w:rsidP="00AE1466">
      <w:pPr>
        <w:spacing w:line="240" w:lineRule="auto"/>
      </w:pPr>
      <w:r>
        <w:t>Supplementary content: Yes; separate appendix document</w:t>
      </w:r>
    </w:p>
    <w:p w14:paraId="71B2291E" w14:textId="25D137F9" w:rsidR="00544B2B" w:rsidRDefault="00000000" w:rsidP="00AE1466">
      <w:pPr>
        <w:spacing w:line="240" w:lineRule="auto"/>
      </w:pPr>
      <w:r>
        <w:t xml:space="preserve">Authors: </w:t>
      </w:r>
      <w:r w:rsidR="00AE1466">
        <w:t>(1) Daniel</w:t>
      </w:r>
      <w:r>
        <w:t xml:space="preserve"> M. Goldenholz; </w:t>
      </w:r>
      <w:r w:rsidR="00AE1466">
        <w:t xml:space="preserve">(2) </w:t>
      </w:r>
      <w:r>
        <w:t xml:space="preserve">Sharon Chiang; </w:t>
      </w:r>
      <w:r w:rsidR="00AE1466">
        <w:t xml:space="preserve">(3) </w:t>
      </w:r>
      <w:r>
        <w:t xml:space="preserve">Wesley Kerr; </w:t>
      </w:r>
      <w:r w:rsidR="00AE1466">
        <w:t>(4) M. Brandon Westover, (5</w:t>
      </w:r>
      <w:ins w:id="0" w:author="Rachael Sumner" w:date="2026-05-23T19:05:00Z" w16du:dateUtc="2026-05-23T07:05:00Z">
        <w:r w:rsidR="00DB3B48">
          <w:t>,6</w:t>
        </w:r>
      </w:ins>
      <w:r w:rsidR="00AE1466">
        <w:t xml:space="preserve">) </w:t>
      </w:r>
      <w:r>
        <w:t xml:space="preserve">Rachael </w:t>
      </w:r>
      <w:ins w:id="1" w:author="Rachael Sumner" w:date="2026-05-23T19:04:00Z" w16du:dateUtc="2026-05-23T07:04:00Z">
        <w:r w:rsidR="00DB3B48">
          <w:t xml:space="preserve">L. </w:t>
        </w:r>
      </w:ins>
      <w:r>
        <w:t>Sumner.</w:t>
      </w:r>
    </w:p>
    <w:p w14:paraId="5AE04647" w14:textId="77777777" w:rsidR="00544B2B" w:rsidRDefault="00000000" w:rsidP="00AE1466">
      <w:pPr>
        <w:spacing w:line="240" w:lineRule="auto"/>
      </w:pPr>
      <w:r>
        <w:t xml:space="preserve">Affiliations: </w:t>
      </w:r>
      <w:r w:rsidR="00AE1466">
        <w:t>1 – Beth Israel Deaconess Medical Center</w:t>
      </w:r>
    </w:p>
    <w:p w14:paraId="68F4FEA9" w14:textId="77777777" w:rsidR="00AE1466" w:rsidRDefault="00AE1466" w:rsidP="00AE1466">
      <w:pPr>
        <w:spacing w:line="240" w:lineRule="auto"/>
      </w:pPr>
      <w:r>
        <w:tab/>
        <w:t>2 – UCSF</w:t>
      </w:r>
    </w:p>
    <w:p w14:paraId="19DA96AD" w14:textId="729ABB54" w:rsidR="00AE1466" w:rsidRDefault="00AE1466" w:rsidP="00553365">
      <w:pPr>
        <w:spacing w:line="240" w:lineRule="auto"/>
        <w:ind w:left="720"/>
        <w:pPrChange w:id="2" w:author="Rachael Sumner" w:date="2026-05-29T14:19:00Z" w16du:dateUtc="2026-05-29T02:19:00Z">
          <w:pPr>
            <w:spacing w:line="240" w:lineRule="auto"/>
          </w:pPr>
        </w:pPrChange>
      </w:pPr>
      <w:del w:id="3" w:author="Rachael Sumner" w:date="2026-05-29T14:19:00Z" w16du:dateUtc="2026-05-29T02:19:00Z">
        <w:r w:rsidDel="00553365">
          <w:tab/>
        </w:r>
      </w:del>
      <w:r>
        <w:t xml:space="preserve">3 – </w:t>
      </w:r>
      <w:ins w:id="4" w:author="Rachael Sumner" w:date="2026-05-29T14:19:00Z" w16du:dateUtc="2026-05-29T02:19:00Z">
        <w:r w:rsidR="00553365">
          <w:t xml:space="preserve">Department of Neurology, Biomedical </w:t>
        </w:r>
        <w:commentRangeStart w:id="5"/>
        <w:r w:rsidR="00553365">
          <w:t>Informatics</w:t>
        </w:r>
      </w:ins>
      <w:commentRangeEnd w:id="5"/>
      <w:r w:rsidR="00553365">
        <w:rPr>
          <w:rStyle w:val="CommentReference"/>
          <w:sz w:val="24"/>
          <w:szCs w:val="22"/>
        </w:rPr>
        <w:commentReference w:id="5"/>
      </w:r>
      <w:ins w:id="6" w:author="Rachael Sumner" w:date="2026-05-29T14:19:00Z" w16du:dateUtc="2026-05-29T02:19:00Z">
        <w:r w:rsidR="00553365">
          <w:t>, Psychiatry, University of Pittsburgh, Pittsburgh, United States</w:t>
        </w:r>
      </w:ins>
    </w:p>
    <w:p w14:paraId="71D3394B" w14:textId="77777777" w:rsidR="00AE1466" w:rsidRDefault="00AE1466" w:rsidP="00AE1466">
      <w:pPr>
        <w:spacing w:line="240" w:lineRule="auto"/>
      </w:pPr>
      <w:r>
        <w:tab/>
        <w:t xml:space="preserve">4 – Stanford </w:t>
      </w:r>
    </w:p>
    <w:p w14:paraId="42D6A08F" w14:textId="68531FB7" w:rsidR="00DB3B48" w:rsidRDefault="00AE1466">
      <w:pPr>
        <w:spacing w:line="240" w:lineRule="auto"/>
        <w:ind w:left="720"/>
        <w:rPr>
          <w:ins w:id="7" w:author="Rachael Sumner" w:date="2026-05-23T19:05:00Z" w16du:dateUtc="2026-05-23T07:05:00Z"/>
        </w:rPr>
        <w:pPrChange w:id="8" w:author="Rachael Sumner" w:date="2026-05-23T19:05:00Z" w16du:dateUtc="2026-05-23T07:05:00Z">
          <w:pPr>
            <w:spacing w:line="240" w:lineRule="auto"/>
          </w:pPr>
        </w:pPrChange>
      </w:pPr>
      <w:r>
        <w:t xml:space="preserve">5 – </w:t>
      </w:r>
      <w:ins w:id="9" w:author="Rachael Sumner" w:date="2026-05-23T19:05:00Z" w16du:dateUtc="2026-05-23T07:05:00Z">
        <w:r w:rsidR="00DB3B48">
          <w:t>Auckland University of Technology, Department of Biomedicine and Medical Diagnostics</w:t>
        </w:r>
      </w:ins>
    </w:p>
    <w:p w14:paraId="4F49F944" w14:textId="2ECA4A1B" w:rsidR="00AE1466" w:rsidRDefault="00DB3B48">
      <w:pPr>
        <w:spacing w:line="240" w:lineRule="auto"/>
        <w:ind w:firstLine="720"/>
        <w:pPrChange w:id="10" w:author="Rachael Sumner" w:date="2026-05-23T19:05:00Z" w16du:dateUtc="2026-05-23T07:05:00Z">
          <w:pPr>
            <w:spacing w:line="240" w:lineRule="auto"/>
          </w:pPr>
        </w:pPrChange>
      </w:pPr>
      <w:ins w:id="11" w:author="Rachael Sumner" w:date="2026-05-23T19:05:00Z" w16du:dateUtc="2026-05-23T07:05:00Z">
        <w:r>
          <w:t xml:space="preserve">6 – </w:t>
        </w:r>
      </w:ins>
      <w:r w:rsidR="00AE1466">
        <w:t>University of Auckland</w:t>
      </w:r>
      <w:ins w:id="12" w:author="Rachael Sumner" w:date="2026-05-23T19:05:00Z" w16du:dateUtc="2026-05-23T07:05:00Z">
        <w:r>
          <w:t>, School of Pharmacy</w:t>
        </w:r>
      </w:ins>
    </w:p>
    <w:p w14:paraId="63EC8BAE" w14:textId="77777777" w:rsidR="00AE1466" w:rsidRDefault="00AE1466" w:rsidP="00AE1466">
      <w:pPr>
        <w:spacing w:line="240" w:lineRule="auto"/>
      </w:pPr>
    </w:p>
    <w:p w14:paraId="04B77439" w14:textId="77777777" w:rsidR="00544B2B" w:rsidRDefault="00000000" w:rsidP="00AE1466">
      <w:pPr>
        <w:spacing w:line="240" w:lineRule="auto"/>
      </w:pPr>
      <w:r>
        <w:t xml:space="preserve">Corresponding author: </w:t>
      </w:r>
      <w:r w:rsidR="00AE1466">
        <w:t xml:space="preserve">Daniel </w:t>
      </w:r>
      <w:r>
        <w:t>M. Goldenholz.</w:t>
      </w:r>
    </w:p>
    <w:p w14:paraId="0CF2524D" w14:textId="77777777" w:rsidR="00544B2B" w:rsidRDefault="00000000" w:rsidP="00AE1466">
      <w:pPr>
        <w:spacing w:line="240" w:lineRule="auto"/>
      </w:pPr>
      <w:r>
        <w:t xml:space="preserve">Statistical analysis completed by: </w:t>
      </w:r>
      <w:r w:rsidR="00AE1466">
        <w:t xml:space="preserve">Daniel </w:t>
      </w:r>
      <w:r>
        <w:t>M. Goldenholz.</w:t>
      </w:r>
    </w:p>
    <w:p w14:paraId="474C122A" w14:textId="77777777" w:rsidR="00544B2B" w:rsidRDefault="00000000" w:rsidP="00AE1466">
      <w:pPr>
        <w:spacing w:line="240" w:lineRule="auto"/>
      </w:pPr>
      <w:r>
        <w:t xml:space="preserve">Author responsibility statement: </w:t>
      </w:r>
      <w:r w:rsidR="00AE1466">
        <w:t xml:space="preserve">Daniel </w:t>
      </w:r>
      <w:r>
        <w:t>M. Goldenholz takes responsibility for the simulation data, analyses, interpretation, and conduct of the research; had full access to all output data; and had responsibility for the decision to submit. All authors approved the submitted version.</w:t>
      </w:r>
    </w:p>
    <w:p w14:paraId="4C61A5F5" w14:textId="77777777" w:rsidR="00AE1466" w:rsidRDefault="00AE1466" w:rsidP="00AE1466">
      <w:pPr>
        <w:spacing w:line="240" w:lineRule="auto"/>
      </w:pPr>
    </w:p>
    <w:p w14:paraId="59287388" w14:textId="77777777" w:rsidR="00544B2B" w:rsidRDefault="00000000" w:rsidP="00AE1466">
      <w:pPr>
        <w:spacing w:line="240" w:lineRule="auto"/>
      </w:pPr>
      <w:r>
        <w:t xml:space="preserve">CRediT contributorship: DMG, conceptualization, methodology, software, formal analysis, visualization, writing-original draft, writing-review and editing, funding acquisition; SC, methodology, clinical interpretation, writing-review and editing; WK, methodology, clinical interpretation, writing-review and editing; RS, </w:t>
      </w:r>
      <w:r w:rsidR="00AE1466">
        <w:t xml:space="preserve">conceptualization, </w:t>
      </w:r>
      <w:r>
        <w:t>methodology, clinical interpretation, writing-review and editing.</w:t>
      </w:r>
    </w:p>
    <w:p w14:paraId="7FE505D7" w14:textId="77777777" w:rsidR="00544B2B" w:rsidRDefault="00000000">
      <w:r>
        <w:br w:type="page"/>
      </w:r>
    </w:p>
    <w:p w14:paraId="101DF65B" w14:textId="77777777" w:rsidR="00544B2B" w:rsidRDefault="00000000">
      <w:pPr>
        <w:pStyle w:val="Heading1"/>
      </w:pPr>
      <w:r>
        <w:lastRenderedPageBreak/>
        <w:t>Abstract</w:t>
      </w:r>
    </w:p>
    <w:p w14:paraId="1834690B" w14:textId="77777777" w:rsidR="00F229C2" w:rsidRDefault="00F229C2" w:rsidP="00F229C2">
      <w:pPr>
        <w:rPr>
          <w:ins w:id="13" w:author="Rachael Sumner" w:date="2026-05-29T15:35:00Z" w16du:dateUtc="2026-05-29T03:35:00Z"/>
        </w:rPr>
      </w:pPr>
      <w:ins w:id="14" w:author="Rachael Sumner" w:date="2026-05-29T15:35:00Z" w16du:dateUtc="2026-05-29T03:35:00Z">
        <w:r w:rsidRPr="005A5F29">
          <w:rPr>
            <w:b/>
            <w:bCs/>
          </w:rPr>
          <w:t>Objective</w:t>
        </w:r>
        <w:r>
          <w:t>: Quantitative criteria to identify catamenial epilepsy have poor correspondence with subjective participant identifications, potentially due to ineffective identification using either technique. To improve quantitative criteria, we evaluated how</w:t>
        </w:r>
        <w:del w:id="15" w:author="Kerr, Wesley" w:date="2026-05-20T08:25:00Z" w16du:dateUtc="2026-05-20T12:25:00Z">
          <w:r w:rsidDel="00A33E70">
            <w:delText>To quantify how often</w:delText>
          </w:r>
        </w:del>
        <w:r>
          <w:t xml:space="preserve"> various catamenial epilepsy classification rules </w:t>
        </w:r>
        <w:del w:id="16" w:author="Kerr, Wesley" w:date="2026-05-20T08:12:00Z" w16du:dateUtc="2026-05-20T12:12:00Z">
          <w:r w:rsidDel="000B1F68">
            <w:delText xml:space="preserve">produce </w:delText>
          </w:r>
        </w:del>
        <w:r>
          <w:t>falsely identified</w:t>
        </w:r>
        <w:del w:id="17" w:author="Kerr, Wesley" w:date="2026-05-20T08:12:00Z" w16du:dateUtc="2026-05-20T12:12:00Z">
          <w:r w:rsidDel="00144A72">
            <w:delText xml:space="preserve">apparent </w:delText>
          </w:r>
        </w:del>
        <w:r>
          <w:t xml:space="preserve"> catamenial epilepsy </w:t>
        </w:r>
        <w:del w:id="18" w:author="Kerr, Wesley" w:date="2026-05-20T08:12:00Z" w16du:dateUtc="2026-05-20T12:12:00Z">
          <w:r w:rsidDel="00144A72">
            <w:delText>under a null model in which</w:delText>
          </w:r>
        </w:del>
        <w:r>
          <w:t>when simulated seizure diaries and menstrual-cycle diaries we</w:t>
        </w:r>
        <w:del w:id="19" w:author="Kerr, Wesley" w:date="2026-05-20T08:12:00Z" w16du:dateUtc="2026-05-20T12:12:00Z">
          <w:r w:rsidDel="00144A72">
            <w:delText>a</w:delText>
          </w:r>
        </w:del>
        <w:r>
          <w:t xml:space="preserve">re generated independently. </w:t>
        </w:r>
        <w:r w:rsidRPr="005A5F29">
          <w:rPr>
            <w:b/>
            <w:bCs/>
          </w:rPr>
          <w:t>Methods</w:t>
        </w:r>
        <w:r>
          <w:t>: We produced 100,000 simulated participants in two cohorts: a healthy ovulatory and heterogeneous menstruating-age cohort. Each participant had 36 months of data, where CHOCOLATES generated seizure diaries and HORMONE-CYCLE generated independent menstrual/hormone diaries. Follicular, luteal, ovulatory, and perimenstrual phases were classified according to Herzog and colleague criteria. Seizure and hormonal cycles were aligned randomly</w:t>
        </w:r>
        <w:del w:id="20" w:author="Kerr, Wesley" w:date="2026-05-20T08:13:00Z" w16du:dateUtc="2026-05-20T12:13:00Z">
          <w:r w:rsidDel="00CB7B99">
            <w:delText xml:space="preserve"> </w:delText>
          </w:r>
        </w:del>
        <w:del w:id="21" w:author="Kerr, Wesley" w:date="2026-05-20T08:14:00Z" w16du:dateUtc="2026-05-20T12:14:00Z">
          <w:r w:rsidDel="00CB7B99">
            <w:delText>A random circular shift was applied before merging</w:delText>
          </w:r>
        </w:del>
        <w:r>
          <w:t xml:space="preserve">. </w:t>
        </w:r>
        <w:del w:id="22" w:author="Kerr, Wesley" w:date="2026-05-20T08:13:00Z" w16du:dateUtc="2026-05-20T12:13:00Z">
          <w:r w:rsidDel="00CB7B99">
            <w:delText xml:space="preserve">Herzog phases were labeled before window sampling. </w:delText>
          </w:r>
        </w:del>
        <w:r>
          <w:t xml:space="preserve">We evaluated multiple methods to identify catamenial seizure patterns, including traditional </w:t>
        </w:r>
        <w:del w:id="23" w:author="Kerr, Wesley" w:date="2026-05-20T08:17:00Z" w16du:dateUtc="2026-05-20T12:17:00Z">
          <w:r w:rsidDel="00CA62E9">
            <w:delText xml:space="preserve">exact </w:delText>
          </w:r>
        </w:del>
        <w:r>
          <w:t>Herzog and colleagues’ thresholds (</w:t>
        </w:r>
        <w:del w:id="24" w:author="Kerr, Wesley" w:date="2026-05-20T08:17:00Z" w16du:dateUtc="2026-05-20T12:17:00Z">
          <w:r w:rsidDel="00CA62E9">
            <w:delText xml:space="preserve"> </w:delText>
          </w:r>
        </w:del>
        <w:r>
          <w:t xml:space="preserve">2004), other literature defined thresholds, </w:t>
        </w:r>
        <w:del w:id="25" w:author="Kerr, Wesley" w:date="2026-05-20T08:17:00Z" w16du:dateUtc="2026-05-20T12:17:00Z">
          <w:r w:rsidDel="00CA62E9">
            <w:delText xml:space="preserve">windowed Herzog thresholds, </w:delText>
          </w:r>
        </w:del>
        <w:r>
          <w:t xml:space="preserve">minimum-data rules, cycle reproducibility rules, stabilized-dispersion and window-dispersion negative-binomial regression, and historical-rule operationalizations across defined calendar, cycle, and full-diary windows. </w:t>
        </w:r>
        <w:commentRangeStart w:id="26"/>
        <w:r w:rsidRPr="005A5F29">
          <w:rPr>
            <w:b/>
            <w:bCs/>
          </w:rPr>
          <w:t>Results</w:t>
        </w:r>
      </w:ins>
      <w:commentRangeEnd w:id="26"/>
      <w:r>
        <w:rPr>
          <w:rStyle w:val="CommentReference"/>
          <w:sz w:val="24"/>
          <w:szCs w:val="22"/>
        </w:rPr>
        <w:commentReference w:id="26"/>
      </w:r>
      <w:ins w:id="27" w:author="Rachael Sumner" w:date="2026-05-29T15:35:00Z" w16du:dateUtc="2026-05-29T03:35:00Z">
        <w:r>
          <w:t xml:space="preserve">: </w:t>
        </w:r>
        <w:commentRangeStart w:id="28"/>
        <w:r>
          <w:t>When</w:t>
        </w:r>
      </w:ins>
      <w:commentRangeEnd w:id="28"/>
      <w:r>
        <w:rPr>
          <w:rStyle w:val="CommentReference"/>
          <w:sz w:val="24"/>
          <w:szCs w:val="22"/>
        </w:rPr>
        <w:commentReference w:id="28"/>
      </w:r>
      <w:ins w:id="29" w:author="Rachael Sumner" w:date="2026-05-29T15:35:00Z" w16du:dateUtc="2026-05-29T03:35:00Z">
        <w:r>
          <w:t xml:space="preserve"> applied to 3 complete menstrual cycles, the false positive rate of traditional catamenial epilepsy classification was 50.</w:t>
        </w:r>
        <w:commentRangeStart w:id="30"/>
        <w:r>
          <w:t>3</w:t>
        </w:r>
      </w:ins>
      <w:commentRangeEnd w:id="30"/>
      <w:r>
        <w:rPr>
          <w:rStyle w:val="CommentReference"/>
          <w:sz w:val="24"/>
          <w:szCs w:val="22"/>
        </w:rPr>
        <w:commentReference w:id="30"/>
      </w:r>
      <w:ins w:id="31" w:author="Rachael Sumner" w:date="2026-05-29T15:35:00Z" w16du:dateUtc="2026-05-29T03:35:00Z">
        <w:r>
          <w:t xml:space="preserve">% (healthy cycling) and 51.6% (heterogeneously cycling). When requiring 3-year windows, false positive rates dropped to </w:t>
        </w:r>
        <w:del w:id="32" w:author="Kerr, Wesley" w:date="2026-05-20T08:18:00Z" w16du:dateUtc="2026-05-20T12:18:00Z">
          <w:r w:rsidDel="00AE15CF">
            <w:delText xml:space="preserve">classified </w:delText>
          </w:r>
        </w:del>
        <w:r>
          <w:t xml:space="preserve">11.2% (Monte Carlo binomial 95% interval 11.0-11.5) </w:t>
        </w:r>
        <w:del w:id="33" w:author="Kerr, Wesley" w:date="2026-05-20T08:18:00Z" w16du:dateUtc="2026-05-20T12:18:00Z">
          <w:r w:rsidDel="00816C87">
            <w:delText xml:space="preserve">of </w:delText>
          </w:r>
        </w:del>
        <w:r>
          <w:t xml:space="preserve">in healthy ovulatory participants. When the same thresholds were applied to heterogeneously cycling participants, the false positive rate was </w:t>
        </w:r>
        <w:del w:id="34" w:author="Kerr, Wesley" w:date="2026-05-20T08:19:00Z" w16du:dateUtc="2026-05-20T12:19:00Z">
          <w:r w:rsidDel="00816C87">
            <w:delText xml:space="preserve">and </w:delText>
          </w:r>
        </w:del>
        <w:r>
          <w:t>36.3% (35.8-36.7)</w:t>
        </w:r>
        <w:del w:id="35" w:author="Kerr, Wesley" w:date="2026-05-20T08:19:00Z" w16du:dateUtc="2026-05-20T12:19:00Z">
          <w:r w:rsidDel="00816C87">
            <w:delText xml:space="preserve"> of heterogeneous cohort participants as apparent catamenial epilepsy under independence</w:delText>
          </w:r>
        </w:del>
        <w:r>
          <w:t xml:space="preserve">. Stabilized-dispersion negative-binomial </w:t>
        </w:r>
        <w:commentRangeStart w:id="36"/>
        <w:r>
          <w:t>regression</w:t>
        </w:r>
      </w:ins>
      <w:commentRangeEnd w:id="36"/>
      <w:r>
        <w:rPr>
          <w:rStyle w:val="CommentReference"/>
          <w:sz w:val="24"/>
          <w:szCs w:val="22"/>
        </w:rPr>
        <w:commentReference w:id="36"/>
      </w:r>
      <w:ins w:id="37" w:author="Rachael Sumner" w:date="2026-05-29T15:35:00Z" w16du:dateUtc="2026-05-29T03:35:00Z">
        <w:r>
          <w:t xml:space="preserve"> had lower false positive rates of </w:t>
        </w:r>
        <w:del w:id="38" w:author="Kerr, Wesley" w:date="2026-05-20T08:20:00Z" w16du:dateUtc="2026-05-20T12:20:00Z">
          <w:r w:rsidDel="00DA719F">
            <w:delText xml:space="preserve">exhibited approximately nominal Type I error, </w:delText>
          </w:r>
        </w:del>
        <w:r>
          <w:t>4.1% (3.9-4.2, healthy cycling) and 4.2% (4.0-4.4, heterogeneously cycling).</w:t>
        </w:r>
        <w:del w:id="39" w:author="Kerr, Wesley" w:date="2026-05-20T08:21:00Z" w16du:dateUtc="2026-05-20T12:21:00Z">
          <w:r w:rsidDel="005A6AC6">
            <w:delText>, respectively. Exact Herzog 2004 applied to 3 complete cycles classified 50.3% and 51.6% of classifiable windows positive, with 53.8% and 66.7% not classifiable. In 10,000 null studies of 30 participants using 3-month windows, apparent prevalence exceeded 39.1% in 45.9% of healthy ovulatory and 79.9% of heterogeneous cohort studies.</w:delText>
          </w:r>
        </w:del>
        <w:r>
          <w:t xml:space="preserve"> </w:t>
        </w:r>
        <w:r w:rsidRPr="005A5F29">
          <w:rPr>
            <w:b/>
            <w:bCs/>
          </w:rPr>
          <w:t>Conclusions</w:t>
        </w:r>
        <w:r>
          <w:t xml:space="preserve">: Traditional methods to identify catamenial epilepsy had very high false positive rates, especially when calculated on </w:t>
        </w:r>
        <w:r>
          <w:lastRenderedPageBreak/>
          <w:t xml:space="preserve">short diaries of 3 months. The false positive rate of our statistical approach, stabilized-dispersion negative-binomial regression, substantially improved these false positive rates to comparable to a p&lt;0.05 threshold. </w:t>
        </w:r>
        <w:del w:id="40" w:author="Kerr, Wesley" w:date="2026-05-20T08:25:00Z" w16du:dateUtc="2026-05-20T12:25:00Z">
          <w:r w:rsidDel="00585BEA">
            <w:delText xml:space="preserve">These findings quantify the potential for false-positive catamenial epilepsy classification under finite diary windows and independence between seizure and menstrual processes. </w:delText>
          </w:r>
        </w:del>
        <w:r>
          <w:t xml:space="preserve">Future studies of catamenial epilepsy using real-world diaries can further evaluate how these approaches apply to real-world data. </w:t>
        </w:r>
        <w:del w:id="41" w:author="Kerr, Wesley" w:date="2026-05-20T08:26:00Z" w16du:dateUtc="2026-05-20T12:26:00Z">
          <w:r w:rsidDel="00BC7B98">
            <w:delText>Diagnostic studies should prespecify analyzability, comparator handling, ovulatory-status handling, and reproducibility requirements.</w:delText>
          </w:r>
        </w:del>
      </w:ins>
    </w:p>
    <w:p w14:paraId="7B716152" w14:textId="6F64AE66" w:rsidR="00A676C6" w:rsidRDefault="00000000">
      <w:pPr>
        <w:rPr>
          <w:ins w:id="42" w:author="Rachael Sumner" w:date="2026-05-29T14:37:00Z" w16du:dateUtc="2026-05-29T02:37:00Z"/>
        </w:rPr>
      </w:pPr>
      <w:del w:id="43" w:author="Rachael Sumner" w:date="2026-05-29T15:35:00Z" w16du:dateUtc="2026-05-29T03:35:00Z">
        <w:r w:rsidRPr="005A5F29" w:rsidDel="00F229C2">
          <w:rPr>
            <w:b/>
            <w:bCs/>
          </w:rPr>
          <w:delText>Objective</w:delText>
        </w:r>
        <w:r w:rsidDel="00F229C2">
          <w:delText xml:space="preserve">: </w:delText>
        </w:r>
        <w:r w:rsidRPr="005A5F29" w:rsidDel="00F229C2">
          <w:rPr>
            <w:b/>
            <w:bCs/>
          </w:rPr>
          <w:delText>Methods</w:delText>
        </w:r>
        <w:r w:rsidDel="00F229C2">
          <w:delText xml:space="preserve">: We simulated 100,000 synthetic participants for 36 months in healthy ovulatory and heterogeneous menstruating-age cohorts. CHOCOLATES generated seizure diaries and HORMONE-CYCLE generated independent menstrual/hormone diaries. A random circular shift was applied before merging. </w:delText>
        </w:r>
      </w:del>
      <w:del w:id="44" w:author="Rachael Sumner" w:date="2026-05-23T19:06:00Z" w16du:dateUtc="2026-05-23T07:06:00Z">
        <w:r w:rsidDel="00DB3B48">
          <w:delText xml:space="preserve">Herzog </w:delText>
        </w:r>
      </w:del>
      <w:del w:id="45" w:author="Rachael Sumner" w:date="2026-05-29T15:35:00Z" w16du:dateUtc="2026-05-29T03:35:00Z">
        <w:r w:rsidDel="00F229C2">
          <w:delText xml:space="preserve">phases were labeled before window sampling. We evaluated </w:delText>
        </w:r>
      </w:del>
      <w:del w:id="46" w:author="Rachael Sumner" w:date="2026-05-23T19:07:00Z" w16du:dateUtc="2026-05-23T07:07:00Z">
        <w:r w:rsidDel="00DB3B48">
          <w:delText>exact Herzog 2004</w:delText>
        </w:r>
      </w:del>
      <w:del w:id="47" w:author="Rachael Sumner" w:date="2026-05-23T19:08:00Z" w16du:dateUtc="2026-05-23T07:08:00Z">
        <w:r w:rsidDel="00DB3B48">
          <w:delText>, windowed Herzog thresholds,</w:delText>
        </w:r>
      </w:del>
      <w:del w:id="48" w:author="Rachael Sumner" w:date="2026-05-29T15:35:00Z" w16du:dateUtc="2026-05-29T03:35:00Z">
        <w:r w:rsidDel="00F229C2">
          <w:delText xml:space="preserve"> minimum-data rules, cycle reproducibility rules, stabilized-dispersion and window-dispersion negative-binomial regression, and historical-rule operationalizations across defined calendar, cycle, and full-diary windows. </w:delText>
        </w:r>
        <w:r w:rsidRPr="005A5F29" w:rsidDel="00F229C2">
          <w:rPr>
            <w:b/>
            <w:bCs/>
          </w:rPr>
          <w:delText>Results</w:delText>
        </w:r>
        <w:r w:rsidDel="00F229C2">
          <w:delText>:</w:delText>
        </w:r>
      </w:del>
    </w:p>
    <w:p w14:paraId="09A03564" w14:textId="77777777" w:rsidR="00A676C6" w:rsidRDefault="00A676C6">
      <w:pPr>
        <w:rPr>
          <w:ins w:id="49" w:author="Rachael Sumner" w:date="2026-05-29T14:37:00Z" w16du:dateUtc="2026-05-29T02:37:00Z"/>
        </w:rPr>
      </w:pPr>
    </w:p>
    <w:p w14:paraId="458C2B0E" w14:textId="77777777" w:rsidR="00A676C6" w:rsidRDefault="00A676C6">
      <w:pPr>
        <w:rPr>
          <w:ins w:id="50" w:author="Rachael Sumner" w:date="2026-05-29T14:37:00Z" w16du:dateUtc="2026-05-29T02:37:00Z"/>
        </w:rPr>
      </w:pPr>
    </w:p>
    <w:p w14:paraId="6880AE17" w14:textId="714EDD60" w:rsidR="00544B2B" w:rsidDel="00F229C2" w:rsidRDefault="00000000">
      <w:pPr>
        <w:rPr>
          <w:del w:id="51" w:author="Rachael Sumner" w:date="2026-05-29T15:35:00Z" w16du:dateUtc="2026-05-29T03:35:00Z"/>
        </w:rPr>
      </w:pPr>
      <w:del w:id="52" w:author="Rachael Sumner" w:date="2026-05-29T15:35:00Z" w16du:dateUtc="2026-05-29T03:35:00Z">
        <w:r w:rsidDel="00F229C2">
          <w:delText xml:space="preserve"> In 36-month windows, windowed </w:delText>
        </w:r>
      </w:del>
      <w:del w:id="53" w:author="Rachael Sumner" w:date="2026-05-23T19:08:00Z" w16du:dateUtc="2026-05-23T07:08:00Z">
        <w:r w:rsidDel="00DB3B48">
          <w:delText xml:space="preserve">Herzog </w:delText>
        </w:r>
      </w:del>
      <w:del w:id="54" w:author="Rachael Sumner" w:date="2026-05-29T15:35:00Z" w16du:dateUtc="2026-05-29T03:35:00Z">
        <w:r w:rsidDel="00F229C2">
          <w:delText xml:space="preserve">thresholds classified 11.2% (Monte Carlo binomial 95% interval 11.0-11.5) of healthy ovulatory and 36.3% (35.8-36.7) of heterogeneous cohort participants as apparent catamenial epilepsy under independence. Stabilized-dispersion negative-binomial regression exhibited approximately nominal Type I error, 4.1% (3.9-4.2) and 4.2% (4.0-4.4), respectively. </w:delText>
        </w:r>
      </w:del>
      <w:del w:id="55" w:author="Rachael Sumner" w:date="2026-05-23T19:08:00Z" w16du:dateUtc="2026-05-23T07:08:00Z">
        <w:r w:rsidDel="00DB3B48">
          <w:delText xml:space="preserve">Exact Herzog 2004 </w:delText>
        </w:r>
      </w:del>
      <w:del w:id="56" w:author="Rachael Sumner" w:date="2026-05-29T15:35:00Z" w16du:dateUtc="2026-05-29T03:35:00Z">
        <w:r w:rsidDel="00F229C2">
          <w:delText xml:space="preserve">applied to 3 complete cycles classified 50.3% and 51.6% of classifiable windows positive, with 53.8% and 66.7% not classifiable. In 10,000 null studies of 30 participants using 3-month windows, apparent prevalence exceeded 39.1% in 45.9% of healthy ovulatory and 79.9% of heterogeneous cohort studies. </w:delText>
        </w:r>
        <w:r w:rsidRPr="005A5F29" w:rsidDel="00F229C2">
          <w:rPr>
            <w:b/>
            <w:bCs/>
          </w:rPr>
          <w:delText>Conclusions</w:delText>
        </w:r>
        <w:r w:rsidDel="00F229C2">
          <w:delText>:</w:delText>
        </w:r>
      </w:del>
    </w:p>
    <w:p w14:paraId="2BA38891" w14:textId="77777777" w:rsidR="00544B2B" w:rsidRDefault="00000000">
      <w:r w:rsidRPr="005A5F29">
        <w:rPr>
          <w:b/>
          <w:bCs/>
        </w:rPr>
        <w:t>Classification of Evidence:</w:t>
      </w:r>
      <w:r>
        <w:t xml:space="preserve"> Not applicable. This simulation study evaluates operating characteristics of classification rules under a synthetic null model and does not test a diagnostic intervention or therapeutic effect in human participants.</w:t>
      </w:r>
    </w:p>
    <w:p w14:paraId="3BBADED8" w14:textId="77777777" w:rsidR="00544B2B" w:rsidRDefault="00000000">
      <w:r w:rsidRPr="005A5F29">
        <w:rPr>
          <w:b/>
          <w:bCs/>
        </w:rPr>
        <w:t>Search Terms</w:t>
      </w:r>
      <w:r>
        <w:t>: catamenial epilepsy; epilepsy; seizures; menstrual cycle; simulation study.</w:t>
      </w:r>
    </w:p>
    <w:p w14:paraId="0B03D8D7" w14:textId="77777777" w:rsidR="00544B2B" w:rsidRDefault="00000000">
      <w:r>
        <w:br w:type="page"/>
      </w:r>
    </w:p>
    <w:p w14:paraId="439031CD" w14:textId="36EC7086" w:rsidR="003F2F80" w:rsidRDefault="00000000" w:rsidP="003F2F80">
      <w:pPr>
        <w:pStyle w:val="Heading1"/>
      </w:pPr>
      <w:r>
        <w:lastRenderedPageBreak/>
        <w:t>Introduction</w:t>
      </w:r>
    </w:p>
    <w:p w14:paraId="72365B49" w14:textId="4918BC0B" w:rsidR="003F2F80" w:rsidRDefault="000B00CF">
      <w:ins w:id="57" w:author="Rachael Sumner" w:date="2026-05-23T17:34:00Z" w16du:dateUtc="2026-05-23T05:34:00Z">
        <w:r>
          <w:t xml:space="preserve">Catamenial epilepsy describes seizure exacerbation in relation to the menstrual cycle. Incidence rates </w:t>
        </w:r>
      </w:ins>
      <w:ins w:id="58" w:author="Rachael Sumner" w:date="2026-05-23T19:12:00Z" w16du:dateUtc="2026-05-23T07:12:00Z">
        <w:r w:rsidR="00DF71C0">
          <w:t>of around 40% are commonly reported but are dependent on classification</w:t>
        </w:r>
      </w:ins>
      <w:ins w:id="59" w:author="Rachael Sumner" w:date="2026-05-23T19:13:00Z" w16du:dateUtc="2026-05-23T07:13:00Z">
        <w:r w:rsidR="00DF71C0">
          <w:t xml:space="preserve"> </w:t>
        </w:r>
        <w:commentRangeStart w:id="60"/>
        <w:r w:rsidR="00DF71C0">
          <w:t>method</w:t>
        </w:r>
      </w:ins>
      <w:commentRangeEnd w:id="60"/>
      <w:r w:rsidR="00DF71C0">
        <w:rPr>
          <w:rStyle w:val="CommentReference"/>
          <w:sz w:val="24"/>
          <w:szCs w:val="22"/>
        </w:rPr>
        <w:commentReference w:id="60"/>
      </w:r>
      <w:ins w:id="61" w:author="Rachael Sumner" w:date="2026-05-23T17:34:00Z" w16du:dateUtc="2026-05-23T05:34:00Z">
        <w:r>
          <w:t xml:space="preserve">. However, issues with identifying incidence of catamenial seizure exacerbation go beyond inconsistent rules for classification. </w:t>
        </w:r>
      </w:ins>
      <w:r w:rsidR="003F2F80">
        <w:t>Seizures are temporally structured: clustering, circadian rhythms, and multidien rhythms have been documented in long-term diaries and intracranial recordings.9-11</w:t>
      </w:r>
      <w:r w:rsidR="003F2F80" w:rsidRPr="003F2F80">
        <w:t xml:space="preserve"> </w:t>
      </w:r>
      <w:r w:rsidR="003F2F80">
        <w:t xml:space="preserve">If seizure rhythms are independent of menstrual cycles but contain multidien structure in overlapping period bands, finite diary windows can still contain chance alignments. </w:t>
      </w:r>
    </w:p>
    <w:p w14:paraId="4CDB39E2" w14:textId="0B298878" w:rsidR="00544B2B" w:rsidRDefault="00000000">
      <w:pPr>
        <w:rPr>
          <w:ins w:id="62" w:author="Rachael Sumner" w:date="2026-05-24T08:29:00Z" w16du:dateUtc="2026-05-23T20:29:00Z"/>
        </w:rPr>
      </w:pPr>
      <w:r>
        <w:t>Herzog and colleagues reported 39.1% catamenial epilepsy in women who charted seizures and menses for three complete cycles using a two-of-three-cycle rule, and later work from the NIH Progesterone Treatment Trial has been interpreted as supporting prevalence near 44% in selected trial participants.1,5</w:t>
      </w:r>
      <w:r w:rsidR="003F2F80">
        <w:t>. Herzog and colleagues use a 3 month seizure and menstrual cycle diary tracking period. Perimenstrual, periovulatory, and inadequate luteal-phase patterns of seizure exacerbation are determined based on ratios of seizures between phases of the menstrual cycle.</w:t>
      </w:r>
      <w:ins w:id="63" w:author="Rachael Sumner" w:date="2026-05-23T17:36:00Z" w16du:dateUtc="2026-05-23T05:36:00Z">
        <w:r w:rsidR="000B00CF">
          <w:t xml:space="preserve"> </w:t>
        </w:r>
      </w:ins>
      <w:ins w:id="64" w:author="Rachael Sumner" w:date="2026-05-23T19:15:00Z" w16du:dateUtc="2026-05-23T07:15:00Z">
        <w:r w:rsidR="00DF71C0">
          <w:t>The most common method for classifying catamenial seizures is d</w:t>
        </w:r>
      </w:ins>
      <w:ins w:id="65" w:author="Rachael Sumner" w:date="2026-05-23T17:36:00Z" w16du:dateUtc="2026-05-23T05:36:00Z">
        <w:r w:rsidR="000B00CF">
          <w:t xml:space="preserve">escribed in detail in </w:t>
        </w:r>
      </w:ins>
      <w:ins w:id="66" w:author="Rachael Sumner" w:date="2026-05-23T19:15:00Z" w16du:dateUtc="2026-05-23T07:15:00Z">
        <w:r w:rsidR="00DF71C0">
          <w:t>Herzog et al (1)</w:t>
        </w:r>
      </w:ins>
      <w:ins w:id="67" w:author="Rachael Sumner" w:date="2026-05-23T17:36:00Z" w16du:dateUtc="2026-05-23T05:36:00Z">
        <w:r w:rsidR="000B00CF">
          <w:t xml:space="preserve">, </w:t>
        </w:r>
      </w:ins>
      <w:ins w:id="68" w:author="Rachael Sumner" w:date="2026-05-23T19:15:00Z" w16du:dateUtc="2026-05-23T07:15:00Z">
        <w:r w:rsidR="00DF71C0">
          <w:t xml:space="preserve">with practical </w:t>
        </w:r>
      </w:ins>
      <w:ins w:id="69" w:author="Rachael Sumner" w:date="2026-05-24T07:40:00Z" w16du:dateUtc="2026-05-23T19:40:00Z">
        <w:r w:rsidR="000E6B01">
          <w:t>amendments</w:t>
        </w:r>
      </w:ins>
      <w:ins w:id="70" w:author="Rachael Sumner" w:date="2026-05-23T19:15:00Z" w16du:dateUtc="2026-05-23T07:15:00Z">
        <w:r w:rsidR="00DF71C0">
          <w:t xml:space="preserve"> in Alshakhour</w:t>
        </w:r>
      </w:ins>
      <w:ins w:id="71" w:author="Rachael Sumner" w:date="2026-05-23T19:16:00Z" w16du:dateUtc="2026-05-23T07:16:00Z">
        <w:r w:rsidR="00DF71C0">
          <w:t>i et al (</w:t>
        </w:r>
        <w:commentRangeStart w:id="72"/>
        <w:r w:rsidR="00DF71C0">
          <w:t>ref</w:t>
        </w:r>
      </w:ins>
      <w:commentRangeEnd w:id="72"/>
      <w:r w:rsidR="00DF71C0">
        <w:rPr>
          <w:rStyle w:val="CommentReference"/>
          <w:sz w:val="24"/>
          <w:szCs w:val="22"/>
        </w:rPr>
        <w:commentReference w:id="72"/>
      </w:r>
      <w:ins w:id="73" w:author="Rachael Sumner" w:date="2026-05-23T19:16:00Z" w16du:dateUtc="2026-05-23T07:16:00Z">
        <w:r w:rsidR="00DF71C0">
          <w:t xml:space="preserve">) </w:t>
        </w:r>
      </w:ins>
      <w:ins w:id="74" w:author="Rachael Sumner" w:date="2026-05-23T17:36:00Z" w16du:dateUtc="2026-05-23T05:36:00Z">
        <w:r w:rsidR="000B00CF">
          <w:t xml:space="preserve">this method is referred to hereafter as the Herzog 2004 method. </w:t>
        </w:r>
      </w:ins>
    </w:p>
    <w:p w14:paraId="3E10F143" w14:textId="77777777" w:rsidR="00B41E36" w:rsidRDefault="00B41E36"/>
    <w:p w14:paraId="786663D6" w14:textId="21C10E5B" w:rsidR="003F2F80" w:rsidRDefault="000B00CF">
      <w:ins w:id="75" w:author="Rachael Sumner" w:date="2026-05-23T17:35:00Z" w16du:dateUtc="2026-05-23T05:35:00Z">
        <w:r>
          <w:t>One of the most often discussed risks</w:t>
        </w:r>
      </w:ins>
      <w:ins w:id="76" w:author="Rachael Sumner" w:date="2026-05-23T17:41:00Z" w16du:dateUtc="2026-05-23T05:41:00Z">
        <w:r>
          <w:t xml:space="preserve"> in catamenial epilepsy diagnosis</w:t>
        </w:r>
      </w:ins>
      <w:ins w:id="77" w:author="Rachael Sumner" w:date="2026-05-23T17:35:00Z" w16du:dateUtc="2026-05-23T05:35:00Z">
        <w:r>
          <w:t xml:space="preserve"> is the spurious alignment between multidien seizure cycles and the menstrual </w:t>
        </w:r>
        <w:commentRangeStart w:id="78"/>
        <w:r>
          <w:t>cycle</w:t>
        </w:r>
      </w:ins>
      <w:commentRangeEnd w:id="78"/>
      <w:r w:rsidR="00DF71C0">
        <w:rPr>
          <w:rStyle w:val="CommentReference"/>
          <w:sz w:val="24"/>
          <w:szCs w:val="22"/>
        </w:rPr>
        <w:commentReference w:id="78"/>
      </w:r>
      <w:ins w:id="79" w:author="Rachael Sumner" w:date="2026-05-23T19:16:00Z" w16du:dateUtc="2026-05-23T07:16:00Z">
        <w:r w:rsidR="00DF71C0">
          <w:t xml:space="preserve"> </w:t>
        </w:r>
      </w:ins>
      <w:ins w:id="80" w:author="Rachael Sumner" w:date="2026-05-23T19:46:00Z" w16du:dateUtc="2026-05-23T07:46:00Z">
        <w:r w:rsidR="008C07A3">
          <w:t>(6)</w:t>
        </w:r>
      </w:ins>
      <w:ins w:id="81" w:author="Rachael Sumner" w:date="2026-05-23T17:35:00Z" w16du:dateUtc="2026-05-23T05:35:00Z">
        <w:r>
          <w:t xml:space="preserve">. </w:t>
        </w:r>
      </w:ins>
      <w:r>
        <w:t xml:space="preserve">Ratio definitions are especially vulnerable when seizure counts are sparse or comparator phases contain few events. </w:t>
      </w:r>
    </w:p>
    <w:p w14:paraId="1704518D" w14:textId="4EFE9A16" w:rsidR="000B00CF" w:rsidRDefault="00000000" w:rsidP="000B00CF">
      <w:pPr>
        <w:rPr>
          <w:ins w:id="82" w:author="Rachael Sumner" w:date="2026-05-24T08:29:00Z" w16du:dateUtc="2026-05-23T20:29:00Z"/>
        </w:rPr>
      </w:pPr>
      <w:r>
        <w:t>This creates a specificity question with direct implications for clinical research</w:t>
      </w:r>
      <w:r w:rsidR="00D43622">
        <w:t xml:space="preserve">: </w:t>
      </w:r>
      <w:ins w:id="83" w:author="Rachael Sumner" w:date="2026-05-23T17:35:00Z" w16du:dateUtc="2026-05-23T05:35:00Z">
        <w:r w:rsidR="000B00CF">
          <w:t xml:space="preserve">what proportion of </w:t>
        </w:r>
      </w:ins>
      <w:ins w:id="84" w:author="Rachael Sumner" w:date="2026-05-24T07:41:00Z" w16du:dateUtc="2026-05-23T19:41:00Z">
        <w:r w:rsidR="000E6B01">
          <w:t xml:space="preserve">women classified as having catamenial epilepsy with Herzog 2004 criteria </w:t>
        </w:r>
      </w:ins>
      <w:ins w:id="85" w:author="Rachael Sumner" w:date="2026-05-23T17:35:00Z" w16du:dateUtc="2026-05-23T05:35:00Z">
        <w:r w:rsidR="000B00CF">
          <w:t xml:space="preserve">1,5, may in fact </w:t>
        </w:r>
        <w:r w:rsidR="000B00CF">
          <w:lastRenderedPageBreak/>
          <w:t xml:space="preserve">have received a false positive classification. The follow-on question is what is the direct effect of increasing seizure tracking period on false-positive classification. </w:t>
        </w:r>
      </w:ins>
    </w:p>
    <w:p w14:paraId="32E23C46" w14:textId="77777777" w:rsidR="00B41E36" w:rsidRDefault="00B41E36" w:rsidP="000B00CF">
      <w:pPr>
        <w:rPr>
          <w:ins w:id="86" w:author="Rachael Sumner" w:date="2026-05-23T19:40:00Z" w16du:dateUtc="2026-05-23T07:40:00Z"/>
        </w:rPr>
      </w:pPr>
    </w:p>
    <w:p w14:paraId="6FC834AE" w14:textId="52F7DF39" w:rsidR="003F2F80" w:rsidRDefault="008C07A3">
      <w:pPr>
        <w:rPr>
          <w:ins w:id="87" w:author="Rachael Sumner" w:date="2026-05-24T08:29:00Z" w16du:dateUtc="2026-05-23T20:29:00Z"/>
        </w:rPr>
      </w:pPr>
      <w:ins w:id="88" w:author="Rachael Sumner" w:date="2026-05-23T19:41:00Z" w16du:dateUtc="2026-05-23T07:41:00Z">
        <w:r>
          <w:t xml:space="preserve">The </w:t>
        </w:r>
      </w:ins>
      <w:ins w:id="89" w:author="Rachael Sumner" w:date="2026-05-23T19:45:00Z" w16du:dateUtc="2026-05-23T07:45:00Z">
        <w:r>
          <w:t xml:space="preserve">real world </w:t>
        </w:r>
      </w:ins>
      <w:ins w:id="90" w:author="Rachael Sumner" w:date="2026-05-23T19:41:00Z" w16du:dateUtc="2026-05-23T07:41:00Z">
        <w:r>
          <w:t>impact of false</w:t>
        </w:r>
      </w:ins>
      <w:ins w:id="91" w:author="Rachael Sumner" w:date="2026-05-23T19:45:00Z" w16du:dateUtc="2026-05-23T07:45:00Z">
        <w:r>
          <w:t>-</w:t>
        </w:r>
      </w:ins>
      <w:ins w:id="92" w:author="Rachael Sumner" w:date="2026-05-23T19:41:00Z" w16du:dateUtc="2026-05-23T07:41:00Z">
        <w:r>
          <w:t>positive and false</w:t>
        </w:r>
      </w:ins>
      <w:ins w:id="93" w:author="Rachael Sumner" w:date="2026-05-23T19:45:00Z" w16du:dateUtc="2026-05-23T07:45:00Z">
        <w:r>
          <w:t>-</w:t>
        </w:r>
      </w:ins>
      <w:ins w:id="94" w:author="Rachael Sumner" w:date="2026-05-23T19:41:00Z" w16du:dateUtc="2026-05-23T07:41:00Z">
        <w:r>
          <w:t xml:space="preserve">negative classification </w:t>
        </w:r>
      </w:ins>
      <w:ins w:id="95" w:author="Rachael Sumner" w:date="2026-05-24T07:41:00Z" w16du:dateUtc="2026-05-23T19:41:00Z">
        <w:r w:rsidR="000E6B01">
          <w:t>incl</w:t>
        </w:r>
      </w:ins>
      <w:ins w:id="96" w:author="Rachael Sumner" w:date="2026-05-24T07:42:00Z" w16du:dateUtc="2026-05-23T19:42:00Z">
        <w:r w:rsidR="000E6B01">
          <w:t xml:space="preserve">udes effects on </w:t>
        </w:r>
      </w:ins>
      <w:ins w:id="97" w:author="Rachael Sumner" w:date="2026-05-23T19:42:00Z" w16du:dateUtc="2026-05-23T07:42:00Z">
        <w:r>
          <w:t>treatment decisions</w:t>
        </w:r>
      </w:ins>
      <w:ins w:id="98" w:author="Rachael Sumner" w:date="2026-05-24T07:42:00Z" w16du:dateUtc="2026-05-23T19:42:00Z">
        <w:r w:rsidR="000E6B01">
          <w:t>, as well as studies into catamenial sieuzres</w:t>
        </w:r>
      </w:ins>
      <w:ins w:id="99" w:author="Rachael Sumner" w:date="2026-05-23T19:42:00Z" w16du:dateUtc="2026-05-23T07:42:00Z">
        <w:r>
          <w:t>.</w:t>
        </w:r>
      </w:ins>
      <w:ins w:id="100" w:author="Rachael Sumner" w:date="2026-05-23T19:43:00Z" w16du:dateUtc="2026-05-23T07:43:00Z">
        <w:r>
          <w:t xml:space="preserve"> </w:t>
        </w:r>
      </w:ins>
      <w:ins w:id="101" w:author="Rachael Sumner" w:date="2026-05-23T19:45:00Z" w16du:dateUtc="2026-05-23T07:45:00Z">
        <w:r>
          <w:t>In clinic, h</w:t>
        </w:r>
      </w:ins>
      <w:ins w:id="102" w:author="Rachael Sumner" w:date="2026-05-23T19:43:00Z" w16du:dateUtc="2026-05-23T07:43:00Z">
        <w:r>
          <w:t xml:space="preserve">ormone based </w:t>
        </w:r>
      </w:ins>
      <w:ins w:id="103" w:author="Rachael Sumner" w:date="2026-05-23T19:44:00Z" w16du:dateUtc="2026-05-23T07:44:00Z">
        <w:r>
          <w:t xml:space="preserve">or informed </w:t>
        </w:r>
      </w:ins>
      <w:ins w:id="104" w:author="Rachael Sumner" w:date="2026-05-23T19:43:00Z" w16du:dateUtc="2026-05-23T07:43:00Z">
        <w:r>
          <w:t>treatments may be given or withheld on the</w:t>
        </w:r>
      </w:ins>
      <w:ins w:id="105" w:author="Rachael Sumner" w:date="2026-05-23T19:44:00Z" w16du:dateUtc="2026-05-23T07:44:00Z">
        <w:r>
          <w:t xml:space="preserve"> </w:t>
        </w:r>
      </w:ins>
      <w:ins w:id="106" w:author="Rachael Sumner" w:date="2026-05-23T19:43:00Z" w16du:dateUtc="2026-05-23T07:43:00Z">
        <w:r>
          <w:t xml:space="preserve">basis of evidence </w:t>
        </w:r>
      </w:ins>
      <w:ins w:id="107" w:author="Rachael Sumner" w:date="2026-05-23T19:44:00Z" w16du:dateUtc="2026-05-23T07:44:00Z">
        <w:r>
          <w:t>of catamenial seizures being present or absent.</w:t>
        </w:r>
      </w:ins>
      <w:ins w:id="108" w:author="Rachael Sumner" w:date="2026-05-23T19:42:00Z" w16du:dateUtc="2026-05-23T07:42:00Z">
        <w:r>
          <w:t xml:space="preserve"> Furthermore, classification difficulties may be responsible for the lack of evidence for any particular treatment approaches when randomized controlled tri</w:t>
        </w:r>
      </w:ins>
      <w:ins w:id="109" w:author="Rachael Sumner" w:date="2026-05-23T19:43:00Z" w16du:dateUtc="2026-05-23T07:43:00Z">
        <w:r>
          <w:t>als are carried out using short tracking and treatment periods.</w:t>
        </w:r>
      </w:ins>
    </w:p>
    <w:p w14:paraId="45D87746" w14:textId="77777777" w:rsidR="00B41E36" w:rsidRDefault="00B41E36"/>
    <w:p w14:paraId="22712C42" w14:textId="3FAA9675" w:rsidR="00544B2B" w:rsidRDefault="00000000">
      <w:pPr>
        <w:rPr>
          <w:ins w:id="110" w:author="Rachael Sumner" w:date="2026-05-24T08:29:00Z" w16du:dateUtc="2026-05-23T20:29:00Z"/>
        </w:rPr>
      </w:pPr>
      <w:r>
        <w:t>We conducted a reproducible null-simulation study to estimate apparent catamenial epilepsy classification across definitions and observation windows under independence. The analysis evaluates specificity-like behavior only. Positive-control true-coupling simulations were added as a sensitivity framework to calibrate future sensitivity analyses, but the primary inference is the null background rate.</w:t>
      </w:r>
      <w:ins w:id="111" w:author="Rachael Sumner" w:date="2026-05-24T08:29:00Z" w16du:dateUtc="2026-05-23T20:29:00Z">
        <w:r w:rsidR="00B41E36">
          <w:t xml:space="preserve"> </w:t>
        </w:r>
      </w:ins>
      <w:ins w:id="112" w:author="Rachael Sumner" w:date="2026-05-24T08:30:00Z" w16du:dateUtc="2026-05-23T20:30:00Z">
        <w:r w:rsidR="00B41E36">
          <w:t>An ideal or healthy cohort is simulated</w:t>
        </w:r>
      </w:ins>
      <w:ins w:id="113" w:author="Rachael Sumner" w:date="2026-05-24T08:31:00Z" w16du:dateUtc="2026-05-23T20:31:00Z">
        <w:r w:rsidR="00B41E36">
          <w:t>,</w:t>
        </w:r>
      </w:ins>
      <w:ins w:id="114" w:author="Rachael Sumner" w:date="2026-05-24T08:30:00Z" w16du:dateUtc="2026-05-23T20:30:00Z">
        <w:r w:rsidR="00B41E36">
          <w:t xml:space="preserve"> as is a heterogenous cohort which introduces common sources of menstrual irregularity</w:t>
        </w:r>
      </w:ins>
      <w:ins w:id="115" w:author="Rachael Sumner" w:date="2026-05-24T08:32:00Z" w16du:dateUtc="2026-05-23T20:32:00Z">
        <w:r w:rsidR="00B41E36">
          <w:t xml:space="preserve"> and anovulation</w:t>
        </w:r>
      </w:ins>
      <w:ins w:id="116" w:author="Rachael Sumner" w:date="2026-05-24T08:30:00Z" w16du:dateUtc="2026-05-23T20:30:00Z">
        <w:r w:rsidR="00B41E36">
          <w:t xml:space="preserve">. An </w:t>
        </w:r>
      </w:ins>
      <w:ins w:id="117" w:author="Rachael Sumner" w:date="2026-05-24T08:31:00Z" w16du:dateUtc="2026-05-23T20:31:00Z">
        <w:r w:rsidR="00B41E36">
          <w:t>average cohort of women with epilepsy is most like the heterogenous simulation.</w:t>
        </w:r>
      </w:ins>
    </w:p>
    <w:p w14:paraId="65CDDA3E" w14:textId="77777777" w:rsidR="00B41E36" w:rsidRDefault="00B41E36"/>
    <w:p w14:paraId="6ABBB3F8" w14:textId="77777777" w:rsidR="00544B2B" w:rsidRDefault="00000000">
      <w:pPr>
        <w:pStyle w:val="Heading1"/>
      </w:pPr>
      <w:r>
        <w:t>Methods</w:t>
      </w:r>
    </w:p>
    <w:p w14:paraId="3DF422AF" w14:textId="77777777" w:rsidR="005333F2" w:rsidRPr="005333F2" w:rsidRDefault="00000000">
      <w:pPr>
        <w:rPr>
          <w:i/>
          <w:iCs/>
        </w:rPr>
      </w:pPr>
      <w:r w:rsidRPr="005333F2">
        <w:rPr>
          <w:i/>
          <w:iCs/>
        </w:rPr>
        <w:t>Study design</w:t>
      </w:r>
    </w:p>
    <w:p w14:paraId="2FBF1DA1" w14:textId="77777777" w:rsidR="005D66F6" w:rsidRDefault="005D66F6" w:rsidP="005D66F6">
      <w:pPr>
        <w:rPr>
          <w:ins w:id="118" w:author="Rachael Sumner" w:date="2026-05-29T15:46:00Z" w16du:dateUtc="2026-05-29T03:46:00Z"/>
        </w:rPr>
      </w:pPr>
      <w:ins w:id="119" w:author="Rachael Sumner" w:date="2026-05-29T14:49:00Z" w16du:dateUtc="2026-05-29T02:49:00Z">
        <w:r>
          <w:t xml:space="preserve">The analysis plan for this random (Monte Carlo) simulation was pre-specified prior to running the simulations. The goal of these simulations was to simulate seizure diaries and, separately, simulate menstrual/hormonal diaries, then align those two diaries. If the alignment of those </w:t>
        </w:r>
        <w:r>
          <w:lastRenderedPageBreak/>
          <w:t xml:space="preserve">diaries was random, then application of any method to identify catamenial cycles would represent false positive identifications. </w:t>
        </w:r>
      </w:ins>
    </w:p>
    <w:p w14:paraId="7E161D25" w14:textId="77777777" w:rsidR="00AE3554" w:rsidRDefault="00AE3554" w:rsidP="005D66F6">
      <w:pPr>
        <w:rPr>
          <w:ins w:id="120" w:author="Rachael Sumner" w:date="2026-05-29T14:49:00Z" w16du:dateUtc="2026-05-29T02:49:00Z"/>
        </w:rPr>
      </w:pPr>
    </w:p>
    <w:p w14:paraId="59E37B80" w14:textId="6FB28C59" w:rsidR="00544B2B" w:rsidDel="005D66F6" w:rsidRDefault="00000000">
      <w:pPr>
        <w:rPr>
          <w:del w:id="121" w:author="Rachael Sumner" w:date="2026-05-29T14:49:00Z" w16du:dateUtc="2026-05-29T02:49:00Z"/>
        </w:rPr>
      </w:pPr>
      <w:del w:id="122" w:author="Rachael Sumner" w:date="2026-05-29T14:49:00Z" w16du:dateUtc="2026-05-29T02:49:00Z">
        <w:r w:rsidDel="005D66F6">
          <w:delText>This Monte Carlo null simulation was defined before the full simulation run. For each synthetic participant, seizure and menstrual/hormone diaries were generated independently for 36 months. A participant-specific random circular shift of the seizure diary was sampled uniformly over the diary length before merging to prevent hidden start-date alignment; cycle labels were preserved from the hormone diary and seizure counts were wrapped with the shifted seizure diary. All analyses were stratified by cohort; cohorts were never pooled.</w:delText>
        </w:r>
      </w:del>
    </w:p>
    <w:p w14:paraId="6067561A" w14:textId="580D4D65" w:rsidR="0084197C" w:rsidRDefault="0084197C">
      <w:pPr>
        <w:rPr>
          <w:ins w:id="123" w:author="Rachael Sumner" w:date="2026-05-29T14:58:00Z" w16du:dateUtc="2026-05-29T02:58:00Z"/>
          <w:i/>
          <w:iCs/>
        </w:rPr>
      </w:pPr>
      <w:ins w:id="124" w:author="Rachael Sumner" w:date="2026-05-29T14:58:00Z" w16du:dateUtc="2026-05-29T02:58:00Z">
        <w:r>
          <w:rPr>
            <w:i/>
            <w:iCs/>
          </w:rPr>
          <w:t xml:space="preserve">Seizure Diary Generation </w:t>
        </w:r>
      </w:ins>
    </w:p>
    <w:p w14:paraId="250010BF" w14:textId="77777777" w:rsidR="0084197C" w:rsidRDefault="0084197C" w:rsidP="0084197C">
      <w:pPr>
        <w:ind w:firstLine="720"/>
        <w:rPr>
          <w:ins w:id="125" w:author="Rachael Sumner" w:date="2026-05-29T15:46:00Z" w16du:dateUtc="2026-05-29T03:46:00Z"/>
        </w:rPr>
      </w:pPr>
      <w:ins w:id="126" w:author="Rachael Sumner" w:date="2026-05-29T14:58:00Z" w16du:dateUtc="2026-05-29T02:58:00Z">
        <w:r>
          <w:t xml:space="preserve">We simulated seizure diaries using the current best standard of seizure diary simulations, CHOCOLATES. </w:t>
        </w:r>
      </w:ins>
      <w:moveToRangeStart w:id="127" w:author="Kerr, Wesley" w:date="2026-05-20T08:33:00Z" w:name="move230158424"/>
      <w:moveTo w:id="128" w:author="Kerr, Wesley" w:date="2026-05-20T08:33:00Z" w16du:dateUtc="2026-05-20T12:33:00Z">
        <w:ins w:id="129" w:author="Rachael Sumner" w:date="2026-05-29T14:58:00Z" w16du:dateUtc="2026-05-29T02:58:00Z">
          <w:r>
            <w:t xml:space="preserve">CHOCOLATES (Cyclic Heterogeneous Overdispersed Clustered Open-source L-relationship Adjustable Temporally limited E-diary Simulator) generated non-catamenial seizure diaries. CHOCOLATES uses a hierarchical gamma-Poisson/negative-binomial seizure-count generator in which participant-level seizure burden is sampled from a population distribution and daily risk is modified by empirically motivated multidien cycles, seizure clustering, the observed relationship between mean seizure rate and within-person variability, and limits on very short interseizure </w:t>
          </w:r>
          <w:commentRangeStart w:id="130"/>
          <w:commentRangeStart w:id="131"/>
          <w:r>
            <w:t>intervals</w:t>
          </w:r>
        </w:ins>
      </w:moveTo>
      <w:commentRangeEnd w:id="130"/>
      <w:ins w:id="132" w:author="Rachael Sumner" w:date="2026-05-29T14:58:00Z" w16du:dateUtc="2026-05-29T02:58:00Z">
        <w:r w:rsidR="0083092F">
          <w:rPr>
            <w:rStyle w:val="CommentReference"/>
            <w:sz w:val="24"/>
            <w:szCs w:val="22"/>
          </w:rPr>
          <w:commentReference w:id="130"/>
        </w:r>
      </w:ins>
      <w:commentRangeEnd w:id="131"/>
      <w:r w:rsidR="0083092F">
        <w:rPr>
          <w:rStyle w:val="CommentReference"/>
          <w:sz w:val="24"/>
          <w:szCs w:val="22"/>
        </w:rPr>
        <w:commentReference w:id="131"/>
      </w:r>
      <w:moveTo w:id="133" w:author="Kerr, Wesley" w:date="2026-05-20T08:33:00Z" w16du:dateUtc="2026-05-20T12:33:00Z">
        <w:ins w:id="134" w:author="Rachael Sumner" w:date="2026-05-29T14:58:00Z" w16du:dateUtc="2026-05-29T02:58:00Z">
          <w:r>
            <w:t xml:space="preserve">. </w:t>
          </w:r>
        </w:ins>
      </w:moveTo>
      <w:ins w:id="135" w:author="Rachael Sumner" w:date="2026-05-29T14:58:00Z" w16du:dateUtc="2026-05-29T02:58:00Z">
        <w:r>
          <w:t xml:space="preserve">While CHOCOLATES does include empirical multidien cycles, some of which could be catamenial from the original data, these catamenial-appearing multidien cycles would be unrelated to menstrual/hormonal cycling. </w:t>
        </w:r>
      </w:ins>
      <w:moveTo w:id="136" w:author="Kerr, Wesley" w:date="2026-05-20T08:33:00Z" w16du:dateUtc="2026-05-20T12:33:00Z">
        <w:ins w:id="137" w:author="Rachael Sumner" w:date="2026-05-29T14:58:00Z" w16du:dateUtc="2026-05-29T02:58:00Z">
          <w:del w:id="138" w:author="Kerr, Wesley" w:date="2026-05-20T08:34:00Z" w16du:dateUtc="2026-05-20T12:34:00Z">
            <w:r w:rsidDel="00162840">
              <w:delText xml:space="preserve">The simulator was developed to reproduce multiple statistical properties of seizure diaries and was validated by simulating 10,000 randomized antiseizure-medication trials and comparing 50% responder rates and median percent change with 23 historical trials.12 </w:delText>
            </w:r>
          </w:del>
          <w:del w:id="139" w:author="Kerr, Wesley" w:date="2026-05-20T08:35:00Z" w16du:dateUtc="2026-05-20T12:35:00Z">
            <w:r w:rsidDel="00F8021F">
              <w:delText>In the present null study, CHOCOLATES was useful because it generated realistic structured seizure diaries without menstrual-cycle coupling, allowing apparent catamenial classification to be interpreted as always incorrect by definition.</w:delText>
            </w:r>
          </w:del>
        </w:ins>
      </w:moveTo>
    </w:p>
    <w:p w14:paraId="414BE77D" w14:textId="77777777" w:rsidR="00AE3554" w:rsidRDefault="00AE3554" w:rsidP="0084197C">
      <w:pPr>
        <w:ind w:firstLine="720"/>
        <w:rPr>
          <w:ins w:id="140" w:author="Rachael Sumner" w:date="2026-05-29T14:58:00Z" w16du:dateUtc="2026-05-29T02:58:00Z"/>
          <w:moveTo w:id="141" w:author="Kerr, Wesley" w:date="2026-05-20T08:33:00Z" w16du:dateUtc="2026-05-20T12:33:00Z"/>
        </w:rPr>
        <w:pPrChange w:id="142" w:author="Kerr, Wesley" w:date="2026-05-20T08:35:00Z" w16du:dateUtc="2026-05-20T12:35:00Z">
          <w:pPr/>
        </w:pPrChange>
      </w:pPr>
    </w:p>
    <w:moveToRangeEnd w:id="127"/>
    <w:p w14:paraId="678C7A21" w14:textId="77777777" w:rsidR="0084197C" w:rsidRPr="00BF77FC" w:rsidRDefault="0084197C" w:rsidP="0084197C">
      <w:pPr>
        <w:rPr>
          <w:ins w:id="143" w:author="Rachael Sumner" w:date="2026-05-29T14:59:00Z" w16du:dateUtc="2026-05-29T02:59:00Z"/>
          <w:i/>
          <w:iCs/>
          <w:rPrChange w:id="144" w:author="Kerr, Wesley" w:date="2026-05-20T08:36:00Z" w16du:dateUtc="2026-05-20T12:36:00Z">
            <w:rPr>
              <w:ins w:id="145" w:author="Rachael Sumner" w:date="2026-05-29T14:59:00Z" w16du:dateUtc="2026-05-29T02:59:00Z"/>
            </w:rPr>
          </w:rPrChange>
        </w:rPr>
      </w:pPr>
      <w:ins w:id="146" w:author="Rachael Sumner" w:date="2026-05-29T14:59:00Z" w16du:dateUtc="2026-05-29T02:59:00Z">
        <w:r w:rsidRPr="00BF77FC">
          <w:rPr>
            <w:i/>
            <w:iCs/>
            <w:rPrChange w:id="147" w:author="Kerr, Wesley" w:date="2026-05-20T08:36:00Z" w16du:dateUtc="2026-05-20T12:36:00Z">
              <w:rPr/>
            </w:rPrChange>
          </w:rPr>
          <w:t>Menstrual/Hormonal Diary Generation</w:t>
        </w:r>
      </w:ins>
    </w:p>
    <w:p w14:paraId="382C7129" w14:textId="77777777" w:rsidR="0084197C" w:rsidRDefault="0084197C" w:rsidP="0083092F">
      <w:pPr>
        <w:ind w:firstLine="720"/>
      </w:pPr>
      <w:r>
        <w:t>HORMONE-CYCLE generated independent menstrual/hormone diaries. HORMONE-CYCLE</w:t>
      </w:r>
      <w:del w:id="148" w:author="Kerr, Wesley" w:date="2026-05-20T08:38:00Z" w16du:dateUtc="2026-05-20T12:38:00Z">
        <w:r w:rsidDel="004F5A62">
          <w:delText>It</w:delText>
        </w:r>
      </w:del>
      <w:r>
        <w:t xml:space="preserve"> is a hierarchical simulator that samples patient-level latent traits and cycle-level realizations, then interpolates daily estradiol and progesterone trajectories from menstrual subphase reference medians. HORMONE-CYCLE</w:t>
      </w:r>
      <w:del w:id="149" w:author="Kerr, Wesley" w:date="2026-05-20T08:39:00Z" w16du:dateUtc="2026-05-20T12:39:00Z">
        <w:r w:rsidDel="008963E0">
          <w:delText>Its</w:delText>
        </w:r>
      </w:del>
      <w:r>
        <w:t xml:space="preserve"> simulated features include cycle length, within-person cycle-length variability, bleeding days, ovulatory and anovulatory cycles, follicular and luteal phase lengths, ovulation day, luteal progesterone, inadequate-luteal-phase flags, and configured modifiers for PCOS, peri-menarche, perimenopause, dysmenorrhea, oral </w:t>
      </w:r>
      <w:r>
        <w:lastRenderedPageBreak/>
        <w:t>contraceptive use, hormonal IUD, and copper IUD. Baseline age-specific cycle length and adjacent-cycle irregularity targets were based on Apple Women's Health Study/Nurses' Health Study 3 data, phase-length and bleeding-duration targets on Natural Cycles data, and estradiol/progesterone trajectories on Stricker et al. menstrual subphase hormone reference values.13-15 Validation compared simulated age-band cycle length and irregularity with Li et al., aggregate follicular length, luteal length, and bleeding days with Bull et al., and subphase estradiol and progesterone medians with Stricker et al.; simulator validation targets, versioning, and reproducibility details are documented in the Appendix following STRESS reporting principles.13-16</w:t>
      </w:r>
    </w:p>
    <w:p w14:paraId="626ECA1E" w14:textId="77777777" w:rsidR="0077333A" w:rsidRDefault="0084197C" w:rsidP="0077333A">
      <w:pPr>
        <w:rPr>
          <w:ins w:id="150" w:author="Rachael Sumner" w:date="2026-05-29T15:46:00Z" w16du:dateUtc="2026-05-29T03:46:00Z"/>
        </w:rPr>
      </w:pPr>
      <w:ins w:id="151" w:author="Rachael Sumner" w:date="2026-05-29T14:59:00Z" w16du:dateUtc="2026-05-29T02:59:00Z">
        <w:r>
          <w:tab/>
        </w:r>
      </w:ins>
      <w:ins w:id="152" w:author="Rachael Sumner" w:date="2026-05-29T15:13:00Z" w16du:dateUtc="2026-05-29T03:13:00Z">
        <w:r w:rsidR="0077333A">
          <w:t xml:space="preserve">When simulating menstrual/hormonal cycles, we considered 2 types of participants: healthy ovulation and heterogeneous menstruating-age. There is substantial evidence that ovulation and cycling can be disrupted in people with </w:t>
        </w:r>
        <w:commentRangeStart w:id="153"/>
        <w:commentRangeStart w:id="154"/>
        <w:r w:rsidR="0077333A">
          <w:t>epilepsy</w:t>
        </w:r>
        <w:commentRangeEnd w:id="153"/>
        <w:r w:rsidR="0077333A">
          <w:rPr>
            <w:rStyle w:val="CommentReference"/>
            <w:sz w:val="24"/>
            <w:szCs w:val="22"/>
          </w:rPr>
          <w:commentReference w:id="153"/>
        </w:r>
      </w:ins>
      <w:commentRangeEnd w:id="154"/>
      <w:r w:rsidR="0083092F">
        <w:rPr>
          <w:rStyle w:val="CommentReference"/>
          <w:sz w:val="24"/>
          <w:szCs w:val="22"/>
        </w:rPr>
        <w:commentReference w:id="154"/>
      </w:r>
      <w:ins w:id="155" w:author="Rachael Sumner" w:date="2026-05-29T15:13:00Z" w16du:dateUtc="2026-05-29T03:13:00Z">
        <w:r w:rsidR="0077333A">
          <w:t xml:space="preserve">. To create the healthy ovulation cohort of 50,000 participants, the HORMONE-CYCLE simulator was given an age of 18-45 years. The heterogeneous menstruating-age cohort of 50,000 participants was based on allowed ages from 13.0 to 54.9 and allowed anovulation and cycle irregularity. Additionally, the rate of other contributors to menstrual irregularity was based on typical prevalences (e.g., PCOS, peri-menarche, perimenopause, and dysmenorrhea). </w:t>
        </w:r>
      </w:ins>
    </w:p>
    <w:p w14:paraId="77A7A072" w14:textId="77777777" w:rsidR="00AE3554" w:rsidRDefault="00AE3554" w:rsidP="0077333A">
      <w:pPr>
        <w:rPr>
          <w:ins w:id="156" w:author="Rachael Sumner" w:date="2026-05-29T15:13:00Z" w16du:dateUtc="2026-05-29T03:13:00Z"/>
        </w:rPr>
      </w:pPr>
    </w:p>
    <w:p w14:paraId="4F4CBE1C" w14:textId="77777777" w:rsidR="0077333A" w:rsidRPr="00650D44" w:rsidRDefault="0077333A" w:rsidP="0077333A">
      <w:pPr>
        <w:rPr>
          <w:ins w:id="157" w:author="Rachael Sumner" w:date="2026-05-29T15:13:00Z" w16du:dateUtc="2026-05-29T03:13:00Z"/>
          <w:i/>
          <w:iCs/>
          <w:rPrChange w:id="158" w:author="Kerr, Wesley" w:date="2026-05-20T08:42:00Z" w16du:dateUtc="2026-05-20T12:42:00Z">
            <w:rPr>
              <w:ins w:id="159" w:author="Rachael Sumner" w:date="2026-05-29T15:13:00Z" w16du:dateUtc="2026-05-29T03:13:00Z"/>
            </w:rPr>
          </w:rPrChange>
        </w:rPr>
      </w:pPr>
      <w:ins w:id="160" w:author="Rachael Sumner" w:date="2026-05-29T15:13:00Z" w16du:dateUtc="2026-05-29T03:13:00Z">
        <w:r w:rsidRPr="00650D44">
          <w:rPr>
            <w:i/>
            <w:iCs/>
            <w:rPrChange w:id="161" w:author="Kerr, Wesley" w:date="2026-05-20T08:42:00Z" w16du:dateUtc="2026-05-20T12:42:00Z">
              <w:rPr/>
            </w:rPrChange>
          </w:rPr>
          <w:t>Creating Combined Seizure and Menstrual/Hormonal Diaries</w:t>
        </w:r>
      </w:ins>
    </w:p>
    <w:p w14:paraId="4E261083" w14:textId="5C74B23E" w:rsidR="0077333A" w:rsidRDefault="0077333A" w:rsidP="0077333A">
      <w:pPr>
        <w:ind w:firstLine="720"/>
        <w:rPr>
          <w:ins w:id="162" w:author="Rachael Sumner" w:date="2026-05-29T15:46:00Z" w16du:dateUtc="2026-05-29T03:46:00Z"/>
        </w:rPr>
      </w:pPr>
      <w:ins w:id="163" w:author="Rachael Sumner" w:date="2026-05-29T15:13:00Z" w16du:dateUtc="2026-05-29T03:13:00Z">
        <w:r>
          <w:t xml:space="preserve">We generated 36-month combined diaries for 100,000 simulated participants. </w:t>
        </w:r>
        <w:del w:id="164" w:author="Kerr, Wesley" w:date="2026-05-20T08:27:00Z" w16du:dateUtc="2026-05-20T12:27:00Z">
          <w:r w:rsidDel="00CF412A">
            <w:delText xml:space="preserve">This Monte Carlo null simulation was defined before the full simulation run. </w:delText>
          </w:r>
        </w:del>
        <w:r>
          <w:t>For each simulated</w:t>
        </w:r>
        <w:del w:id="165" w:author="Kerr, Wesley" w:date="2026-05-20T08:28:00Z" w16du:dateUtc="2026-05-20T12:28:00Z">
          <w:r w:rsidDel="007B6337">
            <w:delText>synt</w:delText>
          </w:r>
        </w:del>
        <w:del w:id="166" w:author="Kerr, Wesley" w:date="2026-05-20T08:27:00Z" w16du:dateUtc="2026-05-20T12:27:00Z">
          <w:r w:rsidDel="007B6337">
            <w:delText>hetic</w:delText>
          </w:r>
        </w:del>
        <w:r>
          <w:t xml:space="preserve"> participant, seizure and menstrual/hormone diaries were generated independently</w:t>
        </w:r>
        <w:del w:id="167" w:author="Kerr, Wesley" w:date="2026-05-20T08:28:00Z" w16du:dateUtc="2026-05-20T12:28:00Z">
          <w:r w:rsidDel="007B6337">
            <w:delText xml:space="preserve"> for 36 months</w:delText>
          </w:r>
        </w:del>
        <w:r>
          <w:t xml:space="preserve">. To address potential diary start effects, we applied an additional random shift of the seizure diary where the start date was randomly shifted by up to 30 days (uniform distribution), </w:t>
        </w:r>
      </w:ins>
      <w:ins w:id="168" w:author="Rachael Sumner" w:date="2026-05-29T15:44:00Z" w16du:dateUtc="2026-05-29T03:44:00Z">
        <w:r w:rsidR="00AE3554">
          <w:t xml:space="preserve">and </w:t>
        </w:r>
      </w:ins>
      <w:ins w:id="169" w:author="Rachael Sumner" w:date="2026-05-29T15:13:00Z" w16du:dateUtc="2026-05-29T03:13:00Z">
        <w:r>
          <w:t xml:space="preserve">where the </w:t>
        </w:r>
        <w:r>
          <w:lastRenderedPageBreak/>
          <w:t xml:space="preserve">start information was filled in by the data from the end of the 36-month seizure diary (circular shift). Cycle phase labels of follicular, luteal, perimenstrual, and ovulatory were provided by the HORMONE-CYCLE simulator. </w:t>
        </w:r>
        <w:del w:id="170" w:author="Kerr, Wesley" w:date="2026-05-20T08:30:00Z" w16du:dateUtc="2026-05-20T12:30:00Z">
          <w:r w:rsidDel="00466166">
            <w:delText xml:space="preserve">A participant-specific random circular shift of the seizure diary was sampled uniformly over the diary length before merging to prevent hidden start-date alignment; </w:delText>
          </w:r>
        </w:del>
        <w:del w:id="171" w:author="Kerr, Wesley" w:date="2026-05-20T08:43:00Z" w16du:dateUtc="2026-05-20T12:43:00Z">
          <w:r w:rsidDel="005E1A0A">
            <w:delText xml:space="preserve">cycle labels were preserved from the hormone diary and seizure counts were wrapped with the shifted seizure diary. </w:delText>
          </w:r>
        </w:del>
        <w:del w:id="172" w:author="Kerr, Wesley" w:date="2026-05-20T08:44:00Z" w16du:dateUtc="2026-05-20T12:44:00Z">
          <w:r w:rsidDel="00744D50">
            <w:delText>All analyses were stratified by cohort; cohorts were never pooled.</w:delText>
          </w:r>
        </w:del>
      </w:ins>
    </w:p>
    <w:p w14:paraId="73FA29A3" w14:textId="77777777" w:rsidR="00AE3554" w:rsidRDefault="00AE3554" w:rsidP="0077333A">
      <w:pPr>
        <w:ind w:firstLine="720"/>
        <w:rPr>
          <w:ins w:id="173" w:author="Rachael Sumner" w:date="2026-05-29T15:13:00Z" w16du:dateUtc="2026-05-29T03:13:00Z"/>
        </w:rPr>
        <w:pPrChange w:id="174" w:author="Kerr, Wesley" w:date="2026-05-20T08:42:00Z" w16du:dateUtc="2026-05-20T12:42:00Z">
          <w:pPr/>
        </w:pPrChange>
      </w:pPr>
    </w:p>
    <w:p w14:paraId="2554515A" w14:textId="77777777" w:rsidR="0077333A" w:rsidRPr="005333F2" w:rsidDel="00744D50" w:rsidRDefault="0077333A" w:rsidP="0077333A">
      <w:pPr>
        <w:rPr>
          <w:ins w:id="175" w:author="Rachael Sumner" w:date="2026-05-29T15:13:00Z" w16du:dateUtc="2026-05-29T03:13:00Z"/>
          <w:del w:id="176" w:author="Kerr, Wesley" w:date="2026-05-20T08:44:00Z" w16du:dateUtc="2026-05-20T12:44:00Z"/>
          <w:i/>
          <w:iCs/>
        </w:rPr>
      </w:pPr>
      <w:ins w:id="177" w:author="Rachael Sumner" w:date="2026-05-29T15:13:00Z" w16du:dateUtc="2026-05-29T03:13:00Z">
        <w:r>
          <w:rPr>
            <w:i/>
            <w:iCs/>
          </w:rPr>
          <w:t>2.1 Application of Quantitative Catamenial Epilepsy Identification Criteria</w:t>
        </w:r>
        <w:del w:id="178" w:author="Kerr, Wesley" w:date="2026-05-20T08:44:00Z" w16du:dateUtc="2026-05-20T12:44:00Z">
          <w:r w:rsidRPr="005333F2" w:rsidDel="00744D50">
            <w:rPr>
              <w:i/>
              <w:iCs/>
            </w:rPr>
            <w:delText>Cohorts</w:delText>
          </w:r>
        </w:del>
      </w:ins>
    </w:p>
    <w:p w14:paraId="2EC1A26B" w14:textId="77777777" w:rsidR="0077333A" w:rsidDel="00744D50" w:rsidRDefault="0077333A" w:rsidP="0077333A">
      <w:pPr>
        <w:rPr>
          <w:ins w:id="179" w:author="Rachael Sumner" w:date="2026-05-29T15:13:00Z" w16du:dateUtc="2026-05-29T03:13:00Z"/>
          <w:del w:id="180" w:author="Kerr, Wesley" w:date="2026-05-20T08:44:00Z" w16du:dateUtc="2026-05-20T12:44:00Z"/>
        </w:rPr>
      </w:pPr>
      <w:ins w:id="181" w:author="Rachael Sumner" w:date="2026-05-29T15:13:00Z" w16du:dateUtc="2026-05-29T03:13:00Z">
        <w:del w:id="182" w:author="Kerr, Wesley" w:date="2026-05-20T08:44:00Z" w16du:dateUtc="2026-05-20T12:44:00Z">
          <w:r w:rsidDel="00744D50">
            <w:delText>The healthy ovulatory cohort included 50,000 synthetic participants, age 18-45 years, with ovulatory cycling enforced through the simulator. The heterogeneous menstruating-age cohort included 50,000 synthetic participants, age 13.0-54.9 years, allowing anovulation and cycle irregularity. Because the hormone-cycle simulator exposed medical-factor controls but not a natural prevalence sampler, PCOS, peri-menarche, perimenopause, and dysmenorrhea were sampled from data-driven population rates. This cohort should be interpreted as an assumption-driven heterogeneity stress test unless these rates are replaced with externally validated prevalence inputs.</w:delText>
          </w:r>
        </w:del>
      </w:ins>
    </w:p>
    <w:p w14:paraId="5580A99A" w14:textId="77777777" w:rsidR="0077333A" w:rsidRPr="005333F2" w:rsidDel="00DC0B74" w:rsidRDefault="0077333A" w:rsidP="0077333A">
      <w:pPr>
        <w:rPr>
          <w:ins w:id="183" w:author="Rachael Sumner" w:date="2026-05-29T15:13:00Z" w16du:dateUtc="2026-05-29T03:13:00Z"/>
          <w:del w:id="184" w:author="Kerr, Wesley" w:date="2026-05-20T08:44:00Z" w16du:dateUtc="2026-05-20T12:44:00Z"/>
          <w:i/>
          <w:iCs/>
        </w:rPr>
      </w:pPr>
      <w:ins w:id="185" w:author="Rachael Sumner" w:date="2026-05-29T15:13:00Z" w16du:dateUtc="2026-05-29T03:13:00Z">
        <w:del w:id="186" w:author="Kerr, Wesley" w:date="2026-05-20T08:44:00Z" w16du:dateUtc="2026-05-20T12:44:00Z">
          <w:r w:rsidRPr="005333F2" w:rsidDel="00DC0B74">
            <w:rPr>
              <w:i/>
              <w:iCs/>
            </w:rPr>
            <w:delText>Diary simulators</w:delText>
          </w:r>
        </w:del>
      </w:ins>
    </w:p>
    <w:p w14:paraId="43F764C4" w14:textId="77777777" w:rsidR="0077333A" w:rsidDel="00CF17D1" w:rsidRDefault="0077333A" w:rsidP="0077333A">
      <w:pPr>
        <w:rPr>
          <w:ins w:id="187" w:author="Rachael Sumner" w:date="2026-05-29T15:13:00Z" w16du:dateUtc="2026-05-29T03:13:00Z"/>
          <w:moveFrom w:id="188" w:author="Kerr, Wesley" w:date="2026-05-20T08:33:00Z" w16du:dateUtc="2026-05-20T12:33:00Z"/>
        </w:rPr>
      </w:pPr>
      <w:moveFromRangeStart w:id="189" w:author="Kerr, Wesley" w:date="2026-05-20T08:33:00Z" w:name="move230158424"/>
      <w:moveFrom w:id="190" w:author="Kerr, Wesley" w:date="2026-05-20T08:33:00Z" w16du:dateUtc="2026-05-20T12:33:00Z">
        <w:ins w:id="191" w:author="Rachael Sumner" w:date="2026-05-29T15:13:00Z" w16du:dateUtc="2026-05-29T03:13:00Z">
          <w:r w:rsidDel="00CF17D1">
            <w:t>CHOCOLATES (Cyclic Heterogeneous Overdispersed Clustered Open-source L-relationship Adjustable Temporally limited E-diary Simulator) generated non-catamenial seizure diaries. CHOCOLATES uses a hierarchical gamma-Poisson/negative-binomial seizure-count generator in which participant-level seizure burden is sampled from a population distribution and daily risk is modified by empirically motivated multidien cycles, seizure clustering, the observed relationship between mean seizure rate and within-person variability, and limits on very short interseizure intervals. The simulator was developed to reproduce multiple statistical properties of seizure diaries and was validated by simulating 10,000 randomized antiseizure-medication trials and comparing 50% responder rates and median percent change with 23 historical trials.12 In the present null study, CHOCOLATES was useful because it generated realistic structured seizure diaries without menstrual-cycle coupling, allowing apparent catamenial classification to be interpreted as always incorrect by definition.</w:t>
          </w:r>
        </w:ins>
      </w:moveFrom>
    </w:p>
    <w:moveFromRangeEnd w:id="189"/>
    <w:p w14:paraId="5E1D3773" w14:textId="77777777" w:rsidR="0077333A" w:rsidRPr="005333F2" w:rsidRDefault="0077333A" w:rsidP="0077333A">
      <w:pPr>
        <w:rPr>
          <w:ins w:id="192" w:author="Rachael Sumner" w:date="2026-05-29T15:13:00Z" w16du:dateUtc="2026-05-29T03:13:00Z"/>
          <w:i/>
          <w:iCs/>
        </w:rPr>
      </w:pPr>
      <w:ins w:id="193" w:author="Rachael Sumner" w:date="2026-05-29T15:13:00Z" w16du:dateUtc="2026-05-29T03:13:00Z">
        <w:del w:id="194" w:author="Kerr, Wesley" w:date="2026-05-20T08:45:00Z" w16du:dateUtc="2026-05-20T12:45:00Z">
          <w:r w:rsidRPr="005333F2" w:rsidDel="00DC0B74">
            <w:rPr>
              <w:i/>
              <w:iCs/>
            </w:rPr>
            <w:delText>Phase labeling and definitions</w:delText>
          </w:r>
        </w:del>
      </w:ins>
    </w:p>
    <w:p w14:paraId="21E51231" w14:textId="77777777" w:rsidR="0077333A" w:rsidRDefault="0077333A" w:rsidP="0077333A">
      <w:pPr>
        <w:ind w:firstLine="720"/>
        <w:rPr>
          <w:ins w:id="195" w:author="Rachael Sumner" w:date="2026-05-29T15:45:00Z" w16du:dateUtc="2026-05-29T03:45:00Z"/>
        </w:rPr>
      </w:pPr>
      <w:ins w:id="196" w:author="Rachael Sumner" w:date="2026-05-29T15:13:00Z" w16du:dateUtc="2026-05-29T03:13:00Z">
        <w:r>
          <w:t>We evaluated multiple potential quantitative criteria to identify catamenial epilepsy.</w:t>
        </w:r>
      </w:ins>
    </w:p>
    <w:p w14:paraId="4CC834A8" w14:textId="77777777" w:rsidR="00AE3554" w:rsidRDefault="00AE3554" w:rsidP="0077333A">
      <w:pPr>
        <w:ind w:firstLine="720"/>
        <w:rPr>
          <w:ins w:id="197" w:author="Rachael Sumner" w:date="2026-05-29T15:13:00Z" w16du:dateUtc="2026-05-29T03:13:00Z"/>
        </w:rPr>
      </w:pPr>
    </w:p>
    <w:p w14:paraId="6BF7AC5A" w14:textId="77777777" w:rsidR="0077333A" w:rsidRDefault="0077333A" w:rsidP="0077333A">
      <w:pPr>
        <w:rPr>
          <w:ins w:id="198" w:author="Rachael Sumner" w:date="2026-05-29T15:13:00Z" w16du:dateUtc="2026-05-29T03:13:00Z"/>
        </w:rPr>
        <w:pPrChange w:id="199" w:author="Kerr, Wesley" w:date="2026-05-20T08:52:00Z" w16du:dateUtc="2026-05-20T12:52:00Z">
          <w:pPr>
            <w:ind w:firstLine="720"/>
          </w:pPr>
        </w:pPrChange>
      </w:pPr>
      <w:ins w:id="200" w:author="Rachael Sumner" w:date="2026-05-29T15:13:00Z" w16du:dateUtc="2026-05-29T03:13:00Z">
        <w:r>
          <w:t xml:space="preserve">2.1.1. Traditional Herzog and </w:t>
        </w:r>
        <w:commentRangeStart w:id="201"/>
        <w:r>
          <w:t>colleagues</w:t>
        </w:r>
        <w:commentRangeEnd w:id="201"/>
        <w:r w:rsidR="00A8350D">
          <w:rPr>
            <w:rStyle w:val="CommentReference"/>
            <w:sz w:val="24"/>
            <w:szCs w:val="22"/>
          </w:rPr>
          <w:commentReference w:id="201"/>
        </w:r>
        <w:r>
          <w:t>’ criteria</w:t>
        </w:r>
      </w:ins>
    </w:p>
    <w:p w14:paraId="2BF406DA" w14:textId="781FB9AF" w:rsidR="00691278" w:rsidRDefault="0077333A" w:rsidP="0077333A">
      <w:pPr>
        <w:ind w:firstLine="720"/>
        <w:rPr>
          <w:ins w:id="202" w:author="Rachael Sumner" w:date="2026-05-29T15:59:00Z" w16du:dateUtc="2026-05-29T03:59:00Z"/>
        </w:rPr>
      </w:pPr>
      <w:ins w:id="203" w:author="Rachael Sumner" w:date="2026-05-29T15:13:00Z" w16du:dateUtc="2026-05-29T03:13:00Z">
        <w:r>
          <w:t xml:space="preserve">Traditional criteria for catamenial epilepsy </w:t>
        </w:r>
      </w:ins>
      <w:ins w:id="204" w:author="Rachael Sumner" w:date="2026-05-29T15:56:00Z" w16du:dateUtc="2026-05-29T03:56:00Z">
        <w:r w:rsidR="00691278">
          <w:t xml:space="preserve">are the most commonly applied in research </w:t>
        </w:r>
      </w:ins>
      <w:ins w:id="205" w:author="Rachael Sumner" w:date="2026-05-29T15:13:00Z" w16du:dateUtc="2026-05-29T03:13:00Z">
        <w:r>
          <w:t xml:space="preserve">were defined by Herzog and </w:t>
        </w:r>
        <w:commentRangeStart w:id="206"/>
        <w:r>
          <w:t>colleagues</w:t>
        </w:r>
        <w:commentRangeEnd w:id="206"/>
        <w:r>
          <w:rPr>
            <w:rStyle w:val="CommentReference"/>
            <w:sz w:val="24"/>
            <w:szCs w:val="22"/>
          </w:rPr>
          <w:commentReference w:id="206"/>
        </w:r>
      </w:ins>
      <w:ins w:id="207" w:author="Rachael Sumner" w:date="2026-05-29T15:57:00Z" w16du:dateUtc="2026-05-29T03:57:00Z">
        <w:r w:rsidR="00691278">
          <w:t xml:space="preserve"> (1). </w:t>
        </w:r>
      </w:ins>
      <w:ins w:id="208" w:author="Rachael Sumner" w:date="2026-05-29T16:04:00Z" w16du:dateUtc="2026-05-29T04:04:00Z">
        <w:r w:rsidR="00691278">
          <w:t>Referred to hereafter as the Herzog 2004 criteria</w:t>
        </w:r>
      </w:ins>
      <w:ins w:id="209" w:author="Rachael Sumner" w:date="2026-05-29T15:58:00Z" w16du:dateUtc="2026-05-29T03:58:00Z">
        <w:r w:rsidR="00691278">
          <w:t xml:space="preserve"> </w:t>
        </w:r>
      </w:ins>
      <w:ins w:id="210" w:author="Rachael Sumner" w:date="2026-05-29T15:57:00Z" w16du:dateUtc="2026-05-29T03:57:00Z">
        <w:r w:rsidR="00691278">
          <w:t>They are</w:t>
        </w:r>
      </w:ins>
      <w:ins w:id="211" w:author="Rachael Sumner" w:date="2026-05-29T15:13:00Z" w16du:dateUtc="2026-05-29T03:13:00Z">
        <w:r>
          <w:t xml:space="preserve"> based on the principle that average daily seizure frequency (ADSF) would during particular phases would be higher than other baseline phases.</w:t>
        </w:r>
      </w:ins>
      <w:ins w:id="212" w:author="Rachael Sumner" w:date="2026-05-29T15:59:00Z" w16du:dateUtc="2026-05-29T03:59:00Z">
        <w:r w:rsidR="00691278">
          <w:t xml:space="preserve"> Menstrual cycles phases are anchored to the onset of menses</w:t>
        </w:r>
      </w:ins>
      <w:ins w:id="213" w:author="Rachael Sumner" w:date="2026-05-29T16:00:00Z" w16du:dateUtc="2026-05-29T04:00:00Z">
        <w:r w:rsidR="00691278">
          <w:t xml:space="preserve"> (day 1)</w:t>
        </w:r>
      </w:ins>
      <w:ins w:id="214" w:author="Rachael Sumner" w:date="2026-05-29T15:59:00Z" w16du:dateUtc="2026-05-29T03:59:00Z">
        <w:r w:rsidR="00691278">
          <w:t>.</w:t>
        </w:r>
      </w:ins>
      <w:ins w:id="215" w:author="Rachael Sumner" w:date="2026-05-29T16:00:00Z" w16du:dateUtc="2026-05-29T04:00:00Z">
        <w:r w:rsidR="00691278">
          <w:t xml:space="preserve"> The perimenstrual phase is days -3 to +3, follicular is </w:t>
        </w:r>
      </w:ins>
      <w:ins w:id="216" w:author="Rachael Sumner" w:date="2026-05-29T16:01:00Z" w16du:dateUtc="2026-05-29T04:01:00Z">
        <w:r w:rsidR="00691278">
          <w:t xml:space="preserve">days +4 to 9, </w:t>
        </w:r>
        <w:commentRangeStart w:id="217"/>
        <w:commentRangeStart w:id="218"/>
        <w:r w:rsidR="00691278">
          <w:t xml:space="preserve">ovulation 10 to -13. </w:t>
        </w:r>
      </w:ins>
      <w:commentRangeEnd w:id="217"/>
      <w:r w:rsidR="00A8350D">
        <w:rPr>
          <w:rStyle w:val="CommentReference"/>
          <w:sz w:val="24"/>
          <w:szCs w:val="22"/>
        </w:rPr>
        <w:commentReference w:id="217"/>
      </w:r>
      <w:commentRangeEnd w:id="218"/>
      <w:r w:rsidR="00CB51DA">
        <w:rPr>
          <w:rStyle w:val="CommentReference"/>
          <w:sz w:val="24"/>
          <w:szCs w:val="22"/>
        </w:rPr>
        <w:commentReference w:id="218"/>
      </w:r>
      <w:ins w:id="219" w:author="Rachael Sumner" w:date="2026-05-29T16:01:00Z" w16du:dateUtc="2026-05-29T04:01:00Z">
        <w:r w:rsidR="00691278">
          <w:t>The luteal phase is day -12 to -4.</w:t>
        </w:r>
      </w:ins>
      <w:ins w:id="220" w:author="Rachael Sumner" w:date="2026-05-29T16:05:00Z" w16du:dateUtc="2026-05-29T04:05:00Z">
        <w:r w:rsidR="00A8350D">
          <w:t xml:space="preserve"> </w:t>
        </w:r>
      </w:ins>
      <w:ins w:id="221" w:author="Rachael Sumner" w:date="2026-05-29T15:59:00Z" w16du:dateUtc="2026-05-29T03:59:00Z">
        <w:r w:rsidR="00691278">
          <w:t xml:space="preserve">The traditional tracking duration is 3-months, referred to hereafter as the </w:t>
        </w:r>
      </w:ins>
      <w:ins w:id="222" w:author="Rachael Sumner" w:date="2026-05-29T16:05:00Z" w16du:dateUtc="2026-05-29T04:05:00Z">
        <w:r w:rsidR="00A8350D">
          <w:t>‘</w:t>
        </w:r>
      </w:ins>
      <w:ins w:id="223" w:author="Rachael Sumner" w:date="2026-05-29T15:59:00Z" w16du:dateUtc="2026-05-29T03:59:00Z">
        <w:r w:rsidR="00691278">
          <w:t>windowed Herzog 2004 criteria</w:t>
        </w:r>
      </w:ins>
      <w:ins w:id="224" w:author="Rachael Sumner" w:date="2026-05-29T16:05:00Z" w16du:dateUtc="2026-05-29T04:05:00Z">
        <w:r w:rsidR="00A8350D">
          <w:t>’</w:t>
        </w:r>
      </w:ins>
      <w:ins w:id="225" w:author="Rachael Sumner" w:date="2026-05-29T15:59:00Z" w16du:dateUtc="2026-05-29T03:59:00Z">
        <w:r w:rsidR="00691278">
          <w:t>.</w:t>
        </w:r>
      </w:ins>
    </w:p>
    <w:p w14:paraId="548665AF" w14:textId="77777777" w:rsidR="00691278" w:rsidRDefault="00691278" w:rsidP="0077333A">
      <w:pPr>
        <w:ind w:firstLine="720"/>
        <w:rPr>
          <w:ins w:id="226" w:author="Rachael Sumner" w:date="2026-05-29T15:59:00Z" w16du:dateUtc="2026-05-29T03:59:00Z"/>
        </w:rPr>
      </w:pPr>
    </w:p>
    <w:p w14:paraId="179BEEA3" w14:textId="0B9775D8" w:rsidR="0077333A" w:rsidRDefault="0077333A" w:rsidP="0077333A">
      <w:pPr>
        <w:ind w:firstLine="720"/>
        <w:rPr>
          <w:ins w:id="227" w:author="Rachael Sumner" w:date="2026-05-29T15:45:00Z" w16du:dateUtc="2026-05-29T03:45:00Z"/>
        </w:rPr>
      </w:pPr>
      <w:ins w:id="228" w:author="Rachael Sumner" w:date="2026-05-29T15:13:00Z" w16du:dateUtc="2026-05-29T03:13:00Z">
        <w:r>
          <w:t xml:space="preserve"> They defined 3 types of catamenial epilepsy: C1 where </w:t>
        </w:r>
      </w:ins>
      <w:ins w:id="229" w:author="Rachael Sumner" w:date="2026-05-29T15:57:00Z" w16du:dateUtc="2026-05-29T03:57:00Z">
        <w:r w:rsidR="00691278">
          <w:t>peri</w:t>
        </w:r>
      </w:ins>
      <w:ins w:id="230" w:author="Rachael Sumner" w:date="2026-05-29T15:13:00Z" w16du:dateUtc="2026-05-29T03:13:00Z">
        <w:r>
          <w:t xml:space="preserve">menstrual ADSF was at least 1.69 times higher than combined follicular and luteal ADSF; C2 where ovulatory ADSF was at least 1.83 times combined follicular and luteal ADSF; and C3 where combined ovulatory, luteal, and menstrual were at least 1.62 times follicular ADSF. Participants were allowed to qualify for multiple types (e.g., C1 and C2). </w:t>
        </w:r>
        <w:commentRangeStart w:id="231"/>
        <w:del w:id="232" w:author="Kerr, Wesley" w:date="2026-05-20T08:51:00Z" w16du:dateUtc="2026-05-20T12:51:00Z">
          <w:r w:rsidDel="001B4164">
            <w:delText xml:space="preserve">Herzog phases were assigned on the full diary before subsetting. In a complete cycle of length L, day 1 was menstrual-flow onset and backward day was d-(L+1). Labels were assigned in the following order: menstrual phase if forward day 1-3 or backward day -3 to -1; follicular phase if forward day 4-9; ovulatory phase if forward day &gt;=10 and backward day &lt;=-13; luteal phase if backward day -12 to -4; otherwise unlabeled. The ovulatory condition is an intersection, not a union. Windowed thresholds used C1 = ADSF(M)/ADSF(F+L) &gt;=1.69, C2 = ADSF(O)/ADSF(F+L) &gt;=1.83, and C3 = ADSF(O+L+M)/ADSF(F) &gt;=1.62 among inadequate-luteal-phase days. </w:delText>
          </w:r>
        </w:del>
        <w:r>
          <w:t xml:space="preserve">C3 was evaluated only in the heterogeneous cohort when </w:t>
        </w:r>
      </w:ins>
      <w:ins w:id="233" w:author="Rachael Sumner" w:date="2026-05-29T16:13:00Z" w16du:dateUtc="2026-05-29T04:13:00Z">
        <w:r w:rsidR="00A8350D">
          <w:t>inadequate luteal phase</w:t>
        </w:r>
      </w:ins>
      <w:ins w:id="234" w:author="Rachael Sumner" w:date="2026-05-29T15:13:00Z" w16du:dateUtc="2026-05-29T03:13:00Z">
        <w:r>
          <w:t xml:space="preserve"> was present. C3-excluding and C1/C2/C3-only sensitivity endpoints were generated.</w:t>
        </w:r>
        <w:commentRangeEnd w:id="231"/>
        <w:r>
          <w:rPr>
            <w:rStyle w:val="CommentReference"/>
            <w:sz w:val="24"/>
            <w:szCs w:val="22"/>
          </w:rPr>
          <w:commentReference w:id="231"/>
        </w:r>
      </w:ins>
    </w:p>
    <w:p w14:paraId="47E027C5" w14:textId="77777777" w:rsidR="00AE3554" w:rsidRDefault="00AE3554" w:rsidP="0077333A">
      <w:pPr>
        <w:ind w:firstLine="720"/>
        <w:rPr>
          <w:ins w:id="235" w:author="Rachael Sumner" w:date="2026-05-29T15:13:00Z" w16du:dateUtc="2026-05-29T03:13:00Z"/>
        </w:rPr>
        <w:pPrChange w:id="236" w:author="Kerr, Wesley" w:date="2026-05-20T08:45:00Z" w16du:dateUtc="2026-05-20T12:45:00Z">
          <w:pPr/>
        </w:pPrChange>
      </w:pPr>
    </w:p>
    <w:p w14:paraId="541E9318" w14:textId="77777777" w:rsidR="0077333A" w:rsidRDefault="0077333A" w:rsidP="0077333A">
      <w:pPr>
        <w:rPr>
          <w:ins w:id="237" w:author="Rachael Sumner" w:date="2026-05-29T15:13:00Z" w16du:dateUtc="2026-05-29T03:13:00Z"/>
        </w:rPr>
      </w:pPr>
      <w:ins w:id="238" w:author="Rachael Sumner" w:date="2026-05-29T15:13:00Z" w16du:dateUtc="2026-05-29T03:13:00Z">
        <w:r>
          <w:t>2.1.2. Statistical identification with negative-binomial regression</w:t>
        </w:r>
      </w:ins>
    </w:p>
    <w:p w14:paraId="33FDDC2E" w14:textId="77777777" w:rsidR="0077333A" w:rsidRDefault="0077333A" w:rsidP="0077333A">
      <w:pPr>
        <w:rPr>
          <w:ins w:id="239" w:author="Rachael Sumner" w:date="2026-05-29T15:13:00Z" w16du:dateUtc="2026-05-29T03:13:00Z"/>
        </w:rPr>
      </w:pPr>
      <w:ins w:id="240" w:author="Rachael Sumner" w:date="2026-05-29T15:13:00Z" w16du:dateUtc="2026-05-29T03:13:00Z">
        <w:r>
          <w:tab/>
          <w:t xml:space="preserve">The Herzog and colleagues’ thresholds were based on intuitive thresholds comparing ADSF across phases. Based on improved understanding of the statistical distribution of seizure frequency, we can update this phase-based comparison to be more statistically rigorous. For each participant, we considered daily seizure frequency to be a negative binomial distribution, which allowed us to compare within participant across menstrual phases using negative binomial regression (log-link). In that regression, we used fixed effects to compare seizure frequency in the menstrual [C1] or ovulatory [C2] phase (separately) compared to a shared reference of the follicular and luteal phases. C3 was not evaluated by this regression. To account for multiple testing of the 2 comparisons, Wald p-values were Holm-adjusted. Additionally, we required the proportional increase (incidence rate ratio) to exceed the traditional Herzog thresholds (1.69 for C1; 1.83 for C2). </w:t>
        </w:r>
      </w:ins>
    </w:p>
    <w:p w14:paraId="2CF4B019" w14:textId="77777777" w:rsidR="0077333A" w:rsidRDefault="0077333A" w:rsidP="0077333A">
      <w:pPr>
        <w:ind w:firstLine="720"/>
        <w:rPr>
          <w:ins w:id="241" w:author="Rachael Sumner" w:date="2026-05-29T15:45:00Z" w16du:dateUtc="2026-05-29T03:45:00Z"/>
        </w:rPr>
      </w:pPr>
      <w:ins w:id="242" w:author="Rachael Sumner" w:date="2026-05-29T15:13:00Z" w16du:dateUtc="2026-05-29T03:13:00Z">
        <w:r>
          <w:t xml:space="preserve">Negative binomial regressions reflect overdistributed versions of Poisson regressions, where overdispersion is defined as variance higher than expected for Poisson. To model the amount of overdispersion, we used full-diary method-of-moments dispersion as a stabilized-dispersion comparator plus window-only dispersion </w:t>
        </w:r>
        <w:commentRangeStart w:id="243"/>
        <w:commentRangeStart w:id="244"/>
        <w:r>
          <w:t>sensitivity</w:t>
        </w:r>
        <w:commentRangeEnd w:id="243"/>
        <w:r>
          <w:rPr>
            <w:rStyle w:val="CommentReference"/>
            <w:sz w:val="24"/>
            <w:szCs w:val="22"/>
          </w:rPr>
          <w:commentReference w:id="243"/>
        </w:r>
      </w:ins>
      <w:commentRangeEnd w:id="244"/>
      <w:r w:rsidR="00CB51DA">
        <w:rPr>
          <w:rStyle w:val="CommentReference"/>
          <w:sz w:val="24"/>
          <w:szCs w:val="22"/>
        </w:rPr>
        <w:commentReference w:id="244"/>
      </w:r>
      <w:ins w:id="245" w:author="Rachael Sumner" w:date="2026-05-29T15:13:00Z" w16du:dateUtc="2026-05-29T03:13:00Z">
        <w:r>
          <w:t xml:space="preserve">. If model fitting failed, we reverted to a robust Poisson regression. </w:t>
        </w:r>
      </w:ins>
    </w:p>
    <w:p w14:paraId="4A65CDC2" w14:textId="77777777" w:rsidR="00AE3554" w:rsidRDefault="00AE3554" w:rsidP="0077333A">
      <w:pPr>
        <w:ind w:firstLine="720"/>
        <w:rPr>
          <w:ins w:id="246" w:author="Rachael Sumner" w:date="2026-05-29T15:13:00Z" w16du:dateUtc="2026-05-29T03:13:00Z"/>
        </w:rPr>
        <w:pPrChange w:id="247" w:author="Kerr, Wesley" w:date="2026-05-20T09:03:00Z" w16du:dateUtc="2026-05-20T13:03:00Z">
          <w:pPr/>
        </w:pPrChange>
      </w:pPr>
    </w:p>
    <w:p w14:paraId="42146B53" w14:textId="77777777" w:rsidR="0077333A" w:rsidRDefault="0077333A" w:rsidP="0077333A">
      <w:pPr>
        <w:rPr>
          <w:ins w:id="248" w:author="Rachael Sumner" w:date="2026-05-29T15:13:00Z" w16du:dateUtc="2026-05-29T03:13:00Z"/>
        </w:rPr>
      </w:pPr>
      <w:ins w:id="249" w:author="Rachael Sumner" w:date="2026-05-29T15:13:00Z" w16du:dateUtc="2026-05-29T03:13:00Z">
        <w:r>
          <w:t>2.1.3 Supplemental Requirements for Identification</w:t>
        </w:r>
      </w:ins>
    </w:p>
    <w:p w14:paraId="24662A7E" w14:textId="77777777" w:rsidR="0077333A" w:rsidRDefault="0077333A" w:rsidP="0077333A">
      <w:pPr>
        <w:rPr>
          <w:ins w:id="250" w:author="Rachael Sumner" w:date="2026-05-29T15:13:00Z" w16du:dateUtc="2026-05-29T03:13:00Z"/>
        </w:rPr>
      </w:pPr>
      <w:ins w:id="251" w:author="Rachael Sumner" w:date="2026-05-29T15:13:00Z" w16du:dateUtc="2026-05-29T03:13:00Z">
        <w:r>
          <w:tab/>
          <w:t xml:space="preserve">We evaluated if supplementing these identification approaches with additional data requirements would improve false positive rate. For all comparisons, we required at least 4 days with any number of seizures. </w:t>
        </w:r>
      </w:ins>
    </w:p>
    <w:p w14:paraId="7E78E75B" w14:textId="771C7E73" w:rsidR="0077333A" w:rsidRDefault="0077333A" w:rsidP="0077333A">
      <w:pPr>
        <w:ind w:firstLine="720"/>
        <w:rPr>
          <w:ins w:id="252" w:author="Rachael Sumner" w:date="2026-05-29T15:13:00Z" w16du:dateUtc="2026-05-29T03:13:00Z"/>
        </w:rPr>
      </w:pPr>
      <w:ins w:id="253" w:author="Rachael Sumner" w:date="2026-05-29T15:13:00Z" w16du:dateUtc="2026-05-29T03:13:00Z">
        <w:r>
          <w:lastRenderedPageBreak/>
          <w:t xml:space="preserve">In addition to evaluating these criteria across the whole 3-year diary, we evaluated the impact of diary length. For traditional Herzog </w:t>
        </w:r>
      </w:ins>
      <w:ins w:id="254" w:author="Rachael Sumner" w:date="2026-05-29T16:15:00Z" w16du:dateUtc="2026-05-29T04:15:00Z">
        <w:r w:rsidR="00CB51DA">
          <w:t xml:space="preserve">2004 </w:t>
        </w:r>
      </w:ins>
      <w:ins w:id="255" w:author="Rachael Sumner" w:date="2026-05-29T15:13:00Z" w16du:dateUtc="2026-05-29T03:13:00Z">
        <w:r>
          <w:t>criteria, we required a minimum diary length of least 3-cycles of observation with each cycle lasting between 23 to 35 days (approximately 3 months). Similarly for the negative binomial approach, we required at least 6 complete cycles or 4 calendar months (whichever was shorter). We compared evaluation of these criteria with these minimum diary lengths to calculation across the entire 3-year diary.</w:t>
        </w:r>
      </w:ins>
    </w:p>
    <w:p w14:paraId="55D08D0B" w14:textId="15CC20A6" w:rsidR="00544B2B" w:rsidRDefault="0077333A" w:rsidP="0077333A">
      <w:pPr>
        <w:ind w:firstLine="720"/>
        <w:rPr>
          <w:ins w:id="256" w:author="Rachael Sumner" w:date="2026-05-29T15:45:00Z" w16du:dateUtc="2026-05-29T03:45:00Z"/>
        </w:rPr>
      </w:pPr>
      <w:ins w:id="257" w:author="Rachael Sumner" w:date="2026-05-29T15:13:00Z" w16du:dateUtc="2026-05-29T03:13:00Z">
        <w:r>
          <w:t xml:space="preserve">We evaluated the reproducibility of the (false) identification of catamenial epilepsy by calculating this on each set of (potentially overlapping) cycles of the minimum length. If the same type of catamenial epilepsy was identified in at least two-thirds of cycles, then the identification as considered to be reproducible (pooled ratio to pass threshold). </w:t>
        </w:r>
      </w:ins>
    </w:p>
    <w:p w14:paraId="3B7DF8D9" w14:textId="77777777" w:rsidR="00AE3554" w:rsidRDefault="00AE3554" w:rsidP="0077333A">
      <w:pPr>
        <w:ind w:firstLine="720"/>
        <w:pPrChange w:id="258" w:author="Rachael Sumner" w:date="2026-05-29T15:14:00Z" w16du:dateUtc="2026-05-29T03:14:00Z">
          <w:pPr/>
        </w:pPrChange>
      </w:pPr>
    </w:p>
    <w:p w14:paraId="3CBFC127" w14:textId="5D9082D0" w:rsidR="005333F2" w:rsidDel="00AE3554" w:rsidRDefault="0084197C" w:rsidP="0084197C">
      <w:pPr>
        <w:ind w:firstLine="720"/>
        <w:rPr>
          <w:del w:id="259" w:author="Rachael Sumner" w:date="2026-05-29T14:54:00Z" w16du:dateUtc="2026-05-29T02:54:00Z"/>
          <w:i/>
          <w:iCs/>
        </w:rPr>
      </w:pPr>
      <w:ins w:id="260" w:author="Rachael Sumner" w:date="2026-05-29T14:54:00Z" w16du:dateUtc="2026-05-29T02:54:00Z">
        <w:r w:rsidRPr="00733B71">
          <w:rPr>
            <w:i/>
            <w:iCs/>
            <w:rPrChange w:id="261" w:author="Kerr, Wesley" w:date="2026-05-20T09:27:00Z" w16du:dateUtc="2026-05-20T13:27:00Z">
              <w:rPr/>
            </w:rPrChange>
          </w:rPr>
          <w:t>Analysis of false identification</w:t>
        </w:r>
      </w:ins>
      <w:ins w:id="262" w:author="Rachael Sumner" w:date="2026-05-29T15:45:00Z" w16du:dateUtc="2026-05-29T03:45:00Z">
        <w:r w:rsidR="00AE3554">
          <w:rPr>
            <w:i/>
            <w:iCs/>
          </w:rPr>
          <w:t xml:space="preserve"> of catamenial epielpsy</w:t>
        </w:r>
      </w:ins>
      <w:del w:id="263" w:author="Rachael Sumner" w:date="2026-05-29T14:54:00Z" w16du:dateUtc="2026-05-29T02:54:00Z">
        <w:r w:rsidR="00000000" w:rsidRPr="005333F2" w:rsidDel="0084197C">
          <w:rPr>
            <w:i/>
            <w:iCs/>
          </w:rPr>
          <w:delText>Statistical analysis</w:delText>
        </w:r>
      </w:del>
    </w:p>
    <w:p w14:paraId="00490B67" w14:textId="77777777" w:rsidR="00AE3554" w:rsidRPr="005333F2" w:rsidRDefault="00AE3554">
      <w:pPr>
        <w:rPr>
          <w:ins w:id="264" w:author="Rachael Sumner" w:date="2026-05-29T15:45:00Z" w16du:dateUtc="2026-05-29T03:45:00Z"/>
          <w:i/>
          <w:iCs/>
        </w:rPr>
      </w:pPr>
    </w:p>
    <w:p w14:paraId="7BAB69B3" w14:textId="1540D4F4" w:rsidR="0084197C" w:rsidRDefault="0084197C" w:rsidP="0084197C">
      <w:pPr>
        <w:ind w:firstLine="720"/>
        <w:rPr>
          <w:ins w:id="265" w:author="Rachael Sumner" w:date="2026-05-29T15:45:00Z" w16du:dateUtc="2026-05-29T03:45:00Z"/>
        </w:rPr>
      </w:pPr>
      <w:r>
        <w:t>The primary outcome was</w:t>
      </w:r>
      <w:ins w:id="266" w:author="Rachael Sumner" w:date="2026-05-29T14:53:00Z" w16du:dateUtc="2026-05-29T02:53:00Z">
        <w:r>
          <w:t xml:space="preserve"> rate of false identifications of catamenial epilepsy defined both at the participant level and combined participant-window level. </w:t>
        </w:r>
        <w:del w:id="267" w:author="Kerr, Wesley" w:date="2026-05-20T09:28:00Z" w16du:dateUtc="2026-05-20T13:28:00Z">
          <w:r w:rsidDel="00C3062A">
            <w:delText xml:space="preserve">the person-window apparent catamenial epilepsy rate among classifiable windows under the null. </w:delText>
          </w:r>
          <w:r w:rsidDel="004A6AC8">
            <w:delText xml:space="preserve">We also report positivity among all attempted windows when indeterminate rates are material. </w:delText>
          </w:r>
        </w:del>
        <w:r>
          <w:t>To quantify uncertainty in these estimate</w:t>
        </w:r>
      </w:ins>
      <w:ins w:id="268" w:author="Rachael Sumner" w:date="2026-05-29T16:17:00Z" w16du:dateUtc="2026-05-29T04:17:00Z">
        <w:r w:rsidR="00CB51DA">
          <w:t>s</w:t>
        </w:r>
      </w:ins>
      <w:ins w:id="269" w:author="Rachael Sumner" w:date="2026-05-29T14:53:00Z" w16du:dateUtc="2026-05-29T02:53:00Z">
        <w:r>
          <w:t xml:space="preserve">, we used </w:t>
        </w:r>
      </w:ins>
      <w:r>
        <w:t>Monte Carlo binomial 95% intervals.</w:t>
      </w:r>
      <w:ins w:id="270" w:author="Rachael Sumner" w:date="2026-05-29T14:53:00Z" w16du:dateUtc="2026-05-29T02:53:00Z">
        <w:del w:id="271" w:author="Kerr, Wesley" w:date="2026-05-20T09:28:00Z" w16du:dateUtc="2026-05-20T13:28:00Z">
          <w:r w:rsidDel="001039CD">
            <w:delText xml:space="preserve"> quantify simulation uncertainty under the fixed model and </w:delText>
          </w:r>
        </w:del>
        <w:r>
          <w:t xml:space="preserve"> </w:t>
        </w:r>
        <w:del w:id="272" w:author="Kerr, Wesley" w:date="2026-05-20T09:29:00Z" w16du:dateUtc="2026-05-20T13:29:00Z">
          <w:r w:rsidDel="001039CD">
            <w:delText>d</w:delText>
          </w:r>
        </w:del>
        <w:del w:id="273" w:author="Kerr, Wesley" w:date="2026-05-20T09:28:00Z" w16du:dateUtc="2026-05-20T13:28:00Z">
          <w:r w:rsidDel="001039CD">
            <w:delText>o</w:delText>
          </w:r>
        </w:del>
        <w:del w:id="274" w:author="Kerr, Wesley" w:date="2026-05-20T09:29:00Z" w16du:dateUtc="2026-05-20T13:29:00Z">
          <w:r w:rsidDel="001039CD">
            <w:delText xml:space="preserve"> not incorporate uncertainty about simulator form, medical-factor rates, or period distributions. </w:delText>
          </w:r>
        </w:del>
      </w:ins>
      <w:r>
        <w:t>Study-level Monte Carlo independently sampled 10,000 studies of 30 participants without replacement from each cohort</w:t>
      </w:r>
      <w:ins w:id="275" w:author="Rachael Sumner" w:date="2026-05-29T14:53:00Z" w16du:dateUtc="2026-05-29T02:53:00Z">
        <w:r>
          <w:t xml:space="preserve"> (healthy ovulatory cycling or heterogeneous cycling),</w:t>
        </w:r>
      </w:ins>
      <w:r>
        <w:t xml:space="preserve"> selecting one precomputed random valid 3-month window per participant. </w:t>
      </w:r>
      <w:ins w:id="276" w:author="Rachael Sumner" w:date="2026-05-29T14:53:00Z" w16du:dateUtc="2026-05-29T02:53:00Z">
        <w:r>
          <w:t>We did not incorporate uncertainty about simulator form, medical-factor rates, or period distributions.</w:t>
        </w:r>
        <w:del w:id="277" w:author="Kerr, Wesley" w:date="2026-05-20T09:29:00Z" w16du:dateUtc="2026-05-20T13:29:00Z">
          <w:r w:rsidDel="001039CD">
            <w:delText>, and estimated probabilities that apparent prevalence exceeded 39.1% and 44.2%.</w:delText>
          </w:r>
        </w:del>
      </w:ins>
    </w:p>
    <w:p w14:paraId="7457F06E" w14:textId="77777777" w:rsidR="00AE3554" w:rsidRDefault="00AE3554" w:rsidP="0084197C">
      <w:pPr>
        <w:ind w:firstLine="720"/>
        <w:rPr>
          <w:ins w:id="278" w:author="Rachael Sumner" w:date="2026-05-29T14:53:00Z" w16du:dateUtc="2026-05-29T02:53:00Z"/>
        </w:rPr>
        <w:pPrChange w:id="279" w:author="Kerr, Wesley" w:date="2026-05-20T09:26:00Z" w16du:dateUtc="2026-05-20T13:26:00Z">
          <w:pPr/>
        </w:pPrChange>
      </w:pPr>
    </w:p>
    <w:p w14:paraId="7A0494C2" w14:textId="77777777" w:rsidR="005333F2" w:rsidRPr="005333F2" w:rsidRDefault="00000000">
      <w:pPr>
        <w:rPr>
          <w:i/>
          <w:iCs/>
        </w:rPr>
      </w:pPr>
      <w:commentRangeStart w:id="280"/>
      <w:commentRangeStart w:id="281"/>
      <w:r w:rsidRPr="005333F2">
        <w:rPr>
          <w:i/>
          <w:iCs/>
        </w:rPr>
        <w:t xml:space="preserve">Positive-control sensitivity </w:t>
      </w:r>
    </w:p>
    <w:p w14:paraId="1CCBCE4A" w14:textId="77777777" w:rsidR="00544B2B" w:rsidRDefault="00000000">
      <w:pPr>
        <w:rPr>
          <w:ins w:id="282" w:author="Rachael Sumner" w:date="2026-05-29T16:19:00Z" w16du:dateUtc="2026-05-29T04:19:00Z"/>
        </w:rPr>
      </w:pPr>
      <w:r>
        <w:t xml:space="preserve">A configurable true-coupling mode adds extra Poisson seizure events after null diary alignment on target phase days. The current positive-control setting targets menstrual-phase days with a </w:t>
      </w:r>
      <w:r>
        <w:lastRenderedPageBreak/>
        <w:t>1.5-fold rate-ratio input. This is an auditable operating-characteristic sensitivity rather than a mechanistic hormone model.</w:t>
      </w:r>
      <w:commentRangeEnd w:id="280"/>
      <w:r w:rsidR="00CB51DA">
        <w:rPr>
          <w:rStyle w:val="CommentReference"/>
          <w:sz w:val="24"/>
          <w:szCs w:val="22"/>
        </w:rPr>
        <w:commentReference w:id="280"/>
      </w:r>
      <w:commentRangeEnd w:id="281"/>
      <w:r w:rsidR="00CB51DA">
        <w:rPr>
          <w:rStyle w:val="CommentReference"/>
          <w:sz w:val="24"/>
          <w:szCs w:val="22"/>
        </w:rPr>
        <w:commentReference w:id="281"/>
      </w:r>
    </w:p>
    <w:p w14:paraId="60F60ED4" w14:textId="77777777" w:rsidR="00CB51DA" w:rsidRDefault="00CB51DA"/>
    <w:p w14:paraId="51B5B171" w14:textId="042D69CA" w:rsidR="005333F2" w:rsidRPr="005333F2" w:rsidRDefault="00000000">
      <w:pPr>
        <w:rPr>
          <w:i/>
          <w:iCs/>
        </w:rPr>
      </w:pPr>
      <w:r w:rsidRPr="005333F2">
        <w:rPr>
          <w:i/>
          <w:iCs/>
        </w:rPr>
        <w:t xml:space="preserve">Standard protocol approvals, registrations, and </w:t>
      </w:r>
      <w:del w:id="283" w:author="Rachael Sumner" w:date="2026-05-29T14:53:00Z" w16du:dateUtc="2026-05-29T02:53:00Z">
        <w:r w:rsidRPr="005333F2" w:rsidDel="0084197C">
          <w:rPr>
            <w:i/>
            <w:iCs/>
          </w:rPr>
          <w:delText xml:space="preserve">patient </w:delText>
        </w:r>
      </w:del>
      <w:ins w:id="284" w:author="Rachael Sumner" w:date="2026-05-29T14:53:00Z" w16du:dateUtc="2026-05-29T02:53:00Z">
        <w:r w:rsidR="0084197C">
          <w:rPr>
            <w:i/>
            <w:iCs/>
          </w:rPr>
          <w:t>participant</w:t>
        </w:r>
        <w:r w:rsidR="0084197C" w:rsidRPr="005333F2">
          <w:rPr>
            <w:i/>
            <w:iCs/>
          </w:rPr>
          <w:t xml:space="preserve"> </w:t>
        </w:r>
      </w:ins>
      <w:r w:rsidRPr="005333F2">
        <w:rPr>
          <w:i/>
          <w:iCs/>
        </w:rPr>
        <w:t>consent</w:t>
      </w:r>
      <w:del w:id="285" w:author="Rachael Sumner" w:date="2026-05-29T14:53:00Z" w16du:dateUtc="2026-05-29T02:53:00Z">
        <w:r w:rsidRPr="005333F2" w:rsidDel="0084197C">
          <w:rPr>
            <w:i/>
            <w:iCs/>
          </w:rPr>
          <w:delText>s</w:delText>
        </w:r>
      </w:del>
    </w:p>
    <w:p w14:paraId="42651D9C" w14:textId="57DCEDF8" w:rsidR="00544B2B" w:rsidRDefault="00000000">
      <w:pPr>
        <w:rPr>
          <w:ins w:id="286" w:author="Rachael Sumner" w:date="2026-05-29T15:45:00Z" w16du:dateUtc="2026-05-29T03:45:00Z"/>
        </w:rPr>
      </w:pPr>
      <w:r>
        <w:t xml:space="preserve"> This study used only </w:t>
      </w:r>
      <w:del w:id="287" w:author="Rachael Sumner" w:date="2026-05-29T14:53:00Z" w16du:dateUtc="2026-05-29T02:53:00Z">
        <w:r w:rsidDel="0084197C">
          <w:delText xml:space="preserve">synthetic </w:delText>
        </w:r>
      </w:del>
      <w:ins w:id="288" w:author="Rachael Sumner" w:date="2026-05-29T14:53:00Z" w16du:dateUtc="2026-05-29T02:53:00Z">
        <w:r w:rsidR="0084197C">
          <w:t>simulated</w:t>
        </w:r>
        <w:r w:rsidR="0084197C">
          <w:t xml:space="preserve"> </w:t>
        </w:r>
      </w:ins>
      <w:r>
        <w:t>participants and did not use human-subject data, identifiable patient information, images, or videos. Institutional review board approval and patient consent were not required.</w:t>
      </w:r>
    </w:p>
    <w:p w14:paraId="470447F8" w14:textId="77777777" w:rsidR="00AE3554" w:rsidRDefault="00AE3554"/>
    <w:p w14:paraId="3C2DB02E" w14:textId="77777777" w:rsidR="00544B2B" w:rsidRDefault="00000000">
      <w:pPr>
        <w:pStyle w:val="Heading1"/>
      </w:pPr>
      <w:r>
        <w:t>Results</w:t>
      </w:r>
    </w:p>
    <w:p w14:paraId="3FCCABA1" w14:textId="77777777" w:rsidR="005333F2" w:rsidRPr="005333F2" w:rsidRDefault="00000000">
      <w:pPr>
        <w:rPr>
          <w:i/>
          <w:iCs/>
        </w:rPr>
      </w:pPr>
      <w:r w:rsidRPr="005333F2">
        <w:rPr>
          <w:i/>
          <w:iCs/>
        </w:rPr>
        <w:t>Simulation cohort and diary characteristics</w:t>
      </w:r>
    </w:p>
    <w:p w14:paraId="2E97B47B" w14:textId="009C67BD" w:rsidR="00990516" w:rsidRDefault="00CB51DA" w:rsidP="00990516">
      <w:pPr>
        <w:ind w:firstLine="720"/>
        <w:rPr>
          <w:ins w:id="289" w:author="Rachael Sumner" w:date="2026-05-29T16:35:00Z" w16du:dateUtc="2026-05-29T04:35:00Z"/>
        </w:rPr>
      </w:pPr>
      <w:ins w:id="290" w:author="Rachael Sumner" w:date="2026-05-29T16:24:00Z" w16du:dateUtc="2026-05-29T04:24:00Z">
        <w:r>
          <w:t xml:space="preserve">We simulated 36-month seizure and menstrual/hormonal diaries for 100,000 participants which corresponded to </w:t>
        </w:r>
        <w:del w:id="291" w:author="Kerr, Wesley" w:date="2026-05-20T09:31:00Z" w16du:dateUtc="2026-05-20T13:31:00Z">
          <w:r w:rsidDel="00306F67">
            <w:delText xml:space="preserve">The full run included 100,000 synthetic participants and </w:delText>
          </w:r>
        </w:del>
        <w:r>
          <w:t>900,000 defined participant-windows to evaluate whether a catamenial pattern was present</w:t>
        </w:r>
        <w:del w:id="292" w:author="Kerr, Wesley" w:date="2026-05-20T09:31:00Z" w16du:dateUtc="2026-05-20T13:31:00Z">
          <w:r w:rsidDel="007B37CF">
            <w:delText xml:space="preserve"> rows</w:delText>
          </w:r>
        </w:del>
        <w:r>
          <w:t xml:space="preserve">. Cohort summaries are shown in Table 1. By design, </w:t>
        </w:r>
        <w:del w:id="293" w:author="Kerr, Wesley" w:date="2026-05-20T09:31:00Z" w16du:dateUtc="2026-05-20T13:31:00Z">
          <w:r w:rsidDel="007B37CF">
            <w:delText>T</w:delText>
          </w:r>
        </w:del>
        <w:r>
          <w:t>the healthy ovulatory cohort had 100</w:t>
        </w:r>
        <w:del w:id="294" w:author="Kerr, Wesley" w:date="2026-05-20T09:31:00Z" w16du:dateUtc="2026-05-20T13:31:00Z">
          <w:r w:rsidDel="007B37CF">
            <w:delText>.0</w:delText>
          </w:r>
        </w:del>
        <w:r>
          <w:t>% ovulatory cycles</w:t>
        </w:r>
        <w:del w:id="295" w:author="Kerr, Wesley" w:date="2026-05-20T09:31:00Z" w16du:dateUtc="2026-05-20T13:31:00Z">
          <w:r w:rsidDel="007B37CF">
            <w:delText xml:space="preserve"> by design</w:delText>
          </w:r>
        </w:del>
        <w:r>
          <w:t>. The heterogeneous cohort had 79.0% ovulatory cycles</w:t>
        </w:r>
      </w:ins>
      <w:ins w:id="296" w:author="Rachael Sumner" w:date="2026-05-29T16:30:00Z" w16du:dateUtc="2026-05-29T04:30:00Z">
        <w:r w:rsidR="00990516">
          <w:t xml:space="preserve"> and </w:t>
        </w:r>
      </w:ins>
      <w:ins w:id="297" w:author="Rachael Sumner" w:date="2026-05-29T16:24:00Z" w16du:dateUtc="2026-05-29T04:24:00Z">
        <w:r>
          <w:t>greater cycle-length variability</w:t>
        </w:r>
        <w:del w:id="298" w:author="Kerr, Wesley" w:date="2026-05-20T09:31:00Z" w16du:dateUtc="2026-05-20T13:31:00Z">
          <w:r w:rsidDel="007B37CF">
            <w:delText>, and similar observed seizure burden</w:delText>
          </w:r>
        </w:del>
        <w:r>
          <w:t>.</w:t>
        </w:r>
      </w:ins>
    </w:p>
    <w:p w14:paraId="2EA20F5B" w14:textId="77777777" w:rsidR="00990516" w:rsidRDefault="00990516" w:rsidP="00990516">
      <w:pPr>
        <w:ind w:firstLine="720"/>
        <w:rPr>
          <w:ins w:id="299" w:author="Rachael Sumner" w:date="2026-05-29T16:31:00Z" w16du:dateUtc="2026-05-29T04:31:00Z"/>
        </w:rPr>
      </w:pPr>
    </w:p>
    <w:p w14:paraId="64E5F5C3" w14:textId="77777777" w:rsidR="00990516" w:rsidRDefault="00990516" w:rsidP="00990516">
      <w:pPr>
        <w:rPr>
          <w:ins w:id="300" w:author="Rachael Sumner" w:date="2026-05-29T16:31:00Z" w16du:dateUtc="2026-05-29T04:31:00Z"/>
          <w:i/>
          <w:iCs/>
        </w:rPr>
      </w:pPr>
      <w:ins w:id="301" w:author="Rachael Sumner" w:date="2026-05-29T16:31:00Z" w16du:dateUtc="2026-05-29T04:31:00Z">
        <w:r>
          <w:rPr>
            <w:i/>
            <w:iCs/>
          </w:rPr>
          <w:t>False identification for shorter diary lengths</w:t>
        </w:r>
      </w:ins>
    </w:p>
    <w:p w14:paraId="65123758" w14:textId="60CA8FA7" w:rsidR="00990516" w:rsidRDefault="00CC02FE" w:rsidP="00990516">
      <w:pPr>
        <w:ind w:firstLine="720"/>
        <w:rPr>
          <w:ins w:id="302" w:author="Rachael Sumner" w:date="2026-05-29T16:36:00Z" w16du:dateUtc="2026-05-29T04:36:00Z"/>
        </w:rPr>
      </w:pPr>
      <w:ins w:id="303" w:author="Rachael Sumner" w:date="2026-05-29T16:36:00Z" w16du:dateUtc="2026-05-29T04:36:00Z">
        <w:r>
          <w:t>Tracking 3 complete menstrual cycles according to</w:t>
        </w:r>
      </w:ins>
      <w:ins w:id="304" w:author="Rachael Sumner" w:date="2026-05-29T16:37:00Z" w16du:dateUtc="2026-05-29T04:37:00Z">
        <w:r>
          <w:t xml:space="preserve"> exact</w:t>
        </w:r>
      </w:ins>
      <w:ins w:id="305" w:author="Rachael Sumner" w:date="2026-05-29T16:36:00Z" w16du:dateUtc="2026-05-29T04:36:00Z">
        <w:r>
          <w:t xml:space="preserve"> traditional windowed</w:t>
        </w:r>
      </w:ins>
      <w:ins w:id="306" w:author="Rachael Sumner" w:date="2026-05-29T16:31:00Z" w16du:dateUtc="2026-05-29T04:31:00Z">
        <w:r w:rsidR="00990516">
          <w:t xml:space="preserve"> Herzog 2004 yielded apparent classification rates of </w:t>
        </w:r>
        <w:commentRangeStart w:id="307"/>
        <w:r w:rsidR="00990516">
          <w:t xml:space="preserve">50.3% </w:t>
        </w:r>
      </w:ins>
      <w:ins w:id="308" w:author="Rachael Sumner" w:date="2026-05-29T16:57:00Z" w16du:dateUtc="2026-05-29T04:57:00Z">
        <w:r w:rsidR="00E051EB">
          <w:t xml:space="preserve">(healthy cohort) </w:t>
        </w:r>
      </w:ins>
      <w:ins w:id="309" w:author="Rachael Sumner" w:date="2026-05-29T16:31:00Z" w16du:dateUtc="2026-05-29T04:31:00Z">
        <w:r w:rsidR="00990516">
          <w:t>and 51.6%</w:t>
        </w:r>
      </w:ins>
      <w:ins w:id="310" w:author="Rachael Sumner" w:date="2026-05-29T16:57:00Z" w16du:dateUtc="2026-05-29T04:57:00Z">
        <w:r w:rsidR="00E051EB">
          <w:t xml:space="preserve"> (heterogenous cohort)</w:t>
        </w:r>
      </w:ins>
      <w:ins w:id="311" w:author="Rachael Sumner" w:date="2026-05-29T16:31:00Z" w16du:dateUtc="2026-05-29T04:31:00Z">
        <w:r w:rsidR="00990516">
          <w:t xml:space="preserve"> </w:t>
        </w:r>
      </w:ins>
      <w:commentRangeEnd w:id="307"/>
      <w:r w:rsidR="00E051EB">
        <w:rPr>
          <w:rStyle w:val="CommentReference"/>
          <w:sz w:val="24"/>
          <w:szCs w:val="22"/>
        </w:rPr>
        <w:commentReference w:id="307"/>
      </w:r>
      <w:ins w:id="312" w:author="Rachael Sumner" w:date="2026-05-29T16:31:00Z" w16du:dateUtc="2026-05-29T04:31:00Z">
        <w:r w:rsidR="00990516">
          <w:t xml:space="preserve">among classifiable windows, while 53.8% and 66.7% of 3-cycle windows </w:t>
        </w:r>
        <w:commentRangeStart w:id="313"/>
        <w:commentRangeStart w:id="314"/>
        <w:r w:rsidR="00990516">
          <w:t xml:space="preserve">were not </w:t>
        </w:r>
        <w:commentRangeStart w:id="315"/>
        <w:commentRangeStart w:id="316"/>
        <w:r w:rsidR="00990516">
          <w:t>classifiable</w:t>
        </w:r>
        <w:commentRangeEnd w:id="313"/>
        <w:r w:rsidR="00990516">
          <w:rPr>
            <w:rStyle w:val="CommentReference"/>
            <w:sz w:val="24"/>
            <w:szCs w:val="22"/>
          </w:rPr>
          <w:commentReference w:id="313"/>
        </w:r>
      </w:ins>
      <w:commentRangeEnd w:id="314"/>
      <w:r w:rsidR="00875437">
        <w:rPr>
          <w:rStyle w:val="CommentReference"/>
          <w:sz w:val="24"/>
          <w:szCs w:val="22"/>
        </w:rPr>
        <w:commentReference w:id="314"/>
      </w:r>
      <w:commentRangeEnd w:id="315"/>
      <w:ins w:id="317" w:author="Rachael Sumner" w:date="2026-05-29T16:31:00Z" w16du:dateUtc="2026-05-29T04:31:00Z">
        <w:r w:rsidR="00990516">
          <w:rPr>
            <w:rStyle w:val="CommentReference"/>
            <w:sz w:val="24"/>
            <w:szCs w:val="22"/>
          </w:rPr>
          <w:commentReference w:id="315"/>
        </w:r>
      </w:ins>
      <w:commentRangeEnd w:id="316"/>
      <w:r>
        <w:rPr>
          <w:rStyle w:val="CommentReference"/>
          <w:sz w:val="24"/>
          <w:szCs w:val="22"/>
        </w:rPr>
        <w:commentReference w:id="316"/>
      </w:r>
      <w:ins w:id="318" w:author="Rachael Sumner" w:date="2026-05-29T17:01:00Z" w16du:dateUtc="2026-05-29T05:01:00Z">
        <w:r w:rsidR="005F45ED">
          <w:t xml:space="preserve"> as catamenial </w:t>
        </w:r>
      </w:ins>
      <w:ins w:id="319" w:author="Rachael Sumner" w:date="2026-05-29T17:09:00Z" w16du:dateUtc="2026-05-29T05:09:00Z">
        <w:r w:rsidR="00875437">
          <w:t>or not</w:t>
        </w:r>
      </w:ins>
      <w:ins w:id="320" w:author="Rachael Sumner" w:date="2026-05-29T16:58:00Z" w16du:dateUtc="2026-05-29T04:58:00Z">
        <w:r w:rsidR="005F45ED">
          <w:t xml:space="preserve"> using windowed </w:t>
        </w:r>
      </w:ins>
      <w:ins w:id="321" w:author="Rachael Sumner" w:date="2026-05-29T16:59:00Z" w16du:dateUtc="2026-05-29T04:59:00Z">
        <w:r w:rsidR="005F45ED">
          <w:t>Herzog 2004 criteria</w:t>
        </w:r>
      </w:ins>
      <w:ins w:id="322" w:author="Rachael Sumner" w:date="2026-05-29T16:31:00Z" w16du:dateUtc="2026-05-29T04:31:00Z">
        <w:r w:rsidR="00990516">
          <w:t>.</w:t>
        </w:r>
      </w:ins>
    </w:p>
    <w:p w14:paraId="2A8216FF" w14:textId="0FB95FF5" w:rsidR="00CC02FE" w:rsidRDefault="00CC02FE" w:rsidP="00990516">
      <w:pPr>
        <w:ind w:firstLine="720"/>
        <w:rPr>
          <w:ins w:id="323" w:author="Rachael Sumner" w:date="2026-05-29T16:36:00Z" w16du:dateUtc="2026-05-29T04:36:00Z"/>
        </w:rPr>
      </w:pPr>
      <w:ins w:id="324" w:author="Rachael Sumner" w:date="2026-05-29T16:37:00Z" w16du:dateUtc="2026-05-29T04:37:00Z">
        <w:r>
          <w:t>Tracking</w:t>
        </w:r>
      </w:ins>
      <w:ins w:id="325" w:author="Rachael Sumner" w:date="2026-05-29T16:36:00Z" w16du:dateUtc="2026-05-29T04:36:00Z">
        <w:r>
          <w:t xml:space="preserve"> 3</w:t>
        </w:r>
      </w:ins>
      <w:ins w:id="326" w:author="Rachael Sumner" w:date="2026-05-29T16:37:00Z" w16du:dateUtc="2026-05-29T04:37:00Z">
        <w:r>
          <w:t xml:space="preserve"> calendar </w:t>
        </w:r>
      </w:ins>
      <w:ins w:id="327" w:author="Rachael Sumner" w:date="2026-05-29T16:36:00Z" w16du:dateUtc="2026-05-29T04:36:00Z">
        <w:r>
          <w:t>month</w:t>
        </w:r>
      </w:ins>
      <w:ins w:id="328" w:author="Rachael Sumner" w:date="2026-05-29T16:37:00Z" w16du:dateUtc="2026-05-29T04:37:00Z">
        <w:r>
          <w:t>s</w:t>
        </w:r>
      </w:ins>
      <w:ins w:id="329" w:author="Rachael Sumner" w:date="2026-05-29T16:36:00Z" w16du:dateUtc="2026-05-29T04:36:00Z">
        <w:r>
          <w:t xml:space="preserve"> </w:t>
        </w:r>
        <w:r>
          <w:t>(as opposed to cycle</w:t>
        </w:r>
      </w:ins>
      <w:ins w:id="330" w:author="Rachael Sumner" w:date="2026-05-29T16:37:00Z" w16du:dateUtc="2026-05-29T04:37:00Z">
        <w:r>
          <w:t>s</w:t>
        </w:r>
      </w:ins>
      <w:ins w:id="331" w:author="Rachael Sumner" w:date="2026-05-29T16:36:00Z" w16du:dateUtc="2026-05-29T04:36:00Z">
        <w:r>
          <w:t>)</w:t>
        </w:r>
        <w:r>
          <w:t xml:space="preserve">, Herzog 2004 thresholds yielded false identification rates of 41.3% in the healthy ovulatory cohort and 51.2% in the heterogeneous </w:t>
        </w:r>
        <w:commentRangeStart w:id="332"/>
        <w:commentRangeStart w:id="333"/>
        <w:r>
          <w:lastRenderedPageBreak/>
          <w:t>cohort</w:t>
        </w:r>
        <w:commentRangeEnd w:id="332"/>
        <w:r>
          <w:rPr>
            <w:rStyle w:val="CommentReference"/>
            <w:sz w:val="24"/>
            <w:szCs w:val="22"/>
          </w:rPr>
          <w:commentReference w:id="332"/>
        </w:r>
      </w:ins>
      <w:commentRangeEnd w:id="333"/>
      <w:r>
        <w:rPr>
          <w:rStyle w:val="CommentReference"/>
          <w:sz w:val="24"/>
          <w:szCs w:val="22"/>
        </w:rPr>
        <w:commentReference w:id="333"/>
      </w:r>
      <w:ins w:id="334" w:author="Rachael Sumner" w:date="2026-05-29T16:36:00Z" w16du:dateUtc="2026-05-29T04:36:00Z">
        <w:r>
          <w:t xml:space="preserve">. When we applied a reproducibility requirement of at least two-thirds of participant windows to be falsely identified as catamenial, </w:t>
        </w:r>
        <w:commentRangeStart w:id="335"/>
        <w:commentRangeStart w:id="336"/>
        <w:commentRangeStart w:id="337"/>
        <w:r>
          <w:t xml:space="preserve">37.5% of the healthy ovulatory cohort and 46.0% </w:t>
        </w:r>
        <w:commentRangeEnd w:id="335"/>
        <w:r>
          <w:rPr>
            <w:rStyle w:val="CommentReference"/>
            <w:sz w:val="24"/>
            <w:szCs w:val="22"/>
          </w:rPr>
          <w:commentReference w:id="335"/>
        </w:r>
      </w:ins>
      <w:commentRangeEnd w:id="336"/>
      <w:r>
        <w:rPr>
          <w:rStyle w:val="CommentReference"/>
          <w:sz w:val="24"/>
          <w:szCs w:val="22"/>
        </w:rPr>
        <w:commentReference w:id="336"/>
      </w:r>
      <w:commentRangeEnd w:id="337"/>
      <w:r w:rsidR="00C9562B">
        <w:rPr>
          <w:rStyle w:val="CommentReference"/>
          <w:sz w:val="24"/>
          <w:szCs w:val="22"/>
        </w:rPr>
        <w:commentReference w:id="337"/>
      </w:r>
      <w:ins w:id="338" w:author="Rachael Sumner" w:date="2026-05-29T16:36:00Z" w16du:dateUtc="2026-05-29T04:36:00Z">
        <w:r>
          <w:t>of the heterogenous cohort remained catamenial.</w:t>
        </w:r>
      </w:ins>
    </w:p>
    <w:p w14:paraId="404C56F3" w14:textId="77777777" w:rsidR="00CC02FE" w:rsidRDefault="00CC02FE" w:rsidP="00990516">
      <w:pPr>
        <w:ind w:firstLine="720"/>
        <w:rPr>
          <w:ins w:id="339" w:author="Rachael Sumner" w:date="2026-05-29T16:31:00Z" w16du:dateUtc="2026-05-29T04:31:00Z"/>
        </w:rPr>
      </w:pPr>
    </w:p>
    <w:p w14:paraId="06E22555" w14:textId="77777777" w:rsidR="00990516" w:rsidRPr="001144E2" w:rsidRDefault="00990516" w:rsidP="00990516">
      <w:pPr>
        <w:rPr>
          <w:ins w:id="340" w:author="Rachael Sumner" w:date="2026-05-29T16:31:00Z" w16du:dateUtc="2026-05-29T04:31:00Z"/>
        </w:rPr>
      </w:pPr>
      <w:ins w:id="341" w:author="Rachael Sumner" w:date="2026-05-29T16:31:00Z" w16du:dateUtc="2026-05-29T04:31:00Z">
        <w:r>
          <w:rPr>
            <w:i/>
            <w:iCs/>
          </w:rPr>
          <w:tab/>
        </w:r>
        <w:r>
          <w:t>In 4-month calendar windows, the negative binomial approach yielded false identification rates o</w:t>
        </w:r>
        <w:commentRangeStart w:id="342"/>
        <w:r>
          <w:t>f X% in the healthy ovulatory cohort and X%</w:t>
        </w:r>
      </w:ins>
      <w:commentRangeEnd w:id="342"/>
      <w:r>
        <w:rPr>
          <w:rStyle w:val="CommentReference"/>
          <w:sz w:val="24"/>
          <w:szCs w:val="22"/>
        </w:rPr>
        <w:commentReference w:id="342"/>
      </w:r>
      <w:ins w:id="343" w:author="Rachael Sumner" w:date="2026-05-29T16:31:00Z" w16du:dateUtc="2026-05-29T04:31:00Z">
        <w:r>
          <w:t xml:space="preserve"> in the heterogeneous cohort. When the negative binomial approach was applied to shorter, 3-month windows, the regression commonly did not converge or meet the minimum data requirements of at least 4 days with seizure. </w:t>
        </w:r>
      </w:ins>
    </w:p>
    <w:p w14:paraId="4459562F" w14:textId="77777777" w:rsidR="00990516" w:rsidRDefault="00990516" w:rsidP="00CB51DA">
      <w:pPr>
        <w:ind w:firstLine="720"/>
        <w:rPr>
          <w:ins w:id="344" w:author="Rachael Sumner" w:date="2026-05-29T16:24:00Z" w16du:dateUtc="2026-05-29T04:24:00Z"/>
        </w:rPr>
        <w:pPrChange w:id="345" w:author="Kerr, Wesley" w:date="2026-05-20T09:30:00Z" w16du:dateUtc="2026-05-20T13:30:00Z">
          <w:pPr/>
        </w:pPrChange>
      </w:pPr>
    </w:p>
    <w:p w14:paraId="77645D94" w14:textId="77777777" w:rsidR="00CB51DA" w:rsidRPr="00E3569F" w:rsidRDefault="00CB51DA" w:rsidP="00CB51DA">
      <w:pPr>
        <w:rPr>
          <w:ins w:id="346" w:author="Rachael Sumner" w:date="2026-05-29T16:25:00Z" w16du:dateUtc="2026-05-29T04:25:00Z"/>
          <w:i/>
          <w:iCs/>
        </w:rPr>
      </w:pPr>
      <w:ins w:id="347" w:author="Rachael Sumner" w:date="2026-05-29T16:25:00Z" w16du:dateUtc="2026-05-29T04:25:00Z">
        <w:r>
          <w:rPr>
            <w:i/>
            <w:iCs/>
          </w:rPr>
          <w:t>False identification rates for 3-year diaries</w:t>
        </w:r>
        <w:del w:id="348" w:author="Kerr, Wesley" w:date="2026-05-20T09:33:00Z" w16du:dateUtc="2026-05-20T13:33:00Z">
          <w:r w:rsidRPr="00E3569F" w:rsidDel="00712B71">
            <w:rPr>
              <w:i/>
              <w:iCs/>
            </w:rPr>
            <w:delText>Primary full-diary null rates</w:delText>
          </w:r>
        </w:del>
      </w:ins>
    </w:p>
    <w:p w14:paraId="6066E223" w14:textId="3FA5C11E" w:rsidR="00CB51DA" w:rsidRDefault="00CB51DA" w:rsidP="00CB51DA">
      <w:pPr>
        <w:ind w:firstLine="720"/>
        <w:rPr>
          <w:ins w:id="349" w:author="Rachael Sumner" w:date="2026-05-29T16:25:00Z" w16du:dateUtc="2026-05-29T04:25:00Z"/>
        </w:rPr>
      </w:pPr>
      <w:ins w:id="350" w:author="Rachael Sumner" w:date="2026-05-29T16:25:00Z" w16du:dateUtc="2026-05-29T04:25:00Z">
        <w:r>
          <w:t xml:space="preserve">In 3-year </w:t>
        </w:r>
        <w:del w:id="351" w:author="Kerr, Wesley" w:date="2026-05-20T09:33:00Z" w16du:dateUtc="2026-05-20T13:33:00Z">
          <w:r w:rsidDel="00712B71">
            <w:delText xml:space="preserve">36-month </w:delText>
          </w:r>
        </w:del>
        <w:r>
          <w:t xml:space="preserve">windows, the </w:t>
        </w:r>
        <w:del w:id="352" w:author="Kerr, Wesley" w:date="2026-05-20T09:33:00Z" w16du:dateUtc="2026-05-20T13:33:00Z">
          <w:r w:rsidDel="00712B71">
            <w:delText xml:space="preserve">windowed </w:delText>
          </w:r>
        </w:del>
        <w:r>
          <w:t xml:space="preserve">traditional Herzog </w:t>
        </w:r>
      </w:ins>
      <w:ins w:id="353" w:author="Rachael Sumner" w:date="2026-05-29T16:30:00Z" w16du:dateUtc="2026-05-29T04:30:00Z">
        <w:r w:rsidR="00990516">
          <w:t>2004</w:t>
        </w:r>
      </w:ins>
      <w:ins w:id="354" w:author="Rachael Sumner" w:date="2026-05-29T16:25:00Z" w16du:dateUtc="2026-05-29T04:25:00Z">
        <w:r>
          <w:t xml:space="preserve"> </w:t>
        </w:r>
        <w:del w:id="355" w:author="Kerr, Wesley" w:date="2026-05-20T09:33:00Z" w16du:dateUtc="2026-05-20T13:33:00Z">
          <w:r w:rsidDel="00712B71">
            <w:delText xml:space="preserve">threshold definition </w:delText>
          </w:r>
        </w:del>
        <w:r>
          <w:t xml:space="preserve">identified </w:t>
        </w:r>
        <w:del w:id="356" w:author="Kerr, Wesley" w:date="2026-05-20T09:33:00Z" w16du:dateUtc="2026-05-20T13:33:00Z">
          <w:r w:rsidDel="00712B71">
            <w:delText xml:space="preserve">classified </w:delText>
          </w:r>
        </w:del>
        <w:r>
          <w:t xml:space="preserve">11.2% of healthy ovulatory participants and 36.3% of heterogeneous cohort participants as apparent catamenial epilepsy under independence (Table 2). </w:t>
        </w:r>
      </w:ins>
      <w:moveFromRangeStart w:id="357" w:author="Kerr, Wesley" w:date="2026-05-20T09:34:00Z" w:name="move230162090"/>
      <w:moveFrom w:id="358" w:author="Kerr, Wesley" w:date="2026-05-20T09:34:00Z" w16du:dateUtc="2026-05-20T13:34:00Z">
        <w:ins w:id="359" w:author="Rachael Sumner" w:date="2026-05-29T16:25:00Z" w16du:dateUtc="2026-05-29T04:25:00Z">
          <w:r w:rsidDel="006B1FA6">
            <w:t xml:space="preserve">Adding minimum-data rules changed the full-window estimates modestly because most full diaries were analyzable. </w:t>
          </w:r>
        </w:ins>
      </w:moveFrom>
      <w:moveFromRangeEnd w:id="357"/>
      <w:ins w:id="360" w:author="Rachael Sumner" w:date="2026-05-29T16:25:00Z" w16du:dateUtc="2026-05-29T04:25:00Z">
        <w:del w:id="361" w:author="Kerr, Wesley" w:date="2026-05-20T09:35:00Z" w16du:dateUtc="2026-05-20T13:35:00Z">
          <w:r w:rsidDel="007B0AA8">
            <w:delText>Stabilized-dispersion</w:delText>
          </w:r>
        </w:del>
        <w:r>
          <w:t xml:space="preserve">The </w:t>
        </w:r>
        <w:del w:id="362" w:author="Kerr, Wesley" w:date="2026-05-20T09:35:00Z" w16du:dateUtc="2026-05-20T13:35:00Z">
          <w:r w:rsidDel="007B0AA8">
            <w:delText xml:space="preserve"> n</w:delText>
          </w:r>
        </w:del>
        <w:r>
          <w:t xml:space="preserve">negative-binomial </w:t>
        </w:r>
        <w:del w:id="363" w:author="Kerr, Wesley" w:date="2026-05-20T09:35:00Z" w16du:dateUtc="2026-05-20T13:35:00Z">
          <w:r w:rsidDel="007B0AA8">
            <w:delText xml:space="preserve">regression </w:delText>
          </w:r>
        </w:del>
        <w:r>
          <w:t xml:space="preserve">approach identified catamenial epilepsy </w:t>
        </w:r>
        <w:del w:id="364" w:author="Kerr, Wesley" w:date="2026-05-20T09:35:00Z" w16du:dateUtc="2026-05-20T13:35:00Z">
          <w:r w:rsidDel="00793EDE">
            <w:delText xml:space="preserve">exhibited approximately nominal Type I error at </w:delText>
          </w:r>
        </w:del>
        <w:r>
          <w:t xml:space="preserve">4.1% (healthy ovulatory) and 4.2% (heterogenous cohort). </w:t>
        </w:r>
        <w:del w:id="365" w:author="Kerr, Wesley" w:date="2026-05-20T09:35:00Z" w16du:dateUtc="2026-05-20T13:35:00Z">
          <w:r w:rsidDel="00793EDE">
            <w:delText xml:space="preserve">, as expected for a calibrated test under the null. </w:delText>
          </w:r>
        </w:del>
      </w:ins>
      <w:moveToRangeStart w:id="366" w:author="Kerr, Wesley" w:date="2026-05-20T09:34:00Z" w:name="move230162090"/>
      <w:moveTo w:id="367" w:author="Kerr, Wesley" w:date="2026-05-20T09:34:00Z" w16du:dateUtc="2026-05-20T13:34:00Z">
        <w:ins w:id="368" w:author="Rachael Sumner" w:date="2026-05-29T16:25:00Z" w16du:dateUtc="2026-05-29T04:25:00Z">
          <w:del w:id="369" w:author="Kerr, Wesley" w:date="2026-05-20T09:34:00Z" w16du:dateUtc="2026-05-20T13:34:00Z">
            <w:r w:rsidDel="007B0AA8">
              <w:delText xml:space="preserve">Adding minimum-data rules changed the full-window estimates modestly because most full diaries were analyzable. </w:delText>
            </w:r>
          </w:del>
        </w:ins>
      </w:moveTo>
      <w:moveToRangeEnd w:id="366"/>
      <w:ins w:id="370" w:author="Rachael Sumner" w:date="2026-05-29T16:25:00Z" w16du:dateUtc="2026-05-29T04:25:00Z">
        <w:del w:id="371" w:author="Kerr, Wesley" w:date="2026-05-20T09:35:00Z" w16du:dateUtc="2026-05-20T13:35:00Z">
          <w:r w:rsidDel="00793EDE">
            <w:delText>This calibration should not be interpreted as clinical usefulness; sensitivity and positive predictive value require true-coupling simulations.</w:delText>
          </w:r>
        </w:del>
      </w:ins>
    </w:p>
    <w:p w14:paraId="7E609C73" w14:textId="21F0A2C3" w:rsidR="00CB51DA" w:rsidDel="00CB51DA" w:rsidRDefault="00000000">
      <w:pPr>
        <w:rPr>
          <w:del w:id="372" w:author="Rachael Sumner" w:date="2026-05-29T16:25:00Z" w16du:dateUtc="2026-05-29T04:25:00Z"/>
        </w:rPr>
      </w:pPr>
      <w:del w:id="373" w:author="Rachael Sumner" w:date="2026-05-29T16:24:00Z" w16du:dateUtc="2026-05-29T04:24:00Z">
        <w:r w:rsidDel="00CB51DA">
          <w:delText>The full run included 100,000 synthetic participants and 900,000 defined participant-window rows. Cohort summaries are shown in Table 1. The healthy ovulatory cohort had 100.0% ovulatory cycles by design. The heterogeneous cohort had 79.0% ovulatory cycles, greater cycle-length variability, and similar observed seizure burden.</w:delText>
        </w:r>
      </w:del>
    </w:p>
    <w:p w14:paraId="39E090D8" w14:textId="62FDE862" w:rsidR="00E3569F" w:rsidRPr="00E3569F" w:rsidDel="00CB51DA" w:rsidRDefault="00000000">
      <w:pPr>
        <w:rPr>
          <w:del w:id="374" w:author="Rachael Sumner" w:date="2026-05-29T16:25:00Z" w16du:dateUtc="2026-05-29T04:25:00Z"/>
          <w:i/>
          <w:iCs/>
        </w:rPr>
      </w:pPr>
      <w:del w:id="375" w:author="Rachael Sumner" w:date="2026-05-29T16:25:00Z" w16du:dateUtc="2026-05-29T04:25:00Z">
        <w:r w:rsidRPr="00E3569F" w:rsidDel="00CB51DA">
          <w:rPr>
            <w:i/>
            <w:iCs/>
          </w:rPr>
          <w:delText>Primary full-diary null rates</w:delText>
        </w:r>
      </w:del>
    </w:p>
    <w:p w14:paraId="77219471" w14:textId="76A01C23" w:rsidR="00544B2B" w:rsidDel="00CB51DA" w:rsidRDefault="00000000">
      <w:pPr>
        <w:rPr>
          <w:del w:id="376" w:author="Rachael Sumner" w:date="2026-05-29T16:25:00Z" w16du:dateUtc="2026-05-29T04:25:00Z"/>
        </w:rPr>
      </w:pPr>
      <w:del w:id="377" w:author="Rachael Sumner" w:date="2026-05-29T16:25:00Z" w16du:dateUtc="2026-05-29T04:25:00Z">
        <w:r w:rsidDel="00CB51DA">
          <w:delText>In 36-month windows, the windowed Herzog threshold definition classified 11.2% of healthy ovulatory participants and 36.3% of heterogeneous cohort participants as apparent catamenial epilepsy under independence (Table 2). Adding minimum-data rules changed the full-window estimates modestly because most full diaries were analyzable. Stabilized-dispersion negative-binomial regression exhibited approximately nominal Type I error at 4.1% and 4.2%, as expected for a calibrated test under the null. This calibration should not be interpreted as clinical usefulness; sensitivity and positive predictive value require true-coupling simulations.</w:delText>
        </w:r>
      </w:del>
    </w:p>
    <w:p w14:paraId="09377D5B" w14:textId="77777777" w:rsidR="00CC02FE" w:rsidRDefault="00000000">
      <w:pPr>
        <w:rPr>
          <w:ins w:id="378" w:author="Rachael Sumner" w:date="2026-05-29T16:39:00Z" w16du:dateUtc="2026-05-29T04:39:00Z"/>
        </w:rPr>
      </w:pPr>
      <w:del w:id="379" w:author="Rachael Sumner" w:date="2026-05-29T16:39:00Z" w16du:dateUtc="2026-05-29T04:39:00Z">
        <w:r w:rsidRPr="00E3569F" w:rsidDel="00CC02FE">
          <w:rPr>
            <w:i/>
            <w:iCs/>
          </w:rPr>
          <w:delText>C3 contribution</w:delText>
        </w:r>
        <w:r w:rsidR="00E3569F" w:rsidDel="00CC02FE">
          <w:br/>
        </w:r>
      </w:del>
    </w:p>
    <w:p w14:paraId="5E48BB6B" w14:textId="34DFCFE6" w:rsidR="00544B2B" w:rsidRDefault="00000000">
      <w:pPr>
        <w:rPr>
          <w:ins w:id="380" w:author="Rachael Sumner" w:date="2026-05-29T16:25:00Z" w16du:dateUtc="2026-05-29T04:25:00Z"/>
        </w:rPr>
      </w:pPr>
      <w:r>
        <w:t>In the heterogeneous cohort, the high windowed full-diary null rate was driven largely by C3 logic. Full-window C3 positivity occurred in 37.0% of applicable heterogeneous-cohort windows, compared with C1 and C2 rates of 8.4% and 5.6%. C3-excluding endpoints and C1/C2/C3-only sensitivity rows are reported in the Appendix to separate inadequate-luteal-phase logic from perimenstrual and periovulatory classification.</w:t>
      </w:r>
    </w:p>
    <w:p w14:paraId="51C77DAB" w14:textId="53E3EFFB" w:rsidR="00990516" w:rsidDel="00990516" w:rsidRDefault="00990516">
      <w:pPr>
        <w:rPr>
          <w:del w:id="381" w:author="Rachael Sumner" w:date="2026-05-29T16:32:00Z" w16du:dateUtc="2026-05-29T04:32:00Z"/>
        </w:rPr>
      </w:pPr>
    </w:p>
    <w:p w14:paraId="538AC31F" w14:textId="77777777" w:rsidR="00990516" w:rsidRDefault="00990516">
      <w:pPr>
        <w:rPr>
          <w:ins w:id="382" w:author="Rachael Sumner" w:date="2026-05-29T16:32:00Z" w16du:dateUtc="2026-05-29T04:32:00Z"/>
        </w:rPr>
      </w:pPr>
    </w:p>
    <w:p w14:paraId="274AE831" w14:textId="44B91932" w:rsidR="00E3569F" w:rsidRPr="00E3569F" w:rsidDel="00990516" w:rsidRDefault="00000000">
      <w:pPr>
        <w:rPr>
          <w:del w:id="383" w:author="Rachael Sumner" w:date="2026-05-29T16:28:00Z" w16du:dateUtc="2026-05-29T04:28:00Z"/>
          <w:i/>
          <w:iCs/>
        </w:rPr>
      </w:pPr>
      <w:del w:id="384" w:author="Rachael Sumner" w:date="2026-05-29T16:28:00Z" w16du:dateUtc="2026-05-29T04:28:00Z">
        <w:r w:rsidRPr="00E3569F" w:rsidDel="00990516">
          <w:rPr>
            <w:i/>
            <w:iCs/>
          </w:rPr>
          <w:delText>Observation-window effects</w:delText>
        </w:r>
      </w:del>
    </w:p>
    <w:p w14:paraId="7FBA5DFD" w14:textId="1BBD967A" w:rsidR="00544B2B" w:rsidDel="00990516" w:rsidRDefault="00000000">
      <w:pPr>
        <w:rPr>
          <w:del w:id="385" w:author="Rachael Sumner" w:date="2026-05-29T16:28:00Z" w16du:dateUtc="2026-05-29T04:28:00Z"/>
        </w:rPr>
      </w:pPr>
      <w:del w:id="386" w:author="Rachael Sumner" w:date="2026-05-29T16:28:00Z" w16du:dateUtc="2026-05-29T04:28:00Z">
        <w:r w:rsidDel="00990516">
          <w:delText>Short diary windows were the most vulnerable to apparent catamenial classification. In random 3-month calendar windows, windowed Herzog thresholds yielded apparent classification rates of 41.3% in the healthy ovulatory cohort and 51.2% in the heterogeneous cohort. Minimum-data, reproducibility, and regression definitions were intentionally not classifiable for 3-month calendar windows when the required minimum structure was absent. Exact Herzog 2004 applied to 3 complete cycles yielded apparent classification rates of 50.3% and 51.6% among classifiable windows, while 53.8% and 66.7% of attempted 3-cycle windows were not classifiable.</w:delText>
        </w:r>
      </w:del>
    </w:p>
    <w:p w14:paraId="2BB4A9F9" w14:textId="73CF334F" w:rsidR="00E3569F" w:rsidRPr="00E3569F" w:rsidDel="00990516" w:rsidRDefault="00000000">
      <w:pPr>
        <w:rPr>
          <w:del w:id="387" w:author="Rachael Sumner" w:date="2026-05-29T16:32:00Z" w16du:dateUtc="2026-05-29T04:32:00Z"/>
          <w:i/>
          <w:iCs/>
        </w:rPr>
      </w:pPr>
      <w:del w:id="388" w:author="Rachael Sumner" w:date="2026-05-29T16:32:00Z" w16du:dateUtc="2026-05-29T04:32:00Z">
        <w:r w:rsidRPr="00E3569F" w:rsidDel="00990516">
          <w:rPr>
            <w:i/>
            <w:iCs/>
          </w:rPr>
          <w:delText>Study-level Monte Carlo</w:delText>
        </w:r>
      </w:del>
    </w:p>
    <w:p w14:paraId="4CE9810F" w14:textId="35FC8C8E" w:rsidR="00544B2B" w:rsidDel="00990516" w:rsidRDefault="00000000">
      <w:pPr>
        <w:rPr>
          <w:del w:id="389" w:author="Rachael Sumner" w:date="2026-05-29T16:32:00Z" w16du:dateUtc="2026-05-29T04:32:00Z"/>
        </w:rPr>
      </w:pPr>
      <w:del w:id="390" w:author="Rachael Sumner" w:date="2026-05-29T16:32:00Z" w16du:dateUtc="2026-05-29T04:32:00Z">
        <w:r w:rsidDel="00990516">
          <w:delText>In 10,000 simulated studies of 30 participants using 3-month windows and the windowed Herzog threshold rule, the mean apparent prevalence among all 30 participants was 37.5% in the healthy ovulatory cohort and 46.0% in the heterogeneous cohort. Apparent prevalence was at least 39.1% in 45.9% and 79.9% of null studies, respectively, and at least 44.2% in 19.7% and 54.5%.</w:delText>
        </w:r>
      </w:del>
    </w:p>
    <w:p w14:paraId="350900DB" w14:textId="77777777" w:rsidR="00E3569F" w:rsidRPr="00E3569F" w:rsidRDefault="00000000">
      <w:pPr>
        <w:rPr>
          <w:i/>
          <w:iCs/>
        </w:rPr>
      </w:pPr>
      <w:commentRangeStart w:id="391"/>
      <w:commentRangeStart w:id="392"/>
      <w:r w:rsidRPr="00E3569F">
        <w:rPr>
          <w:i/>
          <w:iCs/>
        </w:rPr>
        <w:t>Daily audit profile</w:t>
      </w:r>
    </w:p>
    <w:p w14:paraId="35729452" w14:textId="77777777" w:rsidR="00544B2B" w:rsidRDefault="00000000">
      <w:pPr>
        <w:rPr>
          <w:ins w:id="393" w:author="Rachael Sumner" w:date="2026-05-29T16:20:00Z" w16du:dateUtc="2026-05-29T04:20:00Z"/>
        </w:rPr>
      </w:pPr>
      <w:r>
        <w:lastRenderedPageBreak/>
        <w:t>The cycle-day audit plot is retained as an exploratory quality-control display rather than primary evidence. Because late cycle days have sparse denominators in irregular cycles, interpretation should emphasize phase-level and window-level endpoints rather than isolated day-level spikes.</w:t>
      </w:r>
      <w:commentRangeEnd w:id="391"/>
      <w:r w:rsidR="00CB51DA">
        <w:rPr>
          <w:rStyle w:val="CommentReference"/>
          <w:sz w:val="24"/>
          <w:szCs w:val="22"/>
        </w:rPr>
        <w:commentReference w:id="391"/>
      </w:r>
      <w:commentRangeEnd w:id="392"/>
      <w:r w:rsidR="00CB51DA">
        <w:rPr>
          <w:rStyle w:val="CommentReference"/>
          <w:sz w:val="24"/>
          <w:szCs w:val="22"/>
        </w:rPr>
        <w:commentReference w:id="392"/>
      </w:r>
    </w:p>
    <w:p w14:paraId="619BB0EC" w14:textId="77777777" w:rsidR="00CB51DA" w:rsidRDefault="00CB51DA"/>
    <w:p w14:paraId="07B0E190" w14:textId="77777777" w:rsidR="00544B2B" w:rsidRDefault="00000000">
      <w:pPr>
        <w:pStyle w:val="Heading1"/>
      </w:pPr>
      <w:r>
        <w:t>Discussion</w:t>
      </w:r>
    </w:p>
    <w:p w14:paraId="39A612B1" w14:textId="12DE8D1B" w:rsidR="0023795C" w:rsidRDefault="00EB02E8" w:rsidP="00866D54">
      <w:pPr>
        <w:rPr>
          <w:ins w:id="394" w:author="Rachael Sumner" w:date="2026-05-24T08:29:00Z" w16du:dateUtc="2026-05-23T20:29:00Z"/>
        </w:rPr>
      </w:pPr>
      <w:ins w:id="395" w:author="Rachael Sumner" w:date="2026-05-23T16:17:00Z" w16du:dateUtc="2026-05-23T04:17:00Z">
        <w:r>
          <w:t xml:space="preserve">By using a simulator of menstrual cycles and separate seizures diaries, a null simulation shows that false-positive classification of catamenial epilepsy arises frequently when no biological link exists. Remarkably, using the Herzog </w:t>
        </w:r>
      </w:ins>
      <w:ins w:id="396" w:author="Rachael Sumner" w:date="2026-05-23T19:18:00Z" w16du:dateUtc="2026-05-23T07:18:00Z">
        <w:r w:rsidR="00DF71C0">
          <w:t xml:space="preserve">2004 </w:t>
        </w:r>
      </w:ins>
      <w:ins w:id="397" w:author="Rachael Sumner" w:date="2026-05-23T16:17:00Z" w16du:dateUtc="2026-05-23T04:17:00Z">
        <w:r>
          <w:t xml:space="preserve">method, prevalence </w:t>
        </w:r>
      </w:ins>
      <w:ins w:id="398" w:author="Rachael Sumner" w:date="2026-05-24T07:43:00Z" w16du:dateUtc="2026-05-23T19:43:00Z">
        <w:r w:rsidR="000E6B01">
          <w:t xml:space="preserve">in an </w:t>
        </w:r>
      </w:ins>
      <w:ins w:id="399" w:author="Rachael Sumner" w:date="2026-05-24T07:44:00Z" w16du:dateUtc="2026-05-23T19:44:00Z">
        <w:r w:rsidR="000E6B01">
          <w:t xml:space="preserve">endocrinologically ideal </w:t>
        </w:r>
      </w:ins>
      <w:ins w:id="400" w:author="Rachael Sumner" w:date="2026-05-24T08:43:00Z" w16du:dateUtc="2026-05-23T20:43:00Z">
        <w:r w:rsidR="00A17543">
          <w:t>(healthy</w:t>
        </w:r>
      </w:ins>
      <w:ins w:id="401" w:author="Rachael Sumner" w:date="2026-05-24T08:44:00Z" w16du:dateUtc="2026-05-23T20:44:00Z">
        <w:r w:rsidR="00A17543">
          <w:t xml:space="preserve"> ovulatory) </w:t>
        </w:r>
      </w:ins>
      <w:ins w:id="402" w:author="Rachael Sumner" w:date="2026-05-24T07:44:00Z" w16du:dateUtc="2026-05-23T19:44:00Z">
        <w:r w:rsidR="000E6B01">
          <w:t xml:space="preserve">cohort </w:t>
        </w:r>
      </w:ins>
      <w:ins w:id="403" w:author="Rachael Sumner" w:date="2026-05-23T16:17:00Z" w16du:dateUtc="2026-05-23T04:17:00Z">
        <w:r>
          <w:t xml:space="preserve">was close to the </w:t>
        </w:r>
      </w:ins>
      <w:ins w:id="404" w:author="Rachael Sumner" w:date="2026-05-24T07:44:00Z" w16du:dateUtc="2026-05-23T19:44:00Z">
        <w:r w:rsidR="000E6B01">
          <w:t xml:space="preserve">reported </w:t>
        </w:r>
      </w:ins>
      <w:ins w:id="405" w:author="Rachael Sumner" w:date="2026-05-23T16:17:00Z" w16du:dateUtc="2026-05-23T04:17:00Z">
        <w:r>
          <w:t>population prevalence rate</w:t>
        </w:r>
      </w:ins>
      <w:ins w:id="406" w:author="Rachael Sumner" w:date="2026-05-23T16:19:00Z" w16du:dateUtc="2026-05-23T04:19:00Z">
        <w:r w:rsidR="009F22E3">
          <w:t xml:space="preserve"> of catamenial epilepsy </w:t>
        </w:r>
      </w:ins>
      <w:ins w:id="407" w:author="Rachael Sumner" w:date="2026-05-23T19:19:00Z" w16du:dateUtc="2026-05-23T07:19:00Z">
        <w:r w:rsidR="00DF71C0">
          <w:t xml:space="preserve">reported in Herzog et al. (1) </w:t>
        </w:r>
      </w:ins>
      <w:ins w:id="408" w:author="Rachael Sumner" w:date="2026-05-23T16:26:00Z" w16du:dateUtc="2026-05-23T04:26:00Z">
        <w:r w:rsidR="009F22E3">
          <w:t xml:space="preserve">- </w:t>
        </w:r>
      </w:ins>
      <w:ins w:id="409" w:author="Rachael Sumner" w:date="2026-05-23T16:19:00Z" w16du:dateUtc="2026-05-23T04:19:00Z">
        <w:r w:rsidR="009F22E3">
          <w:t>approximately 40%</w:t>
        </w:r>
      </w:ins>
      <w:ins w:id="410" w:author="Rachael Sumner" w:date="2026-05-24T08:43:00Z" w16du:dateUtc="2026-05-23T20:43:00Z">
        <w:r w:rsidR="00A17543">
          <w:t xml:space="preserve"> (Figure 2)</w:t>
        </w:r>
      </w:ins>
      <w:ins w:id="411" w:author="Rachael Sumner" w:date="2026-05-23T16:17:00Z" w16du:dateUtc="2026-05-23T04:17:00Z">
        <w:r>
          <w:t xml:space="preserve">. </w:t>
        </w:r>
      </w:ins>
      <w:ins w:id="412" w:author="Rachael Sumner" w:date="2026-05-24T16:11:00Z" w16du:dateUtc="2026-05-24T04:11:00Z">
        <w:r w:rsidR="008704EA">
          <w:t xml:space="preserve">However, the heterogeneous cohort is </w:t>
        </w:r>
      </w:ins>
      <w:ins w:id="413" w:author="Rachael Sumner" w:date="2026-05-24T16:12:00Z" w16du:dateUtc="2026-05-24T04:12:00Z">
        <w:r w:rsidR="008704EA">
          <w:t xml:space="preserve">more representative of women with epilepsy and in these cases C1 </w:t>
        </w:r>
      </w:ins>
      <w:ins w:id="414" w:author="Rachael Sumner" w:date="2026-05-24T16:30:00Z" w16du:dateUtc="2026-05-24T04:30:00Z">
        <w:r w:rsidR="00D83085">
          <w:t xml:space="preserve">(8.4%) </w:t>
        </w:r>
      </w:ins>
      <w:ins w:id="415" w:author="Rachael Sumner" w:date="2026-05-24T16:12:00Z" w16du:dateUtc="2026-05-24T04:12:00Z">
        <w:r w:rsidR="008704EA">
          <w:t xml:space="preserve">and C2 </w:t>
        </w:r>
      </w:ins>
      <w:ins w:id="416" w:author="Rachael Sumner" w:date="2026-05-24T16:30:00Z" w16du:dateUtc="2026-05-24T04:30:00Z">
        <w:r w:rsidR="00D83085">
          <w:t>(</w:t>
        </w:r>
      </w:ins>
      <w:ins w:id="417" w:author="Rachael Sumner" w:date="2026-05-24T16:31:00Z" w16du:dateUtc="2026-05-24T04:31:00Z">
        <w:r w:rsidR="0058326F">
          <w:t xml:space="preserve">5.6%) </w:t>
        </w:r>
      </w:ins>
      <w:ins w:id="418" w:author="Rachael Sumner" w:date="2026-05-24T16:12:00Z" w16du:dateUtc="2026-05-24T04:12:00Z">
        <w:r w:rsidR="008704EA">
          <w:t xml:space="preserve">subtypes were less than </w:t>
        </w:r>
      </w:ins>
      <w:ins w:id="419" w:author="Rachael Sumner" w:date="2026-05-24T16:19:00Z" w16du:dateUtc="2026-05-24T04:19:00Z">
        <w:r w:rsidR="008704EA">
          <w:t>prevalence</w:t>
        </w:r>
      </w:ins>
      <w:ins w:id="420" w:author="Rachael Sumner" w:date="2026-05-24T16:13:00Z" w16du:dateUtc="2026-05-24T04:13:00Z">
        <w:r w:rsidR="008704EA">
          <w:t xml:space="preserve"> estimates </w:t>
        </w:r>
      </w:ins>
      <w:ins w:id="421" w:author="Rachael Sumner" w:date="2026-05-24T16:31:00Z" w16du:dateUtc="2026-05-24T04:31:00Z">
        <w:r w:rsidR="0058326F">
          <w:t>(38.1% for C1</w:t>
        </w:r>
      </w:ins>
      <w:ins w:id="422" w:author="Rachael Sumner" w:date="2026-05-24T16:38:00Z" w16du:dateUtc="2026-05-24T04:38:00Z">
        <w:r w:rsidR="0058326F">
          <w:t>, 28.5% for C2</w:t>
        </w:r>
      </w:ins>
      <w:ins w:id="423" w:author="Rachael Sumner" w:date="2026-05-24T16:31:00Z" w16du:dateUtc="2026-05-24T04:31:00Z">
        <w:r w:rsidR="0058326F">
          <w:t xml:space="preserve">) </w:t>
        </w:r>
      </w:ins>
      <w:ins w:id="424" w:author="Rachael Sumner" w:date="2026-05-24T16:13:00Z" w16du:dateUtc="2026-05-24T04:13:00Z">
        <w:r w:rsidR="008704EA">
          <w:t>(1)</w:t>
        </w:r>
      </w:ins>
      <w:ins w:id="425" w:author="Rachael Sumner" w:date="2026-05-24T16:12:00Z" w16du:dateUtc="2026-05-24T04:12:00Z">
        <w:r w:rsidR="008704EA">
          <w:t xml:space="preserve">. </w:t>
        </w:r>
      </w:ins>
      <w:ins w:id="426" w:author="Rachael Sumner" w:date="2026-05-24T16:32:00Z" w16du:dateUtc="2026-05-24T04:32:00Z">
        <w:r w:rsidR="0058326F">
          <w:t>T</w:t>
        </w:r>
      </w:ins>
      <w:ins w:id="427" w:author="Rachael Sumner" w:date="2026-05-24T08:15:00Z" w16du:dateUtc="2026-05-23T20:15:00Z">
        <w:r w:rsidR="0023795C">
          <w:t xml:space="preserve">here is a strong suggestion that many being classified as </w:t>
        </w:r>
      </w:ins>
      <w:ins w:id="428" w:author="Rachael Sumner" w:date="2026-05-24T16:14:00Z" w16du:dateUtc="2026-05-24T04:14:00Z">
        <w:r w:rsidR="008704EA">
          <w:t xml:space="preserve">having </w:t>
        </w:r>
      </w:ins>
      <w:ins w:id="429" w:author="Rachael Sumner" w:date="2026-05-24T08:15:00Z" w16du:dateUtc="2026-05-23T20:15:00Z">
        <w:r w:rsidR="0023795C">
          <w:t xml:space="preserve">catamenial epilepsy </w:t>
        </w:r>
      </w:ins>
      <w:ins w:id="430" w:author="Rachael Sumner" w:date="2026-05-24T16:14:00Z" w16du:dateUtc="2026-05-24T04:14:00Z">
        <w:r w:rsidR="008704EA">
          <w:t xml:space="preserve">in research </w:t>
        </w:r>
      </w:ins>
      <w:ins w:id="431" w:author="Rachael Sumner" w:date="2026-05-24T08:15:00Z" w16du:dateUtc="2026-05-23T20:15:00Z">
        <w:r w:rsidR="0023795C">
          <w:t>likely in fact have a spurious lining up of their menstrual cycle with a</w:t>
        </w:r>
      </w:ins>
      <w:ins w:id="432" w:author="Rachael Sumner" w:date="2026-05-24T16:14:00Z" w16du:dateUtc="2026-05-24T04:14:00Z">
        <w:r w:rsidR="008704EA">
          <w:t xml:space="preserve">n entirely </w:t>
        </w:r>
      </w:ins>
      <w:ins w:id="433" w:author="Rachael Sumner" w:date="2026-05-24T08:15:00Z" w16du:dateUtc="2026-05-23T20:15:00Z">
        <w:r w:rsidR="0023795C">
          <w:t>independent multidien seizure cycle.</w:t>
        </w:r>
      </w:ins>
      <w:ins w:id="434" w:author="Rachael Sumner" w:date="2026-05-24T16:32:00Z" w16du:dateUtc="2026-05-24T04:32:00Z">
        <w:r w:rsidR="0058326F">
          <w:t xml:space="preserve"> However, this result also highlights the importance of considering the </w:t>
        </w:r>
      </w:ins>
      <w:ins w:id="435" w:author="Rachael Sumner" w:date="2026-05-24T16:42:00Z" w16du:dateUtc="2026-05-24T04:42:00Z">
        <w:r w:rsidR="00244884">
          <w:t xml:space="preserve">true </w:t>
        </w:r>
      </w:ins>
      <w:ins w:id="436" w:author="Rachael Sumner" w:date="2026-05-24T16:32:00Z" w16du:dateUtc="2026-05-24T04:32:00Z">
        <w:r w:rsidR="0058326F">
          <w:t xml:space="preserve">heterogeneity of </w:t>
        </w:r>
      </w:ins>
      <w:ins w:id="437" w:author="Rachael Sumner" w:date="2026-05-24T16:33:00Z" w16du:dateUtc="2026-05-24T04:33:00Z">
        <w:r w:rsidR="0058326F">
          <w:t xml:space="preserve">the menstrual cycle in epilepsy </w:t>
        </w:r>
      </w:ins>
      <w:ins w:id="438" w:author="Rachael Sumner" w:date="2026-05-24T16:34:00Z" w16du:dateUtc="2026-05-24T04:34:00Z">
        <w:r w:rsidR="0058326F">
          <w:t>when studying “</w:t>
        </w:r>
      </w:ins>
      <w:ins w:id="439" w:author="Rachael Sumner" w:date="2026-05-24T16:33:00Z" w16du:dateUtc="2026-05-24T04:33:00Z">
        <w:r w:rsidR="0058326F">
          <w:t>monthly</w:t>
        </w:r>
      </w:ins>
      <w:ins w:id="440" w:author="Rachael Sumner" w:date="2026-05-24T16:34:00Z" w16du:dateUtc="2026-05-24T04:34:00Z">
        <w:r w:rsidR="0058326F">
          <w:t>” multidien</w:t>
        </w:r>
      </w:ins>
      <w:ins w:id="441" w:author="Rachael Sumner" w:date="2026-05-24T16:42:00Z" w16du:dateUtc="2026-05-24T04:42:00Z">
        <w:r w:rsidR="00244884">
          <w:t xml:space="preserve"> seizure</w:t>
        </w:r>
      </w:ins>
      <w:ins w:id="442" w:author="Rachael Sumner" w:date="2026-05-24T16:33:00Z" w16du:dateUtc="2026-05-24T04:33:00Z">
        <w:r w:rsidR="0058326F">
          <w:t xml:space="preserve"> cycles.</w:t>
        </w:r>
      </w:ins>
    </w:p>
    <w:p w14:paraId="7D036767" w14:textId="77777777" w:rsidR="00B41E36" w:rsidRDefault="00B41E36" w:rsidP="00866D54">
      <w:pPr>
        <w:rPr>
          <w:ins w:id="443" w:author="Rachael Sumner" w:date="2026-05-24T08:14:00Z" w16du:dateUtc="2026-05-23T20:14:00Z"/>
        </w:rPr>
      </w:pPr>
    </w:p>
    <w:p w14:paraId="4422290A" w14:textId="222C8407" w:rsidR="0023795C" w:rsidRDefault="0023795C" w:rsidP="00866D54">
      <w:pPr>
        <w:rPr>
          <w:ins w:id="444" w:author="Rachael Sumner" w:date="2026-05-24T08:29:00Z" w16du:dateUtc="2026-05-23T20:29:00Z"/>
        </w:rPr>
      </w:pPr>
      <w:ins w:id="445" w:author="Rachael Sumner" w:date="2026-05-24T08:15:00Z" w16du:dateUtc="2026-05-23T20:15:00Z">
        <w:r>
          <w:t>Women with epilepsy are most represented by the heterogenous cohort</w:t>
        </w:r>
      </w:ins>
      <w:ins w:id="446" w:author="Rachael Sumner" w:date="2026-05-24T08:16:00Z" w16du:dateUtc="2026-05-23T20:16:00Z">
        <w:r>
          <w:t xml:space="preserve">, </w:t>
        </w:r>
      </w:ins>
      <w:ins w:id="447" w:author="Rachael Sumner" w:date="2026-05-24T16:34:00Z" w16du:dateUtc="2026-05-24T04:34:00Z">
        <w:r w:rsidR="0058326F">
          <w:t xml:space="preserve">however, </w:t>
        </w:r>
      </w:ins>
      <w:ins w:id="448" w:author="Rachael Sumner" w:date="2026-05-24T16:35:00Z" w16du:dateUtc="2026-05-24T04:35:00Z">
        <w:r w:rsidR="0058326F">
          <w:t>HORMONE-CYCLE heterogeneity may be conservative</w:t>
        </w:r>
      </w:ins>
      <w:ins w:id="449" w:author="Rachael Sumner" w:date="2026-05-24T08:15:00Z" w16du:dateUtc="2026-05-23T20:15:00Z">
        <w:r>
          <w:t xml:space="preserve">. They have an 11-26% incidence of </w:t>
        </w:r>
        <w:commentRangeStart w:id="450"/>
        <w:r>
          <w:t>PCOS</w:t>
        </w:r>
      </w:ins>
      <w:commentRangeEnd w:id="450"/>
      <w:r w:rsidR="006A38E3">
        <w:rPr>
          <w:rStyle w:val="CommentReference"/>
          <w:sz w:val="24"/>
          <w:szCs w:val="22"/>
        </w:rPr>
        <w:commentReference w:id="450"/>
      </w:r>
      <w:ins w:id="451" w:author="Rachael Sumner" w:date="2026-05-24T08:23:00Z" w16du:dateUtc="2026-05-23T20:23:00Z">
        <w:r w:rsidR="006A38E3">
          <w:t xml:space="preserve"> </w:t>
        </w:r>
      </w:ins>
      <w:ins w:id="452" w:author="Rachael Sumner" w:date="2026-05-24T08:15:00Z" w16du:dateUtc="2026-05-23T20:15:00Z">
        <w:r>
          <w:t xml:space="preserve">, </w:t>
        </w:r>
      </w:ins>
      <w:ins w:id="453" w:author="Rachael Sumner" w:date="2026-05-24T08:25:00Z" w16du:dateUtc="2026-05-23T20:25:00Z">
        <w:r w:rsidR="006A38E3">
          <w:t>a three</w:t>
        </w:r>
      </w:ins>
      <w:ins w:id="454" w:author="Rachael Sumner" w:date="2026-05-24T08:26:00Z" w16du:dateUtc="2026-05-23T20:26:00Z">
        <w:r w:rsidR="006A38E3">
          <w:t>fold high rate</w:t>
        </w:r>
      </w:ins>
      <w:ins w:id="455" w:author="Rachael Sumner" w:date="2026-05-24T08:15:00Z" w16du:dateUtc="2026-05-23T20:15:00Z">
        <w:r>
          <w:t xml:space="preserve"> of anovulatory cycles</w:t>
        </w:r>
      </w:ins>
      <w:ins w:id="456" w:author="Rachael Sumner" w:date="2026-05-24T08:26:00Z" w16du:dateUtc="2026-05-23T20:26:00Z">
        <w:r w:rsidR="006A38E3">
          <w:t xml:space="preserve"> (30%)</w:t>
        </w:r>
      </w:ins>
      <w:ins w:id="457" w:author="Rachael Sumner" w:date="2026-05-24T08:15:00Z" w16du:dateUtc="2026-05-23T20:15:00Z">
        <w:r>
          <w:t xml:space="preserve"> than the general population</w:t>
        </w:r>
      </w:ins>
      <w:ins w:id="458" w:author="Rachael Sumner" w:date="2026-05-24T08:26:00Z" w16du:dateUtc="2026-05-23T20:26:00Z">
        <w:r w:rsidR="006A38E3">
          <w:t xml:space="preserve"> (8-</w:t>
        </w:r>
        <w:commentRangeStart w:id="459"/>
        <w:r w:rsidR="006A38E3">
          <w:t>10</w:t>
        </w:r>
      </w:ins>
      <w:commentRangeEnd w:id="459"/>
      <w:r w:rsidR="006A38E3">
        <w:rPr>
          <w:rStyle w:val="CommentReference"/>
          <w:sz w:val="24"/>
          <w:szCs w:val="22"/>
        </w:rPr>
        <w:commentReference w:id="459"/>
      </w:r>
      <w:ins w:id="460" w:author="Rachael Sumner" w:date="2026-05-24T08:26:00Z" w16du:dateUtc="2026-05-23T20:26:00Z">
        <w:r w:rsidR="006A38E3">
          <w:t>%)</w:t>
        </w:r>
      </w:ins>
      <w:ins w:id="461" w:author="Rachael Sumner" w:date="2026-05-24T08:15:00Z" w16du:dateUtc="2026-05-23T20:15:00Z">
        <w:r>
          <w:t xml:space="preserve">, and higher rates of irregular </w:t>
        </w:r>
        <w:commentRangeStart w:id="462"/>
        <w:r>
          <w:t>cycles</w:t>
        </w:r>
        <w:commentRangeEnd w:id="462"/>
        <w:r>
          <w:rPr>
            <w:rStyle w:val="CommentReference"/>
            <w:sz w:val="24"/>
            <w:szCs w:val="22"/>
          </w:rPr>
          <w:commentReference w:id="462"/>
        </w:r>
        <w:r>
          <w:t xml:space="preserve">. Furthermore, </w:t>
        </w:r>
      </w:ins>
      <w:ins w:id="463" w:author="Rachael Sumner" w:date="2026-05-24T07:45:00Z" w16du:dateUtc="2026-05-23T19:45:00Z">
        <w:r w:rsidR="000E6B01">
          <w:t xml:space="preserve">the heterogenous cohort was dominated by C3 </w:t>
        </w:r>
        <w:r w:rsidR="000E6B01">
          <w:lastRenderedPageBreak/>
          <w:t>classifications</w:t>
        </w:r>
      </w:ins>
      <w:ins w:id="464" w:author="Rachael Sumner" w:date="2026-05-24T08:10:00Z" w16du:dateUtc="2026-05-23T20:10:00Z">
        <w:r w:rsidR="00054DA4">
          <w:t>;</w:t>
        </w:r>
      </w:ins>
      <w:ins w:id="465" w:author="Rachael Sumner" w:date="2026-05-24T07:47:00Z" w16du:dateUtc="2026-05-23T19:47:00Z">
        <w:r w:rsidR="000E6B01">
          <w:t xml:space="preserve"> Herzog et al. (1) report 70% of cases would ordinarily be C1</w:t>
        </w:r>
      </w:ins>
      <w:ins w:id="466" w:author="Rachael Sumner" w:date="2026-05-24T08:16:00Z" w16du:dateUtc="2026-05-23T20:16:00Z">
        <w:r>
          <w:t>,</w:t>
        </w:r>
      </w:ins>
      <w:ins w:id="467" w:author="Rachael Sumner" w:date="2026-05-24T08:10:00Z" w16du:dateUtc="2026-05-23T20:10:00Z">
        <w:r w:rsidR="00054DA4">
          <w:t xml:space="preserve"> and C3 classification is ordinarily coupled with blood testing confirming inadequate progesterone.</w:t>
        </w:r>
      </w:ins>
      <w:ins w:id="468" w:author="Rachael Sumner" w:date="2026-05-24T07:47:00Z" w16du:dateUtc="2026-05-23T19:47:00Z">
        <w:r w:rsidR="000E6B01">
          <w:t xml:space="preserve"> </w:t>
        </w:r>
      </w:ins>
    </w:p>
    <w:p w14:paraId="373EAAD8" w14:textId="77777777" w:rsidR="00B41E36" w:rsidRDefault="00B41E36" w:rsidP="00866D54">
      <w:pPr>
        <w:rPr>
          <w:ins w:id="469" w:author="Rachael Sumner" w:date="2026-05-23T16:21:00Z" w16du:dateUtc="2026-05-23T04:21:00Z"/>
        </w:rPr>
      </w:pPr>
    </w:p>
    <w:p w14:paraId="425384FA" w14:textId="0F1724B5" w:rsidR="00AF435B" w:rsidRDefault="00DD45E3" w:rsidP="00866D54">
      <w:pPr>
        <w:rPr>
          <w:ins w:id="470" w:author="Rachael Sumner" w:date="2026-05-24T08:29:00Z" w16du:dateUtc="2026-05-23T20:29:00Z"/>
        </w:rPr>
      </w:pPr>
      <w:ins w:id="471" w:author="Rachael Sumner" w:date="2026-05-24T07:57:00Z" w16du:dateUtc="2026-05-23T19:57:00Z">
        <w:r>
          <w:t>T</w:t>
        </w:r>
      </w:ins>
      <w:ins w:id="472" w:author="Rachael Sumner" w:date="2026-05-23T16:38:00Z" w16du:dateUtc="2026-05-23T04:38:00Z">
        <w:r w:rsidR="00402F83">
          <w:t xml:space="preserve">here is a wealth of literature on </w:t>
        </w:r>
      </w:ins>
      <w:ins w:id="473" w:author="Rachael Sumner" w:date="2026-05-23T16:41:00Z" w16du:dateUtc="2026-05-23T04:41:00Z">
        <w:r w:rsidR="0071215F">
          <w:t xml:space="preserve">treatments for catamenial </w:t>
        </w:r>
        <w:commentRangeStart w:id="474"/>
        <w:r w:rsidR="0071215F">
          <w:t>epilepsy</w:t>
        </w:r>
      </w:ins>
      <w:commentRangeEnd w:id="474"/>
      <w:r w:rsidR="00215AFE">
        <w:rPr>
          <w:rStyle w:val="CommentReference"/>
          <w:sz w:val="24"/>
          <w:szCs w:val="22"/>
        </w:rPr>
        <w:commentReference w:id="474"/>
      </w:r>
      <w:ins w:id="475" w:author="Rachael Sumner" w:date="2026-05-24T07:59:00Z" w16du:dateUtc="2026-05-23T19:59:00Z">
        <w:r>
          <w:t>, in particular literature where total menstrual cycle suppression leads to complete seizure</w:t>
        </w:r>
      </w:ins>
      <w:ins w:id="476" w:author="Rachael Sumner" w:date="2026-05-24T08:00:00Z" w16du:dateUtc="2026-05-23T20:00:00Z">
        <w:r>
          <w:t xml:space="preserve"> </w:t>
        </w:r>
        <w:commentRangeStart w:id="477"/>
        <w:commentRangeStart w:id="478"/>
        <w:r>
          <w:t>control</w:t>
        </w:r>
      </w:ins>
      <w:commentRangeEnd w:id="477"/>
      <w:r w:rsidR="00054DA4">
        <w:rPr>
          <w:rStyle w:val="CommentReference"/>
          <w:sz w:val="24"/>
          <w:szCs w:val="22"/>
        </w:rPr>
        <w:commentReference w:id="477"/>
      </w:r>
      <w:commentRangeEnd w:id="478"/>
      <w:r w:rsidR="009645B5">
        <w:rPr>
          <w:rStyle w:val="CommentReference"/>
          <w:sz w:val="24"/>
          <w:szCs w:val="22"/>
        </w:rPr>
        <w:commentReference w:id="478"/>
      </w:r>
      <w:ins w:id="479" w:author="Rachael Sumner" w:date="2026-05-24T08:00:00Z" w16du:dateUtc="2026-05-23T20:00:00Z">
        <w:r>
          <w:t xml:space="preserve">. There </w:t>
        </w:r>
      </w:ins>
      <w:ins w:id="480" w:author="Rachael Sumner" w:date="2026-05-23T16:42:00Z" w16du:dateUtc="2026-05-23T04:42:00Z">
        <w:r w:rsidR="0071215F">
          <w:t>appears to be a</w:t>
        </w:r>
      </w:ins>
      <w:ins w:id="481" w:author="Rachael Sumner" w:date="2026-05-23T16:43:00Z" w16du:dateUtc="2026-05-23T04:43:00Z">
        <w:r w:rsidR="0071215F">
          <w:t xml:space="preserve"> </w:t>
        </w:r>
      </w:ins>
      <w:ins w:id="482" w:author="Rachael Sumner" w:date="2026-05-23T19:21:00Z" w16du:dateUtc="2026-05-23T07:21:00Z">
        <w:r w:rsidR="00215AFE">
          <w:t xml:space="preserve">genuine </w:t>
        </w:r>
      </w:ins>
      <w:ins w:id="483" w:author="Rachael Sumner" w:date="2026-05-23T16:43:00Z" w16du:dateUtc="2026-05-23T04:43:00Z">
        <w:r w:rsidR="0071215F">
          <w:t xml:space="preserve">phenomenon </w:t>
        </w:r>
      </w:ins>
      <w:ins w:id="484" w:author="Rachael Sumner" w:date="2026-05-23T16:42:00Z" w16du:dateUtc="2026-05-23T04:42:00Z">
        <w:r w:rsidR="0071215F">
          <w:t>of catamenial changes in seizures.</w:t>
        </w:r>
      </w:ins>
      <w:ins w:id="485" w:author="Rachael Sumner" w:date="2026-05-24T08:37:00Z" w16du:dateUtc="2026-05-23T20:37:00Z">
        <w:r w:rsidR="00B41E36">
          <w:t xml:space="preserve"> Figure 3 does not replicate Herzog et al (</w:t>
        </w:r>
      </w:ins>
      <w:ins w:id="486" w:author="Rachael Sumner" w:date="2026-05-24T08:38:00Z" w16du:dateUtc="2026-05-23T20:38:00Z">
        <w:r w:rsidR="00A17543">
          <w:t>5</w:t>
        </w:r>
      </w:ins>
      <w:ins w:id="487" w:author="Rachael Sumner" w:date="2026-05-24T08:37:00Z" w16du:dateUtc="2026-05-23T20:37:00Z">
        <w:r w:rsidR="00B41E36">
          <w:t>)</w:t>
        </w:r>
      </w:ins>
      <w:ins w:id="488" w:author="Rachael Sumner" w:date="2026-05-24T08:38:00Z" w16du:dateUtc="2026-05-23T20:38:00Z">
        <w:r w:rsidR="00A17543">
          <w:t xml:space="preserve"> illustration of </w:t>
        </w:r>
      </w:ins>
      <w:ins w:id="489" w:author="Rachael Sumner" w:date="2026-05-24T08:40:00Z" w16du:dateUtc="2026-05-23T20:40:00Z">
        <w:r w:rsidR="00A17543">
          <w:t xml:space="preserve">a population of women showing a general trough in </w:t>
        </w:r>
      </w:ins>
      <w:ins w:id="490" w:author="Rachael Sumner" w:date="2026-05-24T08:41:00Z" w16du:dateUtc="2026-05-23T20:41:00Z">
        <w:r w:rsidR="00A17543">
          <w:t>seizures</w:t>
        </w:r>
      </w:ins>
      <w:ins w:id="491" w:author="Rachael Sumner" w:date="2026-05-24T08:40:00Z" w16du:dateUtc="2026-05-23T20:40:00Z">
        <w:r w:rsidR="00A17543">
          <w:t xml:space="preserve"> both in the med follicular and mid-luteal phases. </w:t>
        </w:r>
      </w:ins>
      <w:ins w:id="492" w:author="Rachael Sumner" w:date="2026-05-23T16:41:00Z" w16du:dateUtc="2026-05-23T04:41:00Z">
        <w:r w:rsidR="0071215F">
          <w:t>However,</w:t>
        </w:r>
      </w:ins>
      <w:ins w:id="493" w:author="Rachael Sumner" w:date="2026-05-23T16:43:00Z" w16du:dateUtc="2026-05-23T04:43:00Z">
        <w:r w:rsidR="0071215F">
          <w:t xml:space="preserve"> that</w:t>
        </w:r>
      </w:ins>
      <w:ins w:id="494" w:author="Rachael Sumner" w:date="2026-05-23T16:37:00Z" w16du:dateUtc="2026-05-23T04:37:00Z">
        <w:r w:rsidR="00402F83">
          <w:t xml:space="preserve"> </w:t>
        </w:r>
      </w:ins>
      <w:ins w:id="495" w:author="Rachael Sumner" w:date="2026-05-23T16:41:00Z" w16du:dateUtc="2026-05-23T04:41:00Z">
        <w:r w:rsidR="0071215F">
          <w:t>randomized</w:t>
        </w:r>
      </w:ins>
      <w:ins w:id="496" w:author="Rachael Sumner" w:date="2026-05-23T16:37:00Z" w16du:dateUtc="2026-05-23T04:37:00Z">
        <w:r w:rsidR="00402F83">
          <w:t xml:space="preserve"> evidence for hormonal therapy remains limited and mixed</w:t>
        </w:r>
      </w:ins>
      <w:ins w:id="497" w:author="Rachael Sumner" w:date="2026-05-23T16:43:00Z" w16du:dateUtc="2026-05-23T04:43:00Z">
        <w:r w:rsidR="0071215F">
          <w:t xml:space="preserve"> </w:t>
        </w:r>
      </w:ins>
      <w:ins w:id="498" w:author="Rachael Sumner" w:date="2026-05-23T16:37:00Z" w16du:dateUtc="2026-05-23T04:37:00Z">
        <w:r w:rsidR="00402F83">
          <w:t>6,7</w:t>
        </w:r>
      </w:ins>
      <w:ins w:id="499" w:author="Rachael Sumner" w:date="2026-05-23T16:43:00Z" w16du:dateUtc="2026-05-23T04:43:00Z">
        <w:r w:rsidR="0071215F">
          <w:t xml:space="preserve"> supports the complexity of </w:t>
        </w:r>
      </w:ins>
      <w:ins w:id="500" w:author="Rachael Sumner" w:date="2026-05-23T16:51:00Z" w16du:dateUtc="2026-05-23T04:51:00Z">
        <w:r w:rsidR="003276E5">
          <w:t>the existing literature</w:t>
        </w:r>
      </w:ins>
      <w:ins w:id="501" w:author="Rachael Sumner" w:date="2026-05-23T19:22:00Z" w16du:dateUtc="2026-05-23T07:22:00Z">
        <w:r w:rsidR="00215AFE">
          <w:t xml:space="preserve"> and knowledge on the exacerbation</w:t>
        </w:r>
      </w:ins>
      <w:ins w:id="502" w:author="Rachael Sumner" w:date="2026-05-23T16:43:00Z" w16du:dateUtc="2026-05-23T04:43:00Z">
        <w:r w:rsidR="0071215F">
          <w:t>.</w:t>
        </w:r>
      </w:ins>
      <w:ins w:id="503" w:author="Rachael Sumner" w:date="2026-05-23T16:51:00Z" w16du:dateUtc="2026-05-23T04:51:00Z">
        <w:r w:rsidR="003276E5">
          <w:t xml:space="preserve"> </w:t>
        </w:r>
      </w:ins>
    </w:p>
    <w:p w14:paraId="15C20261" w14:textId="77777777" w:rsidR="00B41E36" w:rsidRDefault="00B41E36" w:rsidP="00866D54">
      <w:pPr>
        <w:rPr>
          <w:ins w:id="504" w:author="Rachael Sumner" w:date="2026-05-23T19:22:00Z" w16du:dateUtc="2026-05-23T07:22:00Z"/>
        </w:rPr>
      </w:pPr>
    </w:p>
    <w:p w14:paraId="7F504EB7" w14:textId="05F55201" w:rsidR="00AF435B" w:rsidRDefault="0071215F" w:rsidP="00866D54">
      <w:pPr>
        <w:rPr>
          <w:ins w:id="505" w:author="Rachael Sumner" w:date="2026-05-24T08:29:00Z" w16du:dateUtc="2026-05-23T20:29:00Z"/>
        </w:rPr>
      </w:pPr>
      <w:ins w:id="506" w:author="Rachael Sumner" w:date="2026-05-23T16:44:00Z" w16du:dateUtc="2026-05-23T04:44:00Z">
        <w:r>
          <w:t>This study provides</w:t>
        </w:r>
      </w:ins>
      <w:ins w:id="507" w:author="Rachael Sumner" w:date="2026-05-23T16:28:00Z" w16du:dateUtc="2026-05-23T04:28:00Z">
        <w:r w:rsidR="00402F83">
          <w:t xml:space="preserve"> important implications for clinical research. </w:t>
        </w:r>
      </w:ins>
      <w:ins w:id="508" w:author="Rachael Sumner" w:date="2026-05-23T16:21:00Z" w16du:dateUtc="2026-05-23T04:21:00Z">
        <w:r w:rsidR="009F22E3">
          <w:t>While increased seizure trac</w:t>
        </w:r>
      </w:ins>
      <w:ins w:id="509" w:author="Rachael Sumner" w:date="2026-05-23T16:22:00Z" w16du:dateUtc="2026-05-23T04:22:00Z">
        <w:r w:rsidR="009F22E3">
          <w:t>king reduced the false-positive rate considerably, 36 months of seizure tracking is unrealistic</w:t>
        </w:r>
      </w:ins>
      <w:ins w:id="510" w:author="Rachael Sumner" w:date="2026-05-23T16:29:00Z" w16du:dateUtc="2026-05-23T04:29:00Z">
        <w:r w:rsidR="00402F83">
          <w:t xml:space="preserve"> in most </w:t>
        </w:r>
      </w:ins>
      <w:ins w:id="511" w:author="Rachael Sumner" w:date="2026-05-23T16:59:00Z" w16du:dateUtc="2026-05-23T04:59:00Z">
        <w:r w:rsidR="003276E5">
          <w:t>situations</w:t>
        </w:r>
      </w:ins>
      <w:ins w:id="512" w:author="Rachael Sumner" w:date="2026-05-23T16:29:00Z" w16du:dateUtc="2026-05-23T04:29:00Z">
        <w:r w:rsidR="00402F83">
          <w:t xml:space="preserve">. </w:t>
        </w:r>
      </w:ins>
      <w:ins w:id="513" w:author="Rachael Sumner" w:date="2026-05-23T16:53:00Z" w16du:dateUtc="2026-05-23T04:53:00Z">
        <w:r w:rsidR="003276E5">
          <w:t xml:space="preserve">There is a strong rationale for determining an objective biomarker of catamenial seizure exacerbation. </w:t>
        </w:r>
      </w:ins>
      <w:ins w:id="514" w:author="Rachael Sumner" w:date="2026-05-23T16:54:00Z" w16du:dateUtc="2026-05-23T04:54:00Z">
        <w:r w:rsidR="003276E5">
          <w:t>Rodent studies support that changes to neuroactive steroids (particularly 17</w:t>
        </w:r>
      </w:ins>
      <w:ins w:id="515" w:author="Rachael Sumner" w:date="2026-05-24T08:27:00Z" w16du:dateUtc="2026-05-23T20:27:00Z">
        <w:r w:rsidR="00B41E36">
          <w:rPr>
            <w:rFonts w:ascii="Calibri" w:hAnsi="Calibri" w:cs="Calibri"/>
          </w:rPr>
          <w:t>β</w:t>
        </w:r>
      </w:ins>
      <w:ins w:id="516" w:author="Rachael Sumner" w:date="2026-05-23T16:54:00Z" w16du:dateUtc="2026-05-23T04:54:00Z">
        <w:r w:rsidR="003276E5">
          <w:t>-estradiol and allopregnanolone) are able to</w:t>
        </w:r>
      </w:ins>
      <w:ins w:id="517" w:author="Rachael Sumner" w:date="2026-05-23T16:55:00Z" w16du:dateUtc="2026-05-23T04:55:00Z">
        <w:r w:rsidR="003276E5">
          <w:t xml:space="preserve"> change seizure </w:t>
        </w:r>
        <w:commentRangeStart w:id="518"/>
        <w:r w:rsidR="003276E5">
          <w:t>likelihood</w:t>
        </w:r>
      </w:ins>
      <w:commentRangeEnd w:id="518"/>
      <w:r w:rsidR="00127CC5">
        <w:rPr>
          <w:rStyle w:val="CommentReference"/>
          <w:sz w:val="24"/>
          <w:szCs w:val="22"/>
        </w:rPr>
        <w:commentReference w:id="518"/>
      </w:r>
      <w:ins w:id="519" w:author="Rachael Sumner" w:date="2026-05-23T16:55:00Z" w16du:dateUtc="2026-05-23T04:55:00Z">
        <w:r w:rsidR="003276E5">
          <w:t xml:space="preserve">. Studies in humans are sparse however there are independent electroencephalographic and transcranial magnetic stimulation studies demonstrating abnormal changes to </w:t>
        </w:r>
      </w:ins>
      <w:ins w:id="520" w:author="Rachael Sumner" w:date="2026-05-23T16:56:00Z" w16du:dateUtc="2026-05-23T04:56:00Z">
        <w:r w:rsidR="003276E5">
          <w:t xml:space="preserve">excitation/inhibition balance in women with epilepsy over the menstrual </w:t>
        </w:r>
        <w:commentRangeStart w:id="521"/>
        <w:commentRangeStart w:id="522"/>
        <w:r w:rsidR="003276E5">
          <w:t>cycle</w:t>
        </w:r>
      </w:ins>
      <w:commentRangeEnd w:id="521"/>
      <w:r w:rsidR="003276E5">
        <w:rPr>
          <w:rStyle w:val="CommentReference"/>
          <w:sz w:val="24"/>
          <w:szCs w:val="22"/>
        </w:rPr>
        <w:commentReference w:id="521"/>
      </w:r>
      <w:commentRangeEnd w:id="522"/>
      <w:r w:rsidR="003276E5">
        <w:rPr>
          <w:rStyle w:val="CommentReference"/>
          <w:sz w:val="24"/>
          <w:szCs w:val="22"/>
        </w:rPr>
        <w:commentReference w:id="522"/>
      </w:r>
      <w:ins w:id="523" w:author="Rachael Sumner" w:date="2026-05-23T16:57:00Z" w16du:dateUtc="2026-05-23T04:57:00Z">
        <w:r w:rsidR="003276E5">
          <w:t xml:space="preserve"> </w:t>
        </w:r>
      </w:ins>
      <w:ins w:id="524" w:author="Rachael Sumner" w:date="2026-05-23T16:56:00Z" w16du:dateUtc="2026-05-23T04:56:00Z">
        <w:r w:rsidR="003276E5">
          <w:t>.</w:t>
        </w:r>
      </w:ins>
      <w:ins w:id="525" w:author="Rachael Sumner" w:date="2026-05-23T16:59:00Z" w16du:dateUtc="2026-05-23T04:59:00Z">
        <w:r w:rsidR="003276E5">
          <w:t xml:space="preserve"> </w:t>
        </w:r>
      </w:ins>
    </w:p>
    <w:p w14:paraId="20BB07A0" w14:textId="77777777" w:rsidR="00B41E36" w:rsidRDefault="00B41E36" w:rsidP="00866D54">
      <w:pPr>
        <w:rPr>
          <w:ins w:id="526" w:author="Rachael Sumner" w:date="2026-05-23T16:32:00Z" w16du:dateUtc="2026-05-23T04:32:00Z"/>
        </w:rPr>
      </w:pPr>
    </w:p>
    <w:p w14:paraId="242784F9" w14:textId="07245FA1" w:rsidR="00402F83" w:rsidRDefault="00402F83" w:rsidP="00866D54">
      <w:pPr>
        <w:rPr>
          <w:ins w:id="527" w:author="Rachael Sumner" w:date="2026-05-24T08:12:00Z" w16du:dateUtc="2026-05-23T20:12:00Z"/>
        </w:rPr>
      </w:pPr>
      <w:ins w:id="528" w:author="Rachael Sumner" w:date="2026-05-23T16:32:00Z" w16du:dateUtc="2026-05-23T04:32:00Z">
        <w:r>
          <w:t xml:space="preserve">Further methodological recommendations follow. </w:t>
        </w:r>
      </w:ins>
      <w:r>
        <w:t xml:space="preserve">First, catamenial epilepsy studies should report both positive rates and indeterminate rates, because stricter definitions may appear more conservative partly by declining to classify insufficient windows. Second, comparator phases </w:t>
      </w:r>
      <w:r>
        <w:lastRenderedPageBreak/>
        <w:t>with zero seizures require explicit rules; silently treating undefined ratios as negative can bias estimates. Third, benchmark comparisons should</w:t>
      </w:r>
      <w:ins w:id="529" w:author="Rachael Sumner" w:date="2026-05-23T16:34:00Z" w16du:dateUtc="2026-05-23T04:34:00Z">
        <w:r>
          <w:t xml:space="preserve"> be matched in tracking and classification method.</w:t>
        </w:r>
      </w:ins>
      <w:del w:id="530" w:author="Rachael Sumner" w:date="2026-05-23T16:34:00Z" w16du:dateUtc="2026-05-23T04:34:00Z">
        <w:r w:rsidDel="00402F83">
          <w:delText xml:space="preserve"> match the original study design</w:delText>
        </w:r>
      </w:del>
      <w:ins w:id="531" w:author="Rachael Sumner" w:date="2026-05-23T16:34:00Z" w16du:dateUtc="2026-05-23T04:34:00Z">
        <w:r>
          <w:t>.</w:t>
        </w:r>
      </w:ins>
      <w:del w:id="532" w:author="Rachael Sumner" w:date="2026-05-23T16:34:00Z" w16du:dateUtc="2026-05-23T04:34:00Z">
        <w:r w:rsidDel="00402F83">
          <w:delText>. For Herzog 2004, the design-matched comparison is the exact 3-complete-cycle rule, whereas random 3-calendar-month windows are a design-sensitivity analysis.</w:delText>
        </w:r>
      </w:del>
      <w:r>
        <w:t xml:space="preserve"> Fourth, C3 classification in heterogeneous or irregular-cycle populations requires careful ovulatory-status and luteal-phase ascertainment.</w:t>
      </w:r>
      <w:ins w:id="533" w:author="Rachael Sumner" w:date="2026-05-23T16:35:00Z" w16du:dateUtc="2026-05-23T04:35:00Z">
        <w:r>
          <w:t xml:space="preserve"> This is achieved with blood sampling to establish progesterone insufficiency.</w:t>
        </w:r>
      </w:ins>
      <w:ins w:id="534" w:author="Rachael Sumner" w:date="2026-05-24T16:39:00Z" w16du:dateUtc="2026-05-24T04:39:00Z">
        <w:r w:rsidR="0058326F">
          <w:t xml:space="preserve"> However, given the </w:t>
        </w:r>
      </w:ins>
      <w:ins w:id="535" w:author="Rachael Sumner" w:date="2026-05-24T16:40:00Z" w16du:dateUtc="2026-05-24T04:40:00Z">
        <w:r w:rsidR="0058326F">
          <w:t>high rate of false-positive classification of C3 in the heterogenous cohort, even luteal insufficiency ought not to be interpreted as confirmed C3.</w:t>
        </w:r>
      </w:ins>
    </w:p>
    <w:p w14:paraId="21AC679D" w14:textId="77777777" w:rsidR="00AF435B" w:rsidRDefault="00AF435B" w:rsidP="00866D54">
      <w:pPr>
        <w:rPr>
          <w:ins w:id="536" w:author="Rachael Sumner" w:date="2026-05-23T16:19:00Z" w16du:dateUtc="2026-05-23T04:19:00Z"/>
        </w:rPr>
      </w:pPr>
    </w:p>
    <w:p w14:paraId="51326085" w14:textId="77777777" w:rsidR="00402F83" w:rsidRDefault="00402F83" w:rsidP="00402F83">
      <w:r>
        <w:t>The negative-binomial result should be interpreted as calibration, not superiority. A statistical test evaluated at alpha=0.05 should produce approximately 5% positives under a correctly specified null, and the stabilized-dispersion regression did so. Ratio rules are not nominal-alpha tests and therefore have no comparable Type I error guarantee. Whether regression, reproducibility rules, or ratio thresholds are useful for diagnosis depends on sensitivity, positive predictive value, burden, interpretability, and robustness under true coupling. The positive-control framework added here is intended to support that operating-characteristic assessment.</w:t>
      </w:r>
    </w:p>
    <w:p w14:paraId="0CC7967A" w14:textId="77777777" w:rsidR="009F22E3" w:rsidRDefault="009F22E3" w:rsidP="00866D54"/>
    <w:p w14:paraId="45420AAE" w14:textId="56723D03" w:rsidR="00EB02E8" w:rsidRDefault="00EB02E8" w:rsidP="00EB02E8">
      <w:r>
        <w:t xml:space="preserve">This study has limitations. The results are only as credible as the CHOCOLATES and HORMONE-CYCLE simulators, their parameter settings, and the adapter assumptions. The heterogeneous cohort medical-factor rates were configuration-sampled rather than drawn from a simulator-native prevalence sampler, and cycle-length variability is therefore a sensitivity driver rather than a settled population estimate. Monte Carlo binomial intervals do not include model-form uncertainty. The current positive-control coupling model is simple and perimenstrual; it does not represent full hormone dynamics, treatment effects, </w:t>
      </w:r>
      <w:del w:id="537" w:author="Rachael Sumner" w:date="2026-05-23T16:15:00Z" w16du:dateUtc="2026-05-23T04:15:00Z">
        <w:r w:rsidDel="00EB02E8">
          <w:delText xml:space="preserve">wavelet analyses, hidden Markov models, </w:delText>
        </w:r>
      </w:del>
      <w:r>
        <w:t xml:space="preserve">medication changes, or adjudicated </w:t>
      </w:r>
      <w:r>
        <w:lastRenderedPageBreak/>
        <w:t xml:space="preserve">seizure types. </w:t>
      </w:r>
      <w:ins w:id="538" w:author="Rachael Sumner" w:date="2026-05-23T16:15:00Z" w16du:dateUtc="2026-05-23T04:15:00Z">
        <w:r>
          <w:t>Changes to seizure severity is a reported but not often studied instantiation of catamenial epilepsy</w:t>
        </w:r>
      </w:ins>
      <w:ins w:id="539" w:author="Rachael Sumner" w:date="2026-05-23T16:26:00Z" w16du:dateUtc="2026-05-23T04:26:00Z">
        <w:r w:rsidR="009F22E3">
          <w:t xml:space="preserve"> (see </w:t>
        </w:r>
        <w:commentRangeStart w:id="540"/>
        <w:r w:rsidR="009F22E3">
          <w:t xml:space="preserve">ref </w:t>
        </w:r>
      </w:ins>
      <w:commentRangeEnd w:id="540"/>
      <w:r w:rsidR="009F22E3">
        <w:rPr>
          <w:rStyle w:val="CommentReference"/>
          <w:sz w:val="24"/>
          <w:szCs w:val="22"/>
        </w:rPr>
        <w:commentReference w:id="540"/>
      </w:r>
      <w:ins w:id="541" w:author="Rachael Sumner" w:date="2026-05-23T16:26:00Z" w16du:dateUtc="2026-05-23T04:26:00Z">
        <w:r w:rsidR="009F22E3">
          <w:t>for description )</w:t>
        </w:r>
      </w:ins>
      <w:ins w:id="542" w:author="Rachael Sumner" w:date="2026-05-23T16:15:00Z" w16du:dateUtc="2026-05-23T04:15:00Z">
        <w:r>
          <w:t xml:space="preserve">. </w:t>
        </w:r>
      </w:ins>
      <w:ins w:id="543" w:author="Rachael Sumner" w:date="2026-05-23T16:24:00Z" w16du:dateUtc="2026-05-23T04:24:00Z">
        <w:r w:rsidR="009F22E3">
          <w:t xml:space="preserve">Furthermore, it estimates false-positives but not false-negatives, providing only one half of the discussion on accurate catamenial epilepsy classification. </w:t>
        </w:r>
      </w:ins>
      <w:ins w:id="544" w:author="Rachael Sumner" w:date="2026-05-23T16:25:00Z" w16du:dateUtc="2026-05-23T04:25:00Z">
        <w:r w:rsidR="009F22E3">
          <w:t>For example, the 3-month window is very brittle to temporal instability in seizures</w:t>
        </w:r>
      </w:ins>
      <w:ins w:id="545" w:author="Rachael Sumner" w:date="2026-05-23T17:42:00Z" w16du:dateUtc="2026-05-23T05:42:00Z">
        <w:r w:rsidR="000B00CF">
          <w:t xml:space="preserve">. A </w:t>
        </w:r>
      </w:ins>
      <w:ins w:id="546" w:author="Rachael Sumner" w:date="2026-05-23T17:42:00Z">
        <w:r w:rsidR="000B00CF" w:rsidRPr="000B00CF">
          <w:t xml:space="preserve">single random cluster can disproportionately inflate the ratio </w:t>
        </w:r>
      </w:ins>
      <w:ins w:id="547" w:author="Rachael Sumner" w:date="2026-05-23T17:42:00Z" w16du:dateUtc="2026-05-23T05:42:00Z">
        <w:r w:rsidR="000B00CF">
          <w:t xml:space="preserve">in a given phase </w:t>
        </w:r>
      </w:ins>
      <w:ins w:id="548" w:author="Rachael Sumner" w:date="2026-05-23T17:42:00Z">
        <w:r w:rsidR="000B00CF" w:rsidRPr="000B00CF">
          <w:t xml:space="preserve">and trigger </w:t>
        </w:r>
      </w:ins>
      <w:ins w:id="549" w:author="Rachael Sumner" w:date="2026-05-23T17:43:00Z" w16du:dateUtc="2026-05-23T05:43:00Z">
        <w:r w:rsidR="000B00CF">
          <w:t xml:space="preserve">either a </w:t>
        </w:r>
      </w:ins>
      <w:ins w:id="550" w:author="Rachael Sumner" w:date="2026-05-23T17:42:00Z">
        <w:r w:rsidR="000B00CF" w:rsidRPr="000B00CF">
          <w:t>false-positive</w:t>
        </w:r>
      </w:ins>
      <w:ins w:id="551" w:author="Rachael Sumner" w:date="2026-05-23T17:43:00Z" w16du:dateUtc="2026-05-23T05:43:00Z">
        <w:r w:rsidR="000B00CF">
          <w:t xml:space="preserve"> or</w:t>
        </w:r>
      </w:ins>
      <w:ins w:id="552" w:author="Rachael Sumner" w:date="2026-05-23T19:36:00Z" w16du:dateUtc="2026-05-23T07:36:00Z">
        <w:r w:rsidR="00DB146C">
          <w:t xml:space="preserve"> </w:t>
        </w:r>
      </w:ins>
      <w:ins w:id="553" w:author="Rachael Sumner" w:date="2026-05-23T17:43:00Z" w16du:dateUtc="2026-05-23T05:43:00Z">
        <w:r w:rsidR="000B00CF">
          <w:t>false-negative</w:t>
        </w:r>
      </w:ins>
      <w:ins w:id="554" w:author="Rachael Sumner" w:date="2026-05-23T17:42:00Z">
        <w:r w:rsidR="000B00CF" w:rsidRPr="000B00CF">
          <w:t xml:space="preserve"> classification</w:t>
        </w:r>
      </w:ins>
      <w:ins w:id="555" w:author="Rachael Sumner" w:date="2026-05-23T17:42:00Z" w16du:dateUtc="2026-05-23T05:42:00Z">
        <w:r w:rsidR="000B00CF">
          <w:t xml:space="preserve">. </w:t>
        </w:r>
      </w:ins>
      <w:ins w:id="556" w:author="Rachael Sumner" w:date="2026-05-23T16:14:00Z" w16du:dateUtc="2026-05-23T04:14:00Z">
        <w:r>
          <w:t>Further analyses may be able to imbed these details using approaches such as time-frequency wavelet analyses or hidden Markov models</w:t>
        </w:r>
      </w:ins>
      <w:ins w:id="557" w:author="Rachael Sumner" w:date="2026-05-23T16:45:00Z" w16du:dateUtc="2026-05-23T04:45:00Z">
        <w:r w:rsidR="0071215F">
          <w:t xml:space="preserve"> to </w:t>
        </w:r>
      </w:ins>
      <w:ins w:id="558" w:author="Rachael Sumner" w:date="2026-05-23T19:24:00Z" w16du:dateUtc="2026-05-23T07:24:00Z">
        <w:r w:rsidR="00215AFE">
          <w:t>embed</w:t>
        </w:r>
      </w:ins>
      <w:ins w:id="559" w:author="Rachael Sumner" w:date="2026-05-23T16:45:00Z" w16du:dateUtc="2026-05-23T04:45:00Z">
        <w:r w:rsidR="0071215F">
          <w:t xml:space="preserve"> causal changes in seizure-susceptibility states</w:t>
        </w:r>
      </w:ins>
      <w:ins w:id="560" w:author="Rachael Sumner" w:date="2026-05-23T16:14:00Z" w16du:dateUtc="2026-05-23T04:14:00Z">
        <w:r>
          <w:t xml:space="preserve">. </w:t>
        </w:r>
      </w:ins>
    </w:p>
    <w:p w14:paraId="253566D0" w14:textId="7F4CBE80" w:rsidR="00EB02E8" w:rsidRPr="00866D54" w:rsidRDefault="00DB146C" w:rsidP="00EB02E8">
      <w:ins w:id="561" w:author="Rachael Sumner" w:date="2026-05-23T19:36:00Z" w16du:dateUtc="2026-05-23T07:36:00Z">
        <w:r>
          <w:t xml:space="preserve">In summary, </w:t>
        </w:r>
      </w:ins>
      <w:ins w:id="562" w:author="Rachael Sumner" w:date="2026-05-23T19:37:00Z" w16du:dateUtc="2026-05-23T07:37:00Z">
        <w:r>
          <w:t xml:space="preserve">catamenial epilepsy is often discussed in the context of multidien seizure cycles. </w:t>
        </w:r>
      </w:ins>
      <w:ins w:id="563" w:author="Rachael Sumner" w:date="2026-05-23T19:39:00Z" w16du:dateUtc="2026-05-23T07:39:00Z">
        <w:r>
          <w:t>Particularly</w:t>
        </w:r>
      </w:ins>
      <w:ins w:id="564" w:author="Rachael Sumner" w:date="2026-05-23T19:37:00Z" w16du:dateUtc="2026-05-23T07:37:00Z">
        <w:r>
          <w:t xml:space="preserve"> in re</w:t>
        </w:r>
      </w:ins>
      <w:ins w:id="565" w:author="Rachael Sumner" w:date="2026-05-23T19:38:00Z" w16du:dateUtc="2026-05-23T07:38:00Z">
        <w:r>
          <w:t>ference to the potential for false-positive diagnosis of catamenial seizures. This simulation stud</w:t>
        </w:r>
      </w:ins>
      <w:ins w:id="566" w:author="Rachael Sumner" w:date="2026-05-23T19:39:00Z" w16du:dateUtc="2026-05-23T07:39:00Z">
        <w:r>
          <w:t>y</w:t>
        </w:r>
      </w:ins>
      <w:ins w:id="567" w:author="Rachael Sumner" w:date="2026-05-23T19:38:00Z" w16du:dateUtc="2026-05-23T07:38:00Z">
        <w:r>
          <w:t xml:space="preserve"> provides insight into the limitations o</w:t>
        </w:r>
      </w:ins>
      <w:ins w:id="568" w:author="Rachael Sumner" w:date="2026-05-23T19:39:00Z" w16du:dateUtc="2026-05-23T07:39:00Z">
        <w:r>
          <w:t>f short tracking periods for diagnosing catamenial epilepsy</w:t>
        </w:r>
      </w:ins>
      <w:ins w:id="569" w:author="Rachael Sumner" w:date="2026-05-23T19:40:00Z" w16du:dateUtc="2026-05-23T07:40:00Z">
        <w:r>
          <w:t xml:space="preserve"> with implications for clinical studies on this phenomenon.</w:t>
        </w:r>
      </w:ins>
    </w:p>
    <w:p w14:paraId="5850930E" w14:textId="77777777" w:rsidR="00544B2B" w:rsidRDefault="00000000">
      <w:pPr>
        <w:pStyle w:val="Heading1"/>
      </w:pPr>
      <w:r>
        <w:t>Acknowledgment</w:t>
      </w:r>
    </w:p>
    <w:p w14:paraId="262653C8" w14:textId="50133410" w:rsidR="00544B2B" w:rsidRDefault="00283121">
      <w:r>
        <w:t xml:space="preserve">GPT 5.5 and Codex were instrumental in developing the software engine for </w:t>
      </w:r>
      <w:r w:rsidR="005A5F29">
        <w:t>HORMONE-CYCLE</w:t>
      </w:r>
      <w:r>
        <w:t>. CHOCOLATES was developed without AI assistance. Opus 4.7 and GPT 5.5 Pro were used for collaborative manuscript improvement, always with human oversight.</w:t>
      </w:r>
    </w:p>
    <w:p w14:paraId="2768F560" w14:textId="77777777" w:rsidR="00544B2B" w:rsidRDefault="00000000">
      <w:pPr>
        <w:pStyle w:val="Heading1"/>
      </w:pPr>
      <w:r>
        <w:t>Study Funding</w:t>
      </w:r>
    </w:p>
    <w:p w14:paraId="009A35ED" w14:textId="77777777" w:rsidR="00544B2B" w:rsidRDefault="00000000">
      <w:r>
        <w:t xml:space="preserve">This work was supported by NIH K23NS124656, NIH R21NS142800, and American Board of Psychiatry and Neurology </w:t>
      </w:r>
      <w:r w:rsidR="00283121">
        <w:t>for</w:t>
      </w:r>
      <w:r>
        <w:t xml:space="preserve"> DMG. </w:t>
      </w:r>
    </w:p>
    <w:p w14:paraId="67E28038" w14:textId="395812EB" w:rsidR="00ED2C22" w:rsidRDefault="00ED2C22">
      <w:r>
        <w:t xml:space="preserve">RS is supported by a Sir Charles Hercus Health Research Fellowship </w:t>
      </w:r>
      <w:r w:rsidRPr="00ED2C22">
        <w:t>26/0010</w:t>
      </w:r>
    </w:p>
    <w:p w14:paraId="3713749A" w14:textId="469D71E7" w:rsidR="00283121" w:rsidRDefault="00283121">
      <w:r w:rsidRPr="00283121">
        <w:rPr>
          <w:highlight w:val="yellow"/>
        </w:rPr>
        <w:t>** SC funding. ** WK funding. ** MBW funding.</w:t>
      </w:r>
    </w:p>
    <w:p w14:paraId="006D17EF" w14:textId="77777777" w:rsidR="00544B2B" w:rsidRDefault="00000000">
      <w:pPr>
        <w:pStyle w:val="Heading1"/>
      </w:pPr>
      <w:r>
        <w:lastRenderedPageBreak/>
        <w:t>Disclosure</w:t>
      </w:r>
    </w:p>
    <w:p w14:paraId="743BDE8C" w14:textId="77777777" w:rsidR="00544B2B" w:rsidRDefault="00000000">
      <w:r>
        <w:t xml:space="preserve">DMG reports funding from NIH K23NS124656, NIH R21NS142800, and the American Board of Psychiatry and Neurology. </w:t>
      </w:r>
      <w:r w:rsidRPr="00283121">
        <w:rPr>
          <w:highlight w:val="yellow"/>
        </w:rPr>
        <w:t xml:space="preserve">SC, WK, </w:t>
      </w:r>
      <w:commentRangeStart w:id="570"/>
      <w:commentRangeStart w:id="571"/>
      <w:r w:rsidRPr="00283121">
        <w:rPr>
          <w:highlight w:val="yellow"/>
        </w:rPr>
        <w:t>RS</w:t>
      </w:r>
      <w:commentRangeEnd w:id="570"/>
      <w:r w:rsidR="00ED2C22" w:rsidRPr="00283121">
        <w:rPr>
          <w:rStyle w:val="CommentReference"/>
          <w:sz w:val="24"/>
          <w:szCs w:val="22"/>
          <w:highlight w:val="yellow"/>
        </w:rPr>
        <w:commentReference w:id="570"/>
      </w:r>
      <w:commentRangeEnd w:id="571"/>
      <w:r w:rsidR="00DB146C" w:rsidRPr="00283121">
        <w:rPr>
          <w:rStyle w:val="CommentReference"/>
          <w:sz w:val="24"/>
          <w:szCs w:val="22"/>
          <w:highlight w:val="yellow"/>
        </w:rPr>
        <w:commentReference w:id="571"/>
      </w:r>
      <w:r w:rsidR="00283121" w:rsidRPr="00283121">
        <w:rPr>
          <w:highlight w:val="yellow"/>
        </w:rPr>
        <w:t>, MBW</w:t>
      </w:r>
      <w:r w:rsidRPr="00283121">
        <w:rPr>
          <w:highlight w:val="yellow"/>
        </w:rPr>
        <w:t xml:space="preserve"> report </w:t>
      </w:r>
      <w:r w:rsidR="00283121" w:rsidRPr="00283121">
        <w:rPr>
          <w:highlight w:val="yellow"/>
        </w:rPr>
        <w:t>***.</w:t>
      </w:r>
    </w:p>
    <w:p w14:paraId="37D59FF1" w14:textId="77777777" w:rsidR="00544B2B" w:rsidRDefault="00000000">
      <w:pPr>
        <w:pStyle w:val="Heading1"/>
      </w:pPr>
      <w:r>
        <w:t>Data Availability</w:t>
      </w:r>
    </w:p>
    <w:p w14:paraId="1965A1F7" w14:textId="77777777" w:rsidR="00544B2B" w:rsidRDefault="00000000">
      <w:r>
        <w:t>The simulation code, configuration, analysis outputs, and machine-readable manifest are available in the project repository</w:t>
      </w:r>
      <w:r w:rsidR="00283121">
        <w:t xml:space="preserve"> </w:t>
      </w:r>
      <w:r w:rsidR="00283121" w:rsidRPr="00283121">
        <w:t>https://github.com/GoldenholzLab/catamenial-epilepsy-sim.git</w:t>
      </w:r>
      <w:r>
        <w:t xml:space="preserve">. </w:t>
      </w:r>
    </w:p>
    <w:p w14:paraId="6B034A28" w14:textId="77777777" w:rsidR="00544B2B" w:rsidRDefault="00000000">
      <w:r>
        <w:br w:type="page"/>
      </w:r>
    </w:p>
    <w:p w14:paraId="7840E108" w14:textId="77777777" w:rsidR="00544B2B" w:rsidRDefault="00000000">
      <w:pPr>
        <w:pStyle w:val="Heading1"/>
      </w:pPr>
      <w:r>
        <w:lastRenderedPageBreak/>
        <w:t>References</w:t>
      </w:r>
    </w:p>
    <w:p w14:paraId="6C05DD86" w14:textId="77777777" w:rsidR="003C01E4" w:rsidRDefault="00000000">
      <w:r>
        <w:t>1. Herzog AG, Harden CL, Liporace J, et al. Frequency of catamenial seizure exacerbation in women with localization-related epilepsy. Ann Neurol. 2004;56:431-434. doi:10.1002/ana.20214</w:t>
      </w:r>
    </w:p>
    <w:p w14:paraId="381053FE" w14:textId="77777777" w:rsidR="003C01E4" w:rsidRDefault="00000000">
      <w:r>
        <w:t>2. Herzog AG, Klein P, Ransil BJ. Three patterns of catamenial epilepsy. Epilepsia. 1997;38:1082-1088. doi:10.1111/j.1528-1157.1997.tb01197.x</w:t>
      </w:r>
    </w:p>
    <w:p w14:paraId="657309EB" w14:textId="77777777" w:rsidR="003C01E4" w:rsidRDefault="00000000">
      <w:r>
        <w:t>3. Herkes GK, Eadie MJ, Sharbrough F, Moyer T. Patterns of seizure occurrence in catamenial epilepsy. Epilepsy Res. 1993;15:47-52. doi:10.1016/0920-1211(93)90008-U</w:t>
      </w:r>
    </w:p>
    <w:p w14:paraId="095063A0" w14:textId="77777777" w:rsidR="003C01E4" w:rsidRDefault="00000000">
      <w:r>
        <w:t>4. Herzog AG. Catamenial epilepsy: definition, prevalence, pathophysiology and treatment. Seizure. 2008;17:151-159. doi:10.1016/j.seizure.2007.11.014</w:t>
      </w:r>
    </w:p>
    <w:p w14:paraId="6C0AB023" w14:textId="77777777" w:rsidR="003C01E4" w:rsidRDefault="00000000">
      <w:r>
        <w:t>5. Herzog AG. Catamenial epilepsy: update on prevalence, pathophysiology and treatment from the findings of the NIH Progesterone Treatment Trial. Seizure. 2015;28:18-25. doi:10.1016/j.seizure.2015.02.024</w:t>
      </w:r>
    </w:p>
    <w:p w14:paraId="711425B3" w14:textId="77777777" w:rsidR="003C01E4" w:rsidRDefault="00000000">
      <w:r>
        <w:t>6. Maguire MJ, Nevitt SJ. Treatments for seizures in catamenial (menstrual-related) epilepsy. Cochrane Database Syst Rev. 2021;9:CD013225. doi:10.1002/14651858.CD013225.pub3</w:t>
      </w:r>
    </w:p>
    <w:p w14:paraId="2CF72EF4" w14:textId="77777777" w:rsidR="003C01E4" w:rsidRDefault="00000000">
      <w:r>
        <w:t>7. Herzog AG, Fowler KM, Smithson SD, et al. Progesterone vs placebo therapy for women with epilepsy: a randomized clinical trial. Neurology. 2012;78:1959-1966. doi:10.1212/WNL.0b013e318259e1f9</w:t>
      </w:r>
    </w:p>
    <w:p w14:paraId="21D101E9" w14:textId="77777777" w:rsidR="003C01E4" w:rsidRDefault="00000000">
      <w:r>
        <w:t>8. Reddy DS. The role of neurosteroids in the pathophysiology and treatment of catamenial epilepsy. Epilepsy Res. 2009;85:1-30. doi:10.1016/j.eplepsyres.2009.02.017</w:t>
      </w:r>
    </w:p>
    <w:p w14:paraId="6A43151E" w14:textId="77777777" w:rsidR="003C01E4" w:rsidRDefault="00000000">
      <w:r>
        <w:t>9. Baud MO, Kleen JK, Mirro EA, et al. Multi-day rhythms modulate seizure risk in epilepsy. Nat Commun. 2018;9:88. doi:10.1038/s41467-017-02577-y</w:t>
      </w:r>
    </w:p>
    <w:p w14:paraId="2A8E190F" w14:textId="77777777" w:rsidR="003C01E4" w:rsidRDefault="00000000">
      <w:r>
        <w:t>10. Karoly PJ, Rao VR, Gregg NM, et al. Cycles in epilepsy. Nat Rev Neurol. 2021;17:267-284. doi:10.1038/s41582-021-00464-1</w:t>
      </w:r>
    </w:p>
    <w:p w14:paraId="28642347" w14:textId="77777777" w:rsidR="003C01E4" w:rsidRDefault="00000000">
      <w:r>
        <w:lastRenderedPageBreak/>
        <w:t>11. Karoly PJ, Cook MJ, Maturana MI, et al. Forecasting cycles of seizure likelihood. Epilepsia. 2020;61:776-786. doi:10.1111/epi.16485</w:t>
      </w:r>
    </w:p>
    <w:p w14:paraId="24AA1191" w14:textId="77777777" w:rsidR="003C01E4" w:rsidRDefault="00000000">
      <w:r>
        <w:t>12. Goldenholz DM, Westover MB. Flexible realistic simulation of seizure occurrence recapitulating statistical properties of seizure diaries. Epilepsia. 2023;64:396-405. doi:10.1111/epi.17471</w:t>
      </w:r>
    </w:p>
    <w:p w14:paraId="2B70B90D" w14:textId="77777777" w:rsidR="003C01E4" w:rsidRDefault="00000000">
      <w:r>
        <w:t>13. Li K, Kresowik JD, Gore-Langton RE, et al. Characteristics of menstrual cycles with or without fertility awareness-based methods for ovulation estimation. JAMA Netw Open. 2024;7:e2414628. doi:10.1001/jamanetworkopen.2024.14628</w:t>
      </w:r>
    </w:p>
    <w:p w14:paraId="1E77E53E" w14:textId="77777777" w:rsidR="003C01E4" w:rsidRDefault="00000000">
      <w:r>
        <w:t>14. Bull JR, Rowland SP, Scherwitzl EB, et al. Real-world menstrual cycle characteristics of more than 600,000 menstrual cycles. NPJ Digit Med. 2019;2:83. doi:10.1038/s41746-019-0152-7</w:t>
      </w:r>
    </w:p>
    <w:p w14:paraId="78A233DE" w14:textId="77777777" w:rsidR="003C01E4" w:rsidRDefault="00000000">
      <w:r>
        <w:t>15. Stricker R, Eberhart R, Chevailler MC, et al. Establishment of detailed reference values for luteinizing hormone, follicle stimulating hormone, estradiol, progesterone, prolactin and growth hormone during different phases of the menstrual cycle on the Abbott ARCHITECT analyzer. Clin Chem Lab Med. 2006;44:883-887. doi:10.1515/CCLM.2006.160</w:t>
      </w:r>
    </w:p>
    <w:p w14:paraId="01ACBC45" w14:textId="77777777" w:rsidR="003C01E4" w:rsidRDefault="00000000">
      <w:r>
        <w:t>16. Monks T, Currie CS, Onggo BS, Robinson S, Kunc M, Taylor SJE. Strengthening the reporting of empirical simulation studies: introducing the STRESS guidelines. J Simul. 2019;13:55-67. doi:10.1080/17477778.2018.1442155</w:t>
      </w:r>
    </w:p>
    <w:p w14:paraId="5ABF56D7" w14:textId="77777777" w:rsidR="003C01E4" w:rsidRDefault="00000000">
      <w:r>
        <w:t>17. Newmark ME, Penry JK. Catamenial epilepsy: a review. Epilepsia. 1980;21:281-300. doi:10.1111/j.1528-1157.1980.tb04074.x</w:t>
      </w:r>
    </w:p>
    <w:p w14:paraId="797363A6" w14:textId="77777777" w:rsidR="003C01E4" w:rsidRDefault="00000000">
      <w:r>
        <w:t>18. Duncan S, Read CL, Brodie MJ. How common is catamenial epilepsy? Epilepsia. 1993;34:827-831. doi:10.1111/j.1528-1157.1993.tb02100.x</w:t>
      </w:r>
    </w:p>
    <w:p w14:paraId="5AC2DD93" w14:textId="77777777" w:rsidR="003C01E4" w:rsidRDefault="003C01E4"/>
    <w:p w14:paraId="00BB3D6D" w14:textId="77777777" w:rsidR="00544B2B" w:rsidRDefault="00000000">
      <w:pPr>
        <w:pStyle w:val="Heading1"/>
      </w:pPr>
      <w:r>
        <w:lastRenderedPageBreak/>
        <w:t>Tables</w:t>
      </w:r>
    </w:p>
    <w:p w14:paraId="2A303D17" w14:textId="77777777" w:rsidR="00544B2B" w:rsidRDefault="00000000">
      <w:r>
        <w:t>Table 1. Simulated cohort characteristics.</w:t>
      </w:r>
    </w:p>
    <w:tbl>
      <w:tblPr>
        <w:tblStyle w:val="TableGrid"/>
        <w:tblW w:w="0" w:type="auto"/>
        <w:jc w:val="center"/>
        <w:tblLook w:val="04A0" w:firstRow="1" w:lastRow="0" w:firstColumn="1" w:lastColumn="0" w:noHBand="0" w:noVBand="1"/>
        <w:tblPrChange w:id="572" w:author="Rachael Sumner" w:date="2026-05-29T15:18:00Z" w16du:dateUtc="2026-05-29T03:18:00Z">
          <w:tblPr>
            <w:tblStyle w:val="TableGrid"/>
            <w:tblW w:w="0" w:type="auto"/>
            <w:jc w:val="center"/>
            <w:tblLook w:val="04A0" w:firstRow="1" w:lastRow="0" w:firstColumn="1" w:lastColumn="0" w:noHBand="0" w:noVBand="1"/>
          </w:tblPr>
        </w:tblPrChange>
      </w:tblPr>
      <w:tblGrid>
        <w:gridCol w:w="1539"/>
        <w:gridCol w:w="890"/>
        <w:gridCol w:w="983"/>
        <w:gridCol w:w="1096"/>
        <w:gridCol w:w="1010"/>
        <w:gridCol w:w="1141"/>
        <w:gridCol w:w="1300"/>
        <w:gridCol w:w="1391"/>
        <w:tblGridChange w:id="573">
          <w:tblGrid>
            <w:gridCol w:w="1539"/>
            <w:gridCol w:w="890"/>
            <w:gridCol w:w="983"/>
            <w:gridCol w:w="1096"/>
            <w:gridCol w:w="1010"/>
            <w:gridCol w:w="1141"/>
            <w:gridCol w:w="1300"/>
            <w:gridCol w:w="1391"/>
          </w:tblGrid>
        </w:tblGridChange>
      </w:tblGrid>
      <w:tr w:rsidR="00544B2B" w:rsidDel="0077333A" w14:paraId="2372CF51" w14:textId="7E44F1E8" w:rsidTr="0077333A">
        <w:trPr>
          <w:cantSplit/>
          <w:tblHeader/>
          <w:jc w:val="center"/>
          <w:del w:id="574" w:author="Rachael Sumner" w:date="2026-05-29T15:18:00Z" w16du:dateUtc="2026-05-29T03:18:00Z"/>
          <w:trPrChange w:id="575" w:author="Rachael Sumner" w:date="2026-05-29T15:18:00Z" w16du:dateUtc="2026-05-29T03:18:00Z">
            <w:trPr>
              <w:cantSplit/>
              <w:tblHeader/>
              <w:jc w:val="center"/>
            </w:trPr>
          </w:trPrChange>
        </w:trPr>
        <w:tc>
          <w:tcPr>
            <w:tcW w:w="1539" w:type="dxa"/>
            <w:tcMar>
              <w:top w:w="80" w:type="dxa"/>
              <w:left w:w="80" w:type="dxa"/>
              <w:bottom w:w="80" w:type="dxa"/>
              <w:right w:w="80" w:type="dxa"/>
            </w:tcMar>
            <w:vAlign w:val="center"/>
            <w:tcPrChange w:id="576" w:author="Rachael Sumner" w:date="2026-05-29T15:18:00Z" w16du:dateUtc="2026-05-29T03:18:00Z">
              <w:tcPr>
                <w:tcW w:w="1944" w:type="dxa"/>
                <w:tcMar>
                  <w:top w:w="80" w:type="dxa"/>
                  <w:left w:w="80" w:type="dxa"/>
                  <w:bottom w:w="80" w:type="dxa"/>
                  <w:right w:w="80" w:type="dxa"/>
                </w:tcMar>
                <w:vAlign w:val="center"/>
              </w:tcPr>
            </w:tcPrChange>
          </w:tcPr>
          <w:p w14:paraId="17A46191" w14:textId="4D34E237" w:rsidR="00544B2B" w:rsidDel="0077333A" w:rsidRDefault="00000000">
            <w:pPr>
              <w:spacing w:line="240" w:lineRule="auto"/>
              <w:rPr>
                <w:del w:id="577" w:author="Rachael Sumner" w:date="2026-05-29T15:18:00Z" w16du:dateUtc="2026-05-29T03:18:00Z"/>
              </w:rPr>
            </w:pPr>
            <w:del w:id="578" w:author="Rachael Sumner" w:date="2026-05-29T15:16:00Z" w16du:dateUtc="2026-05-29T03:16:00Z">
              <w:r w:rsidDel="0077333A">
                <w:rPr>
                  <w:b/>
                  <w:sz w:val="18"/>
                </w:rPr>
                <w:delText>Cohort</w:delText>
              </w:r>
            </w:del>
          </w:p>
        </w:tc>
        <w:tc>
          <w:tcPr>
            <w:tcW w:w="890" w:type="dxa"/>
            <w:tcMar>
              <w:top w:w="80" w:type="dxa"/>
              <w:left w:w="80" w:type="dxa"/>
              <w:bottom w:w="80" w:type="dxa"/>
              <w:right w:w="80" w:type="dxa"/>
            </w:tcMar>
            <w:vAlign w:val="center"/>
            <w:tcPrChange w:id="579" w:author="Rachael Sumner" w:date="2026-05-29T15:18:00Z" w16du:dateUtc="2026-05-29T03:18:00Z">
              <w:tcPr>
                <w:tcW w:w="936" w:type="dxa"/>
                <w:tcMar>
                  <w:top w:w="80" w:type="dxa"/>
                  <w:left w:w="80" w:type="dxa"/>
                  <w:bottom w:w="80" w:type="dxa"/>
                  <w:right w:w="80" w:type="dxa"/>
                </w:tcMar>
                <w:vAlign w:val="center"/>
              </w:tcPr>
            </w:tcPrChange>
          </w:tcPr>
          <w:p w14:paraId="183FBE39" w14:textId="00D73904" w:rsidR="00544B2B" w:rsidDel="0077333A" w:rsidRDefault="00000000">
            <w:pPr>
              <w:spacing w:line="240" w:lineRule="auto"/>
              <w:rPr>
                <w:del w:id="580" w:author="Rachael Sumner" w:date="2026-05-29T15:18:00Z" w16du:dateUtc="2026-05-29T03:18:00Z"/>
              </w:rPr>
            </w:pPr>
            <w:del w:id="581" w:author="Rachael Sumner" w:date="2026-05-29T15:16:00Z" w16du:dateUtc="2026-05-29T03:16:00Z">
              <w:r w:rsidDel="0077333A">
                <w:rPr>
                  <w:b/>
                  <w:sz w:val="18"/>
                </w:rPr>
                <w:delText>N</w:delText>
              </w:r>
            </w:del>
          </w:p>
        </w:tc>
        <w:tc>
          <w:tcPr>
            <w:tcW w:w="983" w:type="dxa"/>
            <w:tcMar>
              <w:top w:w="80" w:type="dxa"/>
              <w:left w:w="80" w:type="dxa"/>
              <w:bottom w:w="80" w:type="dxa"/>
              <w:right w:w="80" w:type="dxa"/>
            </w:tcMar>
            <w:vAlign w:val="center"/>
            <w:tcPrChange w:id="582" w:author="Rachael Sumner" w:date="2026-05-29T15:18:00Z" w16du:dateUtc="2026-05-29T03:18:00Z">
              <w:tcPr>
                <w:tcW w:w="1440" w:type="dxa"/>
                <w:tcMar>
                  <w:top w:w="80" w:type="dxa"/>
                  <w:left w:w="80" w:type="dxa"/>
                  <w:bottom w:w="80" w:type="dxa"/>
                  <w:right w:w="80" w:type="dxa"/>
                </w:tcMar>
                <w:vAlign w:val="center"/>
              </w:tcPr>
            </w:tcPrChange>
          </w:tcPr>
          <w:p w14:paraId="607157ED" w14:textId="5BB30A8B" w:rsidR="00544B2B" w:rsidDel="0077333A" w:rsidRDefault="00000000">
            <w:pPr>
              <w:spacing w:line="240" w:lineRule="auto"/>
              <w:rPr>
                <w:del w:id="583" w:author="Rachael Sumner" w:date="2026-05-29T15:18:00Z" w16du:dateUtc="2026-05-29T03:18:00Z"/>
              </w:rPr>
            </w:pPr>
            <w:del w:id="584" w:author="Rachael Sumner" w:date="2026-05-29T15:16:00Z" w16du:dateUtc="2026-05-29T03:16:00Z">
              <w:r w:rsidDel="0077333A">
                <w:rPr>
                  <w:b/>
                  <w:sz w:val="18"/>
                </w:rPr>
                <w:delText>Mean age, y</w:delText>
              </w:r>
            </w:del>
          </w:p>
        </w:tc>
        <w:tc>
          <w:tcPr>
            <w:tcW w:w="1096" w:type="dxa"/>
            <w:tcMar>
              <w:top w:w="80" w:type="dxa"/>
              <w:left w:w="80" w:type="dxa"/>
              <w:bottom w:w="80" w:type="dxa"/>
              <w:right w:w="80" w:type="dxa"/>
            </w:tcMar>
            <w:vAlign w:val="center"/>
            <w:tcPrChange w:id="585" w:author="Rachael Sumner" w:date="2026-05-29T15:18:00Z" w16du:dateUtc="2026-05-29T03:18:00Z">
              <w:tcPr>
                <w:tcW w:w="1584" w:type="dxa"/>
                <w:tcMar>
                  <w:top w:w="80" w:type="dxa"/>
                  <w:left w:w="80" w:type="dxa"/>
                  <w:bottom w:w="80" w:type="dxa"/>
                  <w:right w:w="80" w:type="dxa"/>
                </w:tcMar>
                <w:vAlign w:val="center"/>
              </w:tcPr>
            </w:tcPrChange>
          </w:tcPr>
          <w:p w14:paraId="7746FEAA" w14:textId="7EA86A42" w:rsidR="00544B2B" w:rsidDel="0077333A" w:rsidRDefault="00000000">
            <w:pPr>
              <w:spacing w:line="240" w:lineRule="auto"/>
              <w:rPr>
                <w:del w:id="586" w:author="Rachael Sumner" w:date="2026-05-29T15:18:00Z" w16du:dateUtc="2026-05-29T03:18:00Z"/>
              </w:rPr>
            </w:pPr>
            <w:del w:id="587" w:author="Rachael Sumner" w:date="2026-05-29T15:16:00Z" w16du:dateUtc="2026-05-29T03:16:00Z">
              <w:r w:rsidDel="0077333A">
                <w:rPr>
                  <w:b/>
                  <w:sz w:val="18"/>
                </w:rPr>
                <w:delText>Mean cycle length, d</w:delText>
              </w:r>
            </w:del>
          </w:p>
        </w:tc>
        <w:tc>
          <w:tcPr>
            <w:tcW w:w="1010" w:type="dxa"/>
            <w:tcMar>
              <w:top w:w="80" w:type="dxa"/>
              <w:left w:w="80" w:type="dxa"/>
              <w:bottom w:w="80" w:type="dxa"/>
              <w:right w:w="80" w:type="dxa"/>
            </w:tcMar>
            <w:vAlign w:val="center"/>
            <w:tcPrChange w:id="588" w:author="Rachael Sumner" w:date="2026-05-29T15:18:00Z" w16du:dateUtc="2026-05-29T03:18:00Z">
              <w:tcPr>
                <w:tcW w:w="1440" w:type="dxa"/>
                <w:tcMar>
                  <w:top w:w="80" w:type="dxa"/>
                  <w:left w:w="80" w:type="dxa"/>
                  <w:bottom w:w="80" w:type="dxa"/>
                  <w:right w:w="80" w:type="dxa"/>
                </w:tcMar>
                <w:vAlign w:val="center"/>
              </w:tcPr>
            </w:tcPrChange>
          </w:tcPr>
          <w:p w14:paraId="79A4C700" w14:textId="1E0163A2" w:rsidR="00544B2B" w:rsidDel="0077333A" w:rsidRDefault="00000000">
            <w:pPr>
              <w:spacing w:line="240" w:lineRule="auto"/>
              <w:rPr>
                <w:del w:id="589" w:author="Rachael Sumner" w:date="2026-05-29T15:18:00Z" w16du:dateUtc="2026-05-29T03:18:00Z"/>
              </w:rPr>
            </w:pPr>
            <w:del w:id="590" w:author="Rachael Sumner" w:date="2026-05-29T15:16:00Z" w16du:dateUtc="2026-05-29T03:16:00Z">
              <w:r w:rsidDel="0077333A">
                <w:rPr>
                  <w:b/>
                  <w:sz w:val="18"/>
                </w:rPr>
                <w:delText>Cycle-length SD, d</w:delText>
              </w:r>
            </w:del>
          </w:p>
        </w:tc>
        <w:tc>
          <w:tcPr>
            <w:tcW w:w="1141" w:type="dxa"/>
            <w:tcMar>
              <w:top w:w="80" w:type="dxa"/>
              <w:left w:w="80" w:type="dxa"/>
              <w:bottom w:w="80" w:type="dxa"/>
              <w:right w:w="80" w:type="dxa"/>
            </w:tcMar>
            <w:vAlign w:val="center"/>
            <w:tcPrChange w:id="591" w:author="Rachael Sumner" w:date="2026-05-29T15:18:00Z" w16du:dateUtc="2026-05-29T03:18:00Z">
              <w:tcPr>
                <w:tcW w:w="1368" w:type="dxa"/>
                <w:tcMar>
                  <w:top w:w="80" w:type="dxa"/>
                  <w:left w:w="80" w:type="dxa"/>
                  <w:bottom w:w="80" w:type="dxa"/>
                  <w:right w:w="80" w:type="dxa"/>
                </w:tcMar>
                <w:vAlign w:val="center"/>
              </w:tcPr>
            </w:tcPrChange>
          </w:tcPr>
          <w:p w14:paraId="417345F5" w14:textId="365808DB" w:rsidR="00544B2B" w:rsidDel="0077333A" w:rsidRDefault="00000000">
            <w:pPr>
              <w:spacing w:line="240" w:lineRule="auto"/>
              <w:rPr>
                <w:del w:id="592" w:author="Rachael Sumner" w:date="2026-05-29T15:18:00Z" w16du:dateUtc="2026-05-29T03:18:00Z"/>
              </w:rPr>
            </w:pPr>
            <w:del w:id="593" w:author="Rachael Sumner" w:date="2026-05-29T15:16:00Z" w16du:dateUtc="2026-05-29T03:16:00Z">
              <w:r w:rsidDel="0077333A">
                <w:rPr>
                  <w:b/>
                  <w:sz w:val="18"/>
                </w:rPr>
                <w:delText>Ovulatory cycles</w:delText>
              </w:r>
            </w:del>
          </w:p>
        </w:tc>
        <w:tc>
          <w:tcPr>
            <w:tcW w:w="1300" w:type="dxa"/>
            <w:tcMar>
              <w:top w:w="80" w:type="dxa"/>
              <w:left w:w="80" w:type="dxa"/>
              <w:bottom w:w="80" w:type="dxa"/>
              <w:right w:w="80" w:type="dxa"/>
            </w:tcMar>
            <w:vAlign w:val="center"/>
            <w:tcPrChange w:id="594" w:author="Rachael Sumner" w:date="2026-05-29T15:18:00Z" w16du:dateUtc="2026-05-29T03:18:00Z">
              <w:tcPr>
                <w:tcW w:w="1584" w:type="dxa"/>
                <w:tcMar>
                  <w:top w:w="80" w:type="dxa"/>
                  <w:left w:w="80" w:type="dxa"/>
                  <w:bottom w:w="80" w:type="dxa"/>
                  <w:right w:w="80" w:type="dxa"/>
                </w:tcMar>
                <w:vAlign w:val="center"/>
              </w:tcPr>
            </w:tcPrChange>
          </w:tcPr>
          <w:p w14:paraId="7E4FA4B0" w14:textId="6A588C94" w:rsidR="00544B2B" w:rsidDel="0077333A" w:rsidRDefault="00000000">
            <w:pPr>
              <w:spacing w:line="240" w:lineRule="auto"/>
              <w:rPr>
                <w:del w:id="595" w:author="Rachael Sumner" w:date="2026-05-29T15:18:00Z" w16du:dateUtc="2026-05-29T03:18:00Z"/>
              </w:rPr>
            </w:pPr>
            <w:del w:id="596" w:author="Rachael Sumner" w:date="2026-05-29T15:16:00Z" w16du:dateUtc="2026-05-29T03:16:00Z">
              <w:r w:rsidDel="0077333A">
                <w:rPr>
                  <w:b/>
                  <w:sz w:val="18"/>
                </w:rPr>
                <w:delText>Seizure days/month</w:delText>
              </w:r>
            </w:del>
          </w:p>
        </w:tc>
        <w:tc>
          <w:tcPr>
            <w:tcW w:w="1391" w:type="dxa"/>
            <w:tcMar>
              <w:top w:w="80" w:type="dxa"/>
              <w:left w:w="80" w:type="dxa"/>
              <w:bottom w:w="80" w:type="dxa"/>
              <w:right w:w="80" w:type="dxa"/>
            </w:tcMar>
            <w:vAlign w:val="center"/>
            <w:tcPrChange w:id="597" w:author="Rachael Sumner" w:date="2026-05-29T15:18:00Z" w16du:dateUtc="2026-05-29T03:18:00Z">
              <w:tcPr>
                <w:tcW w:w="1440" w:type="dxa"/>
                <w:tcMar>
                  <w:top w:w="80" w:type="dxa"/>
                  <w:left w:w="80" w:type="dxa"/>
                  <w:bottom w:w="80" w:type="dxa"/>
                  <w:right w:w="80" w:type="dxa"/>
                </w:tcMar>
                <w:vAlign w:val="center"/>
              </w:tcPr>
            </w:tcPrChange>
          </w:tcPr>
          <w:p w14:paraId="506DE83A" w14:textId="6215ED7E" w:rsidR="00544B2B" w:rsidDel="0077333A" w:rsidRDefault="00000000">
            <w:pPr>
              <w:spacing w:line="240" w:lineRule="auto"/>
              <w:rPr>
                <w:del w:id="598" w:author="Rachael Sumner" w:date="2026-05-29T15:18:00Z" w16du:dateUtc="2026-05-29T03:18:00Z"/>
              </w:rPr>
            </w:pPr>
            <w:del w:id="599" w:author="Rachael Sumner" w:date="2026-05-29T15:16:00Z" w16du:dateUtc="2026-05-29T03:16:00Z">
              <w:r w:rsidDel="0077333A">
                <w:rPr>
                  <w:b/>
                  <w:sz w:val="18"/>
                </w:rPr>
                <w:delText>Seizures/month</w:delText>
              </w:r>
            </w:del>
          </w:p>
        </w:tc>
      </w:tr>
      <w:tr w:rsidR="00544B2B" w:rsidDel="0077333A" w14:paraId="7F3CBB83" w14:textId="513B6F26" w:rsidTr="0077333A">
        <w:trPr>
          <w:cantSplit/>
          <w:jc w:val="center"/>
          <w:del w:id="600" w:author="Rachael Sumner" w:date="2026-05-29T15:18:00Z" w16du:dateUtc="2026-05-29T03:18:00Z"/>
          <w:trPrChange w:id="601" w:author="Rachael Sumner" w:date="2026-05-29T15:18:00Z" w16du:dateUtc="2026-05-29T03:18:00Z">
            <w:trPr>
              <w:cantSplit/>
              <w:jc w:val="center"/>
            </w:trPr>
          </w:trPrChange>
        </w:trPr>
        <w:tc>
          <w:tcPr>
            <w:tcW w:w="1539" w:type="dxa"/>
            <w:tcMar>
              <w:top w:w="80" w:type="dxa"/>
              <w:left w:w="80" w:type="dxa"/>
              <w:bottom w:w="80" w:type="dxa"/>
              <w:right w:w="80" w:type="dxa"/>
            </w:tcMar>
            <w:vAlign w:val="center"/>
            <w:tcPrChange w:id="602" w:author="Rachael Sumner" w:date="2026-05-29T15:18:00Z" w16du:dateUtc="2026-05-29T03:18:00Z">
              <w:tcPr>
                <w:tcW w:w="1170" w:type="dxa"/>
                <w:tcMar>
                  <w:top w:w="80" w:type="dxa"/>
                  <w:left w:w="80" w:type="dxa"/>
                  <w:bottom w:w="80" w:type="dxa"/>
                  <w:right w:w="80" w:type="dxa"/>
                </w:tcMar>
                <w:vAlign w:val="center"/>
              </w:tcPr>
            </w:tcPrChange>
          </w:tcPr>
          <w:p w14:paraId="06880C87" w14:textId="36014A24" w:rsidR="00544B2B" w:rsidDel="0077333A" w:rsidRDefault="00000000">
            <w:pPr>
              <w:spacing w:line="240" w:lineRule="auto"/>
              <w:rPr>
                <w:del w:id="603" w:author="Rachael Sumner" w:date="2026-05-29T15:18:00Z" w16du:dateUtc="2026-05-29T03:18:00Z"/>
              </w:rPr>
            </w:pPr>
            <w:del w:id="604" w:author="Rachael Sumner" w:date="2026-05-29T15:16:00Z" w16du:dateUtc="2026-05-29T03:16:00Z">
              <w:r w:rsidDel="0077333A">
                <w:rPr>
                  <w:sz w:val="18"/>
                </w:rPr>
                <w:delText>healthy ovulatory</w:delText>
              </w:r>
            </w:del>
          </w:p>
        </w:tc>
        <w:tc>
          <w:tcPr>
            <w:tcW w:w="890" w:type="dxa"/>
            <w:tcMar>
              <w:top w:w="80" w:type="dxa"/>
              <w:left w:w="80" w:type="dxa"/>
              <w:bottom w:w="80" w:type="dxa"/>
              <w:right w:w="80" w:type="dxa"/>
            </w:tcMar>
            <w:vAlign w:val="center"/>
            <w:tcPrChange w:id="605" w:author="Rachael Sumner" w:date="2026-05-29T15:18:00Z" w16du:dateUtc="2026-05-29T03:18:00Z">
              <w:tcPr>
                <w:tcW w:w="1170" w:type="dxa"/>
                <w:tcMar>
                  <w:top w:w="80" w:type="dxa"/>
                  <w:left w:w="80" w:type="dxa"/>
                  <w:bottom w:w="80" w:type="dxa"/>
                  <w:right w:w="80" w:type="dxa"/>
                </w:tcMar>
                <w:vAlign w:val="center"/>
              </w:tcPr>
            </w:tcPrChange>
          </w:tcPr>
          <w:p w14:paraId="2C555011" w14:textId="6A862077" w:rsidR="00544B2B" w:rsidDel="0077333A" w:rsidRDefault="00000000">
            <w:pPr>
              <w:spacing w:line="240" w:lineRule="auto"/>
              <w:rPr>
                <w:del w:id="606" w:author="Rachael Sumner" w:date="2026-05-29T15:18:00Z" w16du:dateUtc="2026-05-29T03:18:00Z"/>
              </w:rPr>
            </w:pPr>
            <w:del w:id="607" w:author="Rachael Sumner" w:date="2026-05-29T15:16:00Z" w16du:dateUtc="2026-05-29T03:16:00Z">
              <w:r w:rsidDel="0077333A">
                <w:rPr>
                  <w:sz w:val="18"/>
                </w:rPr>
                <w:delText>50,000</w:delText>
              </w:r>
            </w:del>
          </w:p>
        </w:tc>
        <w:tc>
          <w:tcPr>
            <w:tcW w:w="983" w:type="dxa"/>
            <w:tcMar>
              <w:top w:w="80" w:type="dxa"/>
              <w:left w:w="80" w:type="dxa"/>
              <w:bottom w:w="80" w:type="dxa"/>
              <w:right w:w="80" w:type="dxa"/>
            </w:tcMar>
            <w:vAlign w:val="center"/>
            <w:tcPrChange w:id="608" w:author="Rachael Sumner" w:date="2026-05-29T15:18:00Z" w16du:dateUtc="2026-05-29T03:18:00Z">
              <w:tcPr>
                <w:tcW w:w="1170" w:type="dxa"/>
                <w:tcMar>
                  <w:top w:w="80" w:type="dxa"/>
                  <w:left w:w="80" w:type="dxa"/>
                  <w:bottom w:w="80" w:type="dxa"/>
                  <w:right w:w="80" w:type="dxa"/>
                </w:tcMar>
                <w:vAlign w:val="center"/>
              </w:tcPr>
            </w:tcPrChange>
          </w:tcPr>
          <w:p w14:paraId="5FED586B" w14:textId="369869D2" w:rsidR="00544B2B" w:rsidDel="0077333A" w:rsidRDefault="00000000">
            <w:pPr>
              <w:spacing w:line="240" w:lineRule="auto"/>
              <w:rPr>
                <w:del w:id="609" w:author="Rachael Sumner" w:date="2026-05-29T15:18:00Z" w16du:dateUtc="2026-05-29T03:18:00Z"/>
              </w:rPr>
            </w:pPr>
            <w:del w:id="610" w:author="Rachael Sumner" w:date="2026-05-29T15:16:00Z" w16du:dateUtc="2026-05-29T03:16:00Z">
              <w:r w:rsidDel="0077333A">
                <w:rPr>
                  <w:sz w:val="18"/>
                </w:rPr>
                <w:delText>31.5 (SD 7.8)</w:delText>
              </w:r>
            </w:del>
          </w:p>
        </w:tc>
        <w:tc>
          <w:tcPr>
            <w:tcW w:w="1096" w:type="dxa"/>
            <w:tcMar>
              <w:top w:w="80" w:type="dxa"/>
              <w:left w:w="80" w:type="dxa"/>
              <w:bottom w:w="80" w:type="dxa"/>
              <w:right w:w="80" w:type="dxa"/>
            </w:tcMar>
            <w:vAlign w:val="center"/>
            <w:tcPrChange w:id="611" w:author="Rachael Sumner" w:date="2026-05-29T15:18:00Z" w16du:dateUtc="2026-05-29T03:18:00Z">
              <w:tcPr>
                <w:tcW w:w="1170" w:type="dxa"/>
                <w:tcMar>
                  <w:top w:w="80" w:type="dxa"/>
                  <w:left w:w="80" w:type="dxa"/>
                  <w:bottom w:w="80" w:type="dxa"/>
                  <w:right w:w="80" w:type="dxa"/>
                </w:tcMar>
                <w:vAlign w:val="center"/>
              </w:tcPr>
            </w:tcPrChange>
          </w:tcPr>
          <w:p w14:paraId="2F65DC36" w14:textId="1020690B" w:rsidR="00544B2B" w:rsidDel="0077333A" w:rsidRDefault="00000000">
            <w:pPr>
              <w:spacing w:line="240" w:lineRule="auto"/>
              <w:rPr>
                <w:del w:id="612" w:author="Rachael Sumner" w:date="2026-05-29T15:18:00Z" w16du:dateUtc="2026-05-29T03:18:00Z"/>
              </w:rPr>
            </w:pPr>
            <w:del w:id="613" w:author="Rachael Sumner" w:date="2026-05-29T15:16:00Z" w16du:dateUtc="2026-05-29T03:16:00Z">
              <w:r w:rsidDel="0077333A">
                <w:rPr>
                  <w:sz w:val="18"/>
                </w:rPr>
                <w:delText>29.15</w:delText>
              </w:r>
            </w:del>
          </w:p>
        </w:tc>
        <w:tc>
          <w:tcPr>
            <w:tcW w:w="1010" w:type="dxa"/>
            <w:tcMar>
              <w:top w:w="80" w:type="dxa"/>
              <w:left w:w="80" w:type="dxa"/>
              <w:bottom w:w="80" w:type="dxa"/>
              <w:right w:w="80" w:type="dxa"/>
            </w:tcMar>
            <w:vAlign w:val="center"/>
            <w:tcPrChange w:id="614" w:author="Rachael Sumner" w:date="2026-05-29T15:18:00Z" w16du:dateUtc="2026-05-29T03:18:00Z">
              <w:tcPr>
                <w:tcW w:w="1170" w:type="dxa"/>
                <w:tcMar>
                  <w:top w:w="80" w:type="dxa"/>
                  <w:left w:w="80" w:type="dxa"/>
                  <w:bottom w:w="80" w:type="dxa"/>
                  <w:right w:w="80" w:type="dxa"/>
                </w:tcMar>
                <w:vAlign w:val="center"/>
              </w:tcPr>
            </w:tcPrChange>
          </w:tcPr>
          <w:p w14:paraId="71BDC733" w14:textId="466A96F9" w:rsidR="00544B2B" w:rsidDel="0077333A" w:rsidRDefault="00000000">
            <w:pPr>
              <w:spacing w:line="240" w:lineRule="auto"/>
              <w:rPr>
                <w:del w:id="615" w:author="Rachael Sumner" w:date="2026-05-29T15:18:00Z" w16du:dateUtc="2026-05-29T03:18:00Z"/>
              </w:rPr>
            </w:pPr>
            <w:del w:id="616" w:author="Rachael Sumner" w:date="2026-05-29T15:16:00Z" w16du:dateUtc="2026-05-29T03:16:00Z">
              <w:r w:rsidDel="0077333A">
                <w:rPr>
                  <w:sz w:val="18"/>
                </w:rPr>
                <w:delText>3.39</w:delText>
              </w:r>
            </w:del>
          </w:p>
        </w:tc>
        <w:tc>
          <w:tcPr>
            <w:tcW w:w="1141" w:type="dxa"/>
            <w:tcMar>
              <w:top w:w="80" w:type="dxa"/>
              <w:left w:w="80" w:type="dxa"/>
              <w:bottom w:w="80" w:type="dxa"/>
              <w:right w:w="80" w:type="dxa"/>
            </w:tcMar>
            <w:vAlign w:val="center"/>
            <w:tcPrChange w:id="617" w:author="Rachael Sumner" w:date="2026-05-29T15:18:00Z" w16du:dateUtc="2026-05-29T03:18:00Z">
              <w:tcPr>
                <w:tcW w:w="1170" w:type="dxa"/>
                <w:tcMar>
                  <w:top w:w="80" w:type="dxa"/>
                  <w:left w:w="80" w:type="dxa"/>
                  <w:bottom w:w="80" w:type="dxa"/>
                  <w:right w:w="80" w:type="dxa"/>
                </w:tcMar>
                <w:vAlign w:val="center"/>
              </w:tcPr>
            </w:tcPrChange>
          </w:tcPr>
          <w:p w14:paraId="188FE997" w14:textId="022EAF58" w:rsidR="00544B2B" w:rsidDel="0077333A" w:rsidRDefault="00000000">
            <w:pPr>
              <w:spacing w:line="240" w:lineRule="auto"/>
              <w:rPr>
                <w:del w:id="618" w:author="Rachael Sumner" w:date="2026-05-29T15:18:00Z" w16du:dateUtc="2026-05-29T03:18:00Z"/>
              </w:rPr>
            </w:pPr>
            <w:del w:id="619" w:author="Rachael Sumner" w:date="2026-05-29T15:16:00Z" w16du:dateUtc="2026-05-29T03:16:00Z">
              <w:r w:rsidDel="0077333A">
                <w:rPr>
                  <w:sz w:val="18"/>
                </w:rPr>
                <w:delText>100.0%</w:delText>
              </w:r>
            </w:del>
          </w:p>
        </w:tc>
        <w:tc>
          <w:tcPr>
            <w:tcW w:w="1300" w:type="dxa"/>
            <w:tcMar>
              <w:top w:w="80" w:type="dxa"/>
              <w:left w:w="80" w:type="dxa"/>
              <w:bottom w:w="80" w:type="dxa"/>
              <w:right w:w="80" w:type="dxa"/>
            </w:tcMar>
            <w:vAlign w:val="center"/>
            <w:tcPrChange w:id="620" w:author="Rachael Sumner" w:date="2026-05-29T15:18:00Z" w16du:dateUtc="2026-05-29T03:18:00Z">
              <w:tcPr>
                <w:tcW w:w="1170" w:type="dxa"/>
                <w:tcMar>
                  <w:top w:w="80" w:type="dxa"/>
                  <w:left w:w="80" w:type="dxa"/>
                  <w:bottom w:w="80" w:type="dxa"/>
                  <w:right w:w="80" w:type="dxa"/>
                </w:tcMar>
                <w:vAlign w:val="center"/>
              </w:tcPr>
            </w:tcPrChange>
          </w:tcPr>
          <w:p w14:paraId="6400F549" w14:textId="54097120" w:rsidR="00544B2B" w:rsidDel="0077333A" w:rsidRDefault="00000000">
            <w:pPr>
              <w:spacing w:line="240" w:lineRule="auto"/>
              <w:rPr>
                <w:del w:id="621" w:author="Rachael Sumner" w:date="2026-05-29T15:18:00Z" w16du:dateUtc="2026-05-29T03:18:00Z"/>
              </w:rPr>
            </w:pPr>
            <w:del w:id="622" w:author="Rachael Sumner" w:date="2026-05-29T15:16:00Z" w16du:dateUtc="2026-05-29T03:16:00Z">
              <w:r w:rsidDel="0077333A">
                <w:rPr>
                  <w:sz w:val="18"/>
                </w:rPr>
                <w:delText>2.46</w:delText>
              </w:r>
            </w:del>
          </w:p>
        </w:tc>
        <w:tc>
          <w:tcPr>
            <w:tcW w:w="1391" w:type="dxa"/>
            <w:tcMar>
              <w:top w:w="80" w:type="dxa"/>
              <w:left w:w="80" w:type="dxa"/>
              <w:bottom w:w="80" w:type="dxa"/>
              <w:right w:w="80" w:type="dxa"/>
            </w:tcMar>
            <w:vAlign w:val="center"/>
            <w:tcPrChange w:id="623" w:author="Rachael Sumner" w:date="2026-05-29T15:18:00Z" w16du:dateUtc="2026-05-29T03:18:00Z">
              <w:tcPr>
                <w:tcW w:w="1170" w:type="dxa"/>
                <w:tcMar>
                  <w:top w:w="80" w:type="dxa"/>
                  <w:left w:w="80" w:type="dxa"/>
                  <w:bottom w:w="80" w:type="dxa"/>
                  <w:right w:w="80" w:type="dxa"/>
                </w:tcMar>
                <w:vAlign w:val="center"/>
              </w:tcPr>
            </w:tcPrChange>
          </w:tcPr>
          <w:p w14:paraId="13CECA8A" w14:textId="0945AE46" w:rsidR="00544B2B" w:rsidDel="0077333A" w:rsidRDefault="00000000">
            <w:pPr>
              <w:spacing w:line="240" w:lineRule="auto"/>
              <w:rPr>
                <w:del w:id="624" w:author="Rachael Sumner" w:date="2026-05-29T15:18:00Z" w16du:dateUtc="2026-05-29T03:18:00Z"/>
              </w:rPr>
            </w:pPr>
            <w:del w:id="625" w:author="Rachael Sumner" w:date="2026-05-29T15:16:00Z" w16du:dateUtc="2026-05-29T03:16:00Z">
              <w:r w:rsidDel="0077333A">
                <w:rPr>
                  <w:sz w:val="18"/>
                </w:rPr>
                <w:delText>6.83</w:delText>
              </w:r>
            </w:del>
          </w:p>
        </w:tc>
      </w:tr>
      <w:tr w:rsidR="00544B2B" w:rsidDel="0077333A" w14:paraId="218BEBBF" w14:textId="4FF99F25" w:rsidTr="0077333A">
        <w:trPr>
          <w:cantSplit/>
          <w:jc w:val="center"/>
          <w:del w:id="626" w:author="Rachael Sumner" w:date="2026-05-29T15:18:00Z" w16du:dateUtc="2026-05-29T03:18:00Z"/>
          <w:trPrChange w:id="627" w:author="Rachael Sumner" w:date="2026-05-29T15:18:00Z" w16du:dateUtc="2026-05-29T03:18:00Z">
            <w:trPr>
              <w:cantSplit/>
              <w:jc w:val="center"/>
            </w:trPr>
          </w:trPrChange>
        </w:trPr>
        <w:tc>
          <w:tcPr>
            <w:tcW w:w="1539" w:type="dxa"/>
            <w:tcMar>
              <w:top w:w="80" w:type="dxa"/>
              <w:left w:w="80" w:type="dxa"/>
              <w:bottom w:w="80" w:type="dxa"/>
              <w:right w:w="80" w:type="dxa"/>
            </w:tcMar>
            <w:vAlign w:val="center"/>
            <w:tcPrChange w:id="628" w:author="Rachael Sumner" w:date="2026-05-29T15:18:00Z" w16du:dateUtc="2026-05-29T03:18:00Z">
              <w:tcPr>
                <w:tcW w:w="1170" w:type="dxa"/>
                <w:tcMar>
                  <w:top w:w="80" w:type="dxa"/>
                  <w:left w:w="80" w:type="dxa"/>
                  <w:bottom w:w="80" w:type="dxa"/>
                  <w:right w:w="80" w:type="dxa"/>
                </w:tcMar>
                <w:vAlign w:val="center"/>
              </w:tcPr>
            </w:tcPrChange>
          </w:tcPr>
          <w:p w14:paraId="57F2974F" w14:textId="7023D5BA" w:rsidR="00544B2B" w:rsidDel="0077333A" w:rsidRDefault="00000000">
            <w:pPr>
              <w:spacing w:line="240" w:lineRule="auto"/>
              <w:rPr>
                <w:del w:id="629" w:author="Rachael Sumner" w:date="2026-05-29T15:18:00Z" w16du:dateUtc="2026-05-29T03:18:00Z"/>
              </w:rPr>
            </w:pPr>
            <w:del w:id="630" w:author="Rachael Sumner" w:date="2026-05-29T15:16:00Z" w16du:dateUtc="2026-05-29T03:16:00Z">
              <w:r w:rsidDel="0077333A">
                <w:rPr>
                  <w:sz w:val="18"/>
                </w:rPr>
                <w:delText>heterogeneous menstruating-age</w:delText>
              </w:r>
            </w:del>
          </w:p>
        </w:tc>
        <w:tc>
          <w:tcPr>
            <w:tcW w:w="890" w:type="dxa"/>
            <w:tcMar>
              <w:top w:w="80" w:type="dxa"/>
              <w:left w:w="80" w:type="dxa"/>
              <w:bottom w:w="80" w:type="dxa"/>
              <w:right w:w="80" w:type="dxa"/>
            </w:tcMar>
            <w:vAlign w:val="center"/>
            <w:tcPrChange w:id="631" w:author="Rachael Sumner" w:date="2026-05-29T15:18:00Z" w16du:dateUtc="2026-05-29T03:18:00Z">
              <w:tcPr>
                <w:tcW w:w="1170" w:type="dxa"/>
                <w:tcMar>
                  <w:top w:w="80" w:type="dxa"/>
                  <w:left w:w="80" w:type="dxa"/>
                  <w:bottom w:w="80" w:type="dxa"/>
                  <w:right w:w="80" w:type="dxa"/>
                </w:tcMar>
                <w:vAlign w:val="center"/>
              </w:tcPr>
            </w:tcPrChange>
          </w:tcPr>
          <w:p w14:paraId="10A3A22B" w14:textId="29CB2101" w:rsidR="00544B2B" w:rsidDel="0077333A" w:rsidRDefault="00000000">
            <w:pPr>
              <w:spacing w:line="240" w:lineRule="auto"/>
              <w:rPr>
                <w:del w:id="632" w:author="Rachael Sumner" w:date="2026-05-29T15:18:00Z" w16du:dateUtc="2026-05-29T03:18:00Z"/>
              </w:rPr>
            </w:pPr>
            <w:del w:id="633" w:author="Rachael Sumner" w:date="2026-05-29T15:16:00Z" w16du:dateUtc="2026-05-29T03:16:00Z">
              <w:r w:rsidDel="0077333A">
                <w:rPr>
                  <w:sz w:val="18"/>
                </w:rPr>
                <w:delText>50,000</w:delText>
              </w:r>
            </w:del>
          </w:p>
        </w:tc>
        <w:tc>
          <w:tcPr>
            <w:tcW w:w="983" w:type="dxa"/>
            <w:tcMar>
              <w:top w:w="80" w:type="dxa"/>
              <w:left w:w="80" w:type="dxa"/>
              <w:bottom w:w="80" w:type="dxa"/>
              <w:right w:w="80" w:type="dxa"/>
            </w:tcMar>
            <w:vAlign w:val="center"/>
            <w:tcPrChange w:id="634" w:author="Rachael Sumner" w:date="2026-05-29T15:18:00Z" w16du:dateUtc="2026-05-29T03:18:00Z">
              <w:tcPr>
                <w:tcW w:w="1170" w:type="dxa"/>
                <w:tcMar>
                  <w:top w:w="80" w:type="dxa"/>
                  <w:left w:w="80" w:type="dxa"/>
                  <w:bottom w:w="80" w:type="dxa"/>
                  <w:right w:w="80" w:type="dxa"/>
                </w:tcMar>
                <w:vAlign w:val="center"/>
              </w:tcPr>
            </w:tcPrChange>
          </w:tcPr>
          <w:p w14:paraId="709117BF" w14:textId="70BDF482" w:rsidR="00544B2B" w:rsidDel="0077333A" w:rsidRDefault="00000000">
            <w:pPr>
              <w:spacing w:line="240" w:lineRule="auto"/>
              <w:rPr>
                <w:del w:id="635" w:author="Rachael Sumner" w:date="2026-05-29T15:18:00Z" w16du:dateUtc="2026-05-29T03:18:00Z"/>
              </w:rPr>
            </w:pPr>
            <w:del w:id="636" w:author="Rachael Sumner" w:date="2026-05-29T15:16:00Z" w16du:dateUtc="2026-05-29T03:16:00Z">
              <w:r w:rsidDel="0077333A">
                <w:rPr>
                  <w:sz w:val="18"/>
                </w:rPr>
                <w:delText>34.0 (SD 12.1)</w:delText>
              </w:r>
            </w:del>
          </w:p>
        </w:tc>
        <w:tc>
          <w:tcPr>
            <w:tcW w:w="1096" w:type="dxa"/>
            <w:tcMar>
              <w:top w:w="80" w:type="dxa"/>
              <w:left w:w="80" w:type="dxa"/>
              <w:bottom w:w="80" w:type="dxa"/>
              <w:right w:w="80" w:type="dxa"/>
            </w:tcMar>
            <w:vAlign w:val="center"/>
            <w:tcPrChange w:id="637" w:author="Rachael Sumner" w:date="2026-05-29T15:18:00Z" w16du:dateUtc="2026-05-29T03:18:00Z">
              <w:tcPr>
                <w:tcW w:w="1170" w:type="dxa"/>
                <w:tcMar>
                  <w:top w:w="80" w:type="dxa"/>
                  <w:left w:w="80" w:type="dxa"/>
                  <w:bottom w:w="80" w:type="dxa"/>
                  <w:right w:w="80" w:type="dxa"/>
                </w:tcMar>
                <w:vAlign w:val="center"/>
              </w:tcPr>
            </w:tcPrChange>
          </w:tcPr>
          <w:p w14:paraId="0948E936" w14:textId="425A1491" w:rsidR="00544B2B" w:rsidDel="0077333A" w:rsidRDefault="00000000">
            <w:pPr>
              <w:spacing w:line="240" w:lineRule="auto"/>
              <w:rPr>
                <w:del w:id="638" w:author="Rachael Sumner" w:date="2026-05-29T15:18:00Z" w16du:dateUtc="2026-05-29T03:18:00Z"/>
              </w:rPr>
            </w:pPr>
            <w:del w:id="639" w:author="Rachael Sumner" w:date="2026-05-29T15:16:00Z" w16du:dateUtc="2026-05-29T03:16:00Z">
              <w:r w:rsidDel="0077333A">
                <w:rPr>
                  <w:sz w:val="18"/>
                </w:rPr>
                <w:delText>30.92</w:delText>
              </w:r>
            </w:del>
          </w:p>
        </w:tc>
        <w:tc>
          <w:tcPr>
            <w:tcW w:w="1010" w:type="dxa"/>
            <w:tcMar>
              <w:top w:w="80" w:type="dxa"/>
              <w:left w:w="80" w:type="dxa"/>
              <w:bottom w:w="80" w:type="dxa"/>
              <w:right w:w="80" w:type="dxa"/>
            </w:tcMar>
            <w:vAlign w:val="center"/>
            <w:tcPrChange w:id="640" w:author="Rachael Sumner" w:date="2026-05-29T15:18:00Z" w16du:dateUtc="2026-05-29T03:18:00Z">
              <w:tcPr>
                <w:tcW w:w="1170" w:type="dxa"/>
                <w:tcMar>
                  <w:top w:w="80" w:type="dxa"/>
                  <w:left w:w="80" w:type="dxa"/>
                  <w:bottom w:w="80" w:type="dxa"/>
                  <w:right w:w="80" w:type="dxa"/>
                </w:tcMar>
                <w:vAlign w:val="center"/>
              </w:tcPr>
            </w:tcPrChange>
          </w:tcPr>
          <w:p w14:paraId="4D27629B" w14:textId="14D3C38A" w:rsidR="00544B2B" w:rsidDel="0077333A" w:rsidRDefault="00000000">
            <w:pPr>
              <w:spacing w:line="240" w:lineRule="auto"/>
              <w:rPr>
                <w:del w:id="641" w:author="Rachael Sumner" w:date="2026-05-29T15:18:00Z" w16du:dateUtc="2026-05-29T03:18:00Z"/>
              </w:rPr>
            </w:pPr>
            <w:del w:id="642" w:author="Rachael Sumner" w:date="2026-05-29T15:16:00Z" w16du:dateUtc="2026-05-29T03:16:00Z">
              <w:r w:rsidDel="0077333A">
                <w:rPr>
                  <w:sz w:val="18"/>
                </w:rPr>
                <w:delText>4.74</w:delText>
              </w:r>
            </w:del>
          </w:p>
        </w:tc>
        <w:tc>
          <w:tcPr>
            <w:tcW w:w="1141" w:type="dxa"/>
            <w:tcMar>
              <w:top w:w="80" w:type="dxa"/>
              <w:left w:w="80" w:type="dxa"/>
              <w:bottom w:w="80" w:type="dxa"/>
              <w:right w:w="80" w:type="dxa"/>
            </w:tcMar>
            <w:vAlign w:val="center"/>
            <w:tcPrChange w:id="643" w:author="Rachael Sumner" w:date="2026-05-29T15:18:00Z" w16du:dateUtc="2026-05-29T03:18:00Z">
              <w:tcPr>
                <w:tcW w:w="1170" w:type="dxa"/>
                <w:tcMar>
                  <w:top w:w="80" w:type="dxa"/>
                  <w:left w:w="80" w:type="dxa"/>
                  <w:bottom w:w="80" w:type="dxa"/>
                  <w:right w:w="80" w:type="dxa"/>
                </w:tcMar>
                <w:vAlign w:val="center"/>
              </w:tcPr>
            </w:tcPrChange>
          </w:tcPr>
          <w:p w14:paraId="7AFEB1AA" w14:textId="1B0135D7" w:rsidR="00544B2B" w:rsidDel="0077333A" w:rsidRDefault="00000000">
            <w:pPr>
              <w:spacing w:line="240" w:lineRule="auto"/>
              <w:rPr>
                <w:del w:id="644" w:author="Rachael Sumner" w:date="2026-05-29T15:18:00Z" w16du:dateUtc="2026-05-29T03:18:00Z"/>
              </w:rPr>
            </w:pPr>
            <w:del w:id="645" w:author="Rachael Sumner" w:date="2026-05-29T15:16:00Z" w16du:dateUtc="2026-05-29T03:16:00Z">
              <w:r w:rsidDel="0077333A">
                <w:rPr>
                  <w:sz w:val="18"/>
                </w:rPr>
                <w:delText>79.0%</w:delText>
              </w:r>
            </w:del>
          </w:p>
        </w:tc>
        <w:tc>
          <w:tcPr>
            <w:tcW w:w="1300" w:type="dxa"/>
            <w:tcMar>
              <w:top w:w="80" w:type="dxa"/>
              <w:left w:w="80" w:type="dxa"/>
              <w:bottom w:w="80" w:type="dxa"/>
              <w:right w:w="80" w:type="dxa"/>
            </w:tcMar>
            <w:vAlign w:val="center"/>
            <w:tcPrChange w:id="646" w:author="Rachael Sumner" w:date="2026-05-29T15:18:00Z" w16du:dateUtc="2026-05-29T03:18:00Z">
              <w:tcPr>
                <w:tcW w:w="1170" w:type="dxa"/>
                <w:tcMar>
                  <w:top w:w="80" w:type="dxa"/>
                  <w:left w:w="80" w:type="dxa"/>
                  <w:bottom w:w="80" w:type="dxa"/>
                  <w:right w:w="80" w:type="dxa"/>
                </w:tcMar>
                <w:vAlign w:val="center"/>
              </w:tcPr>
            </w:tcPrChange>
          </w:tcPr>
          <w:p w14:paraId="17F2D367" w14:textId="187B2F22" w:rsidR="00544B2B" w:rsidDel="0077333A" w:rsidRDefault="00000000">
            <w:pPr>
              <w:spacing w:line="240" w:lineRule="auto"/>
              <w:rPr>
                <w:del w:id="647" w:author="Rachael Sumner" w:date="2026-05-29T15:18:00Z" w16du:dateUtc="2026-05-29T03:18:00Z"/>
              </w:rPr>
            </w:pPr>
            <w:del w:id="648" w:author="Rachael Sumner" w:date="2026-05-29T15:16:00Z" w16du:dateUtc="2026-05-29T03:16:00Z">
              <w:r w:rsidDel="0077333A">
                <w:rPr>
                  <w:sz w:val="18"/>
                </w:rPr>
                <w:delText>2.45</w:delText>
              </w:r>
            </w:del>
          </w:p>
        </w:tc>
        <w:tc>
          <w:tcPr>
            <w:tcW w:w="1391" w:type="dxa"/>
            <w:tcMar>
              <w:top w:w="80" w:type="dxa"/>
              <w:left w:w="80" w:type="dxa"/>
              <w:bottom w:w="80" w:type="dxa"/>
              <w:right w:w="80" w:type="dxa"/>
            </w:tcMar>
            <w:vAlign w:val="center"/>
            <w:tcPrChange w:id="649" w:author="Rachael Sumner" w:date="2026-05-29T15:18:00Z" w16du:dateUtc="2026-05-29T03:18:00Z">
              <w:tcPr>
                <w:tcW w:w="1170" w:type="dxa"/>
                <w:tcMar>
                  <w:top w:w="80" w:type="dxa"/>
                  <w:left w:w="80" w:type="dxa"/>
                  <w:bottom w:w="80" w:type="dxa"/>
                  <w:right w:w="80" w:type="dxa"/>
                </w:tcMar>
                <w:vAlign w:val="center"/>
              </w:tcPr>
            </w:tcPrChange>
          </w:tcPr>
          <w:p w14:paraId="59A4C7A5" w14:textId="48CBDD67" w:rsidR="00544B2B" w:rsidDel="0077333A" w:rsidRDefault="00000000">
            <w:pPr>
              <w:spacing w:line="240" w:lineRule="auto"/>
              <w:rPr>
                <w:del w:id="650" w:author="Rachael Sumner" w:date="2026-05-29T15:18:00Z" w16du:dateUtc="2026-05-29T03:18:00Z"/>
              </w:rPr>
            </w:pPr>
            <w:del w:id="651" w:author="Rachael Sumner" w:date="2026-05-29T15:16:00Z" w16du:dateUtc="2026-05-29T03:16:00Z">
              <w:r w:rsidDel="0077333A">
                <w:rPr>
                  <w:sz w:val="18"/>
                </w:rPr>
                <w:delText>6.80</w:delText>
              </w:r>
            </w:del>
          </w:p>
        </w:tc>
      </w:tr>
    </w:tbl>
    <w:p w14:paraId="0FDFB9F5" w14:textId="77777777" w:rsidR="00544B2B" w:rsidRDefault="00544B2B">
      <w:pPr>
        <w:rPr>
          <w:ins w:id="652" w:author="Rachael Sumner" w:date="2026-05-29T15:16:00Z" w16du:dateUtc="2026-05-29T03:16:00Z"/>
        </w:rPr>
      </w:pPr>
    </w:p>
    <w:tbl>
      <w:tblPr>
        <w:tblW w:w="7840" w:type="dxa"/>
        <w:tblInd w:w="93" w:type="dxa"/>
        <w:tblLook w:val="04A0" w:firstRow="1" w:lastRow="0" w:firstColumn="1" w:lastColumn="0" w:noHBand="0" w:noVBand="1"/>
        <w:tblPrChange w:id="653" w:author="Rachael Sumner" w:date="2026-05-29T16:47:00Z" w16du:dateUtc="2026-05-29T04:47:00Z">
          <w:tblPr>
            <w:tblW w:w="7575" w:type="dxa"/>
            <w:tblInd w:w="93" w:type="dxa"/>
            <w:tblLook w:val="04A0" w:firstRow="1" w:lastRow="0" w:firstColumn="1" w:lastColumn="0" w:noHBand="0" w:noVBand="1"/>
          </w:tblPr>
        </w:tblPrChange>
      </w:tblPr>
      <w:tblGrid>
        <w:gridCol w:w="4065"/>
        <w:gridCol w:w="1507"/>
        <w:gridCol w:w="2268"/>
        <w:tblGridChange w:id="654">
          <w:tblGrid>
            <w:gridCol w:w="113"/>
            <w:gridCol w:w="3232"/>
            <w:gridCol w:w="833"/>
            <w:gridCol w:w="1237"/>
            <w:gridCol w:w="270"/>
            <w:gridCol w:w="1890"/>
            <w:gridCol w:w="378"/>
          </w:tblGrid>
        </w:tblGridChange>
      </w:tblGrid>
      <w:tr w:rsidR="0077333A" w:rsidRPr="0077333A" w14:paraId="1E3E2C6F" w14:textId="77777777" w:rsidTr="00CC02FE">
        <w:trPr>
          <w:trHeight w:val="454"/>
          <w:ins w:id="655" w:author="Rachael Sumner" w:date="2026-05-29T15:16:00Z"/>
          <w:trPrChange w:id="656" w:author="Rachael Sumner" w:date="2026-05-29T16:47:00Z" w16du:dateUtc="2026-05-29T04:47:00Z">
            <w:trPr>
              <w:gridAfter w:val="0"/>
              <w:trHeight w:val="454"/>
            </w:trPr>
          </w:trPrChange>
        </w:trPr>
        <w:tc>
          <w:tcPr>
            <w:tcW w:w="4065" w:type="dxa"/>
            <w:tcBorders>
              <w:top w:val="single" w:sz="4" w:space="0" w:color="auto"/>
              <w:left w:val="single" w:sz="4" w:space="0" w:color="auto"/>
              <w:bottom w:val="single" w:sz="4" w:space="0" w:color="auto"/>
              <w:right w:val="single" w:sz="4" w:space="0" w:color="auto"/>
            </w:tcBorders>
            <w:vAlign w:val="center"/>
            <w:hideMark/>
            <w:tcPrChange w:id="657" w:author="Rachael Sumner" w:date="2026-05-29T16:47:00Z" w16du:dateUtc="2026-05-29T04:47:00Z">
              <w:tcPr>
                <w:tcW w:w="3345" w:type="dxa"/>
                <w:gridSpan w:val="2"/>
                <w:tcBorders>
                  <w:top w:val="nil"/>
                  <w:left w:val="nil"/>
                  <w:bottom w:val="double" w:sz="6" w:space="0" w:color="auto"/>
                  <w:right w:val="nil"/>
                </w:tcBorders>
                <w:vAlign w:val="center"/>
                <w:hideMark/>
              </w:tcPr>
            </w:tcPrChange>
          </w:tcPr>
          <w:p w14:paraId="1681A9E9" w14:textId="77777777" w:rsidR="0077333A" w:rsidRPr="0077333A" w:rsidRDefault="0077333A" w:rsidP="0077333A">
            <w:pPr>
              <w:rPr>
                <w:ins w:id="658" w:author="Rachael Sumner" w:date="2026-05-29T15:16:00Z"/>
                <w:b/>
                <w:bCs/>
              </w:rPr>
            </w:pPr>
            <w:ins w:id="659" w:author="Rachael Sumner" w:date="2026-05-29T15:16:00Z">
              <w:r w:rsidRPr="0077333A">
                <w:rPr>
                  <w:b/>
                  <w:bCs/>
                </w:rPr>
                <w:t> </w:t>
              </w:r>
            </w:ins>
          </w:p>
        </w:tc>
        <w:tc>
          <w:tcPr>
            <w:tcW w:w="1507" w:type="dxa"/>
            <w:tcBorders>
              <w:top w:val="single" w:sz="4" w:space="0" w:color="auto"/>
              <w:left w:val="single" w:sz="4" w:space="0" w:color="auto"/>
              <w:bottom w:val="single" w:sz="4" w:space="0" w:color="auto"/>
              <w:right w:val="single" w:sz="4" w:space="0" w:color="auto"/>
            </w:tcBorders>
            <w:vAlign w:val="center"/>
            <w:hideMark/>
            <w:tcPrChange w:id="660" w:author="Rachael Sumner" w:date="2026-05-29T16:47:00Z" w16du:dateUtc="2026-05-29T04:47:00Z">
              <w:tcPr>
                <w:tcW w:w="2070" w:type="dxa"/>
                <w:gridSpan w:val="2"/>
                <w:tcBorders>
                  <w:top w:val="nil"/>
                  <w:left w:val="single" w:sz="4" w:space="0" w:color="auto"/>
                  <w:bottom w:val="double" w:sz="6" w:space="0" w:color="auto"/>
                  <w:right w:val="nil"/>
                </w:tcBorders>
                <w:vAlign w:val="center"/>
                <w:hideMark/>
              </w:tcPr>
            </w:tcPrChange>
          </w:tcPr>
          <w:p w14:paraId="07601F13" w14:textId="77777777" w:rsidR="0077333A" w:rsidRPr="0077333A" w:rsidRDefault="0077333A" w:rsidP="0077333A">
            <w:pPr>
              <w:rPr>
                <w:ins w:id="661" w:author="Rachael Sumner" w:date="2026-05-29T15:16:00Z"/>
              </w:rPr>
              <w:pPrChange w:id="662" w:author="Kerr, Wesley" w:date="2026-05-20T10:03:00Z" w16du:dateUtc="2026-05-20T14:03:00Z">
                <w:pPr>
                  <w:spacing w:line="240" w:lineRule="auto"/>
                </w:pPr>
              </w:pPrChange>
            </w:pPr>
            <w:ins w:id="663" w:author="Rachael Sumner" w:date="2026-05-29T15:16:00Z">
              <w:r w:rsidRPr="0077333A">
                <w:t>Healthy Ovulatory</w:t>
              </w:r>
            </w:ins>
          </w:p>
        </w:tc>
        <w:tc>
          <w:tcPr>
            <w:tcW w:w="2268" w:type="dxa"/>
            <w:tcBorders>
              <w:top w:val="single" w:sz="4" w:space="0" w:color="auto"/>
              <w:left w:val="single" w:sz="4" w:space="0" w:color="auto"/>
              <w:bottom w:val="single" w:sz="4" w:space="0" w:color="auto"/>
              <w:right w:val="single" w:sz="4" w:space="0" w:color="auto"/>
            </w:tcBorders>
            <w:vAlign w:val="center"/>
            <w:hideMark/>
            <w:tcPrChange w:id="664" w:author="Rachael Sumner" w:date="2026-05-29T16:47:00Z" w16du:dateUtc="2026-05-29T04:47:00Z">
              <w:tcPr>
                <w:tcW w:w="2160" w:type="dxa"/>
                <w:gridSpan w:val="2"/>
                <w:tcBorders>
                  <w:top w:val="nil"/>
                  <w:left w:val="nil"/>
                  <w:bottom w:val="double" w:sz="6" w:space="0" w:color="auto"/>
                  <w:right w:val="nil"/>
                </w:tcBorders>
                <w:vAlign w:val="center"/>
                <w:hideMark/>
              </w:tcPr>
            </w:tcPrChange>
          </w:tcPr>
          <w:p w14:paraId="0D94BDB3" w14:textId="77777777" w:rsidR="0077333A" w:rsidRPr="0077333A" w:rsidRDefault="0077333A" w:rsidP="0077333A">
            <w:pPr>
              <w:rPr>
                <w:ins w:id="665" w:author="Rachael Sumner" w:date="2026-05-29T15:16:00Z"/>
              </w:rPr>
            </w:pPr>
            <w:ins w:id="666" w:author="Rachael Sumner" w:date="2026-05-29T15:16:00Z">
              <w:r w:rsidRPr="0077333A">
                <w:t>Heterogenous Menstruating-Age</w:t>
              </w:r>
            </w:ins>
          </w:p>
        </w:tc>
      </w:tr>
      <w:tr w:rsidR="0077333A" w:rsidRPr="0077333A" w14:paraId="0F137FE4" w14:textId="77777777" w:rsidTr="00CC02FE">
        <w:trPr>
          <w:trHeight w:val="171"/>
          <w:ins w:id="667" w:author="Rachael Sumner" w:date="2026-05-29T15:16:00Z"/>
          <w:trPrChange w:id="668" w:author="Rachael Sumner" w:date="2026-05-29T16:47:00Z" w16du:dateUtc="2026-05-29T04:47:00Z">
            <w:trPr>
              <w:gridAfter w:val="0"/>
              <w:trHeight w:val="454"/>
            </w:trPr>
          </w:trPrChange>
        </w:trPr>
        <w:tc>
          <w:tcPr>
            <w:tcW w:w="4065" w:type="dxa"/>
            <w:tcBorders>
              <w:top w:val="single" w:sz="4" w:space="0" w:color="auto"/>
              <w:left w:val="single" w:sz="4" w:space="0" w:color="auto"/>
              <w:bottom w:val="single" w:sz="4" w:space="0" w:color="auto"/>
              <w:right w:val="nil"/>
            </w:tcBorders>
            <w:vAlign w:val="center"/>
            <w:hideMark/>
            <w:tcPrChange w:id="669" w:author="Rachael Sumner" w:date="2026-05-29T16:47:00Z" w16du:dateUtc="2026-05-29T04:47:00Z">
              <w:tcPr>
                <w:tcW w:w="3345" w:type="dxa"/>
                <w:gridSpan w:val="2"/>
                <w:tcBorders>
                  <w:top w:val="nil"/>
                  <w:left w:val="nil"/>
                  <w:bottom w:val="nil"/>
                  <w:right w:val="nil"/>
                </w:tcBorders>
                <w:vAlign w:val="center"/>
                <w:hideMark/>
              </w:tcPr>
            </w:tcPrChange>
          </w:tcPr>
          <w:p w14:paraId="523B5ED6" w14:textId="77777777" w:rsidR="0077333A" w:rsidRPr="0077333A" w:rsidRDefault="0077333A" w:rsidP="0077333A">
            <w:pPr>
              <w:rPr>
                <w:ins w:id="670" w:author="Rachael Sumner" w:date="2026-05-29T15:16:00Z"/>
              </w:rPr>
            </w:pPr>
            <w:ins w:id="671" w:author="Rachael Sumner" w:date="2026-05-29T15:16:00Z">
              <w:r w:rsidRPr="0077333A">
                <w:t>Participants simulated</w:t>
              </w:r>
            </w:ins>
          </w:p>
        </w:tc>
        <w:tc>
          <w:tcPr>
            <w:tcW w:w="1507" w:type="dxa"/>
            <w:tcBorders>
              <w:top w:val="single" w:sz="4" w:space="0" w:color="auto"/>
              <w:left w:val="single" w:sz="4" w:space="0" w:color="auto"/>
              <w:bottom w:val="single" w:sz="4" w:space="0" w:color="auto"/>
              <w:right w:val="single" w:sz="4" w:space="0" w:color="auto"/>
            </w:tcBorders>
            <w:vAlign w:val="center"/>
            <w:hideMark/>
            <w:tcPrChange w:id="672" w:author="Rachael Sumner" w:date="2026-05-29T16:47:00Z" w16du:dateUtc="2026-05-29T04:47:00Z">
              <w:tcPr>
                <w:tcW w:w="2070" w:type="dxa"/>
                <w:gridSpan w:val="2"/>
                <w:tcBorders>
                  <w:top w:val="nil"/>
                  <w:left w:val="single" w:sz="4" w:space="0" w:color="auto"/>
                  <w:bottom w:val="nil"/>
                  <w:right w:val="nil"/>
                </w:tcBorders>
                <w:vAlign w:val="center"/>
                <w:hideMark/>
              </w:tcPr>
            </w:tcPrChange>
          </w:tcPr>
          <w:p w14:paraId="4AB220A4" w14:textId="77777777" w:rsidR="0077333A" w:rsidRPr="0077333A" w:rsidRDefault="0077333A" w:rsidP="0077333A">
            <w:pPr>
              <w:rPr>
                <w:ins w:id="673" w:author="Rachael Sumner" w:date="2026-05-29T15:16:00Z"/>
              </w:rPr>
            </w:pPr>
            <w:ins w:id="674" w:author="Rachael Sumner" w:date="2026-05-29T15:16:00Z">
              <w:r w:rsidRPr="0077333A">
                <w:t>50,000</w:t>
              </w:r>
            </w:ins>
          </w:p>
        </w:tc>
        <w:tc>
          <w:tcPr>
            <w:tcW w:w="2268" w:type="dxa"/>
            <w:tcBorders>
              <w:top w:val="single" w:sz="4" w:space="0" w:color="auto"/>
              <w:left w:val="single" w:sz="4" w:space="0" w:color="auto"/>
              <w:bottom w:val="single" w:sz="4" w:space="0" w:color="auto"/>
              <w:right w:val="single" w:sz="4" w:space="0" w:color="auto"/>
            </w:tcBorders>
            <w:vAlign w:val="center"/>
            <w:hideMark/>
            <w:tcPrChange w:id="675" w:author="Rachael Sumner" w:date="2026-05-29T16:47:00Z" w16du:dateUtc="2026-05-29T04:47:00Z">
              <w:tcPr>
                <w:tcW w:w="2160" w:type="dxa"/>
                <w:gridSpan w:val="2"/>
                <w:tcBorders>
                  <w:top w:val="nil"/>
                  <w:left w:val="nil"/>
                  <w:bottom w:val="nil"/>
                  <w:right w:val="nil"/>
                </w:tcBorders>
                <w:vAlign w:val="center"/>
                <w:hideMark/>
              </w:tcPr>
            </w:tcPrChange>
          </w:tcPr>
          <w:p w14:paraId="2E9B18CF" w14:textId="77777777" w:rsidR="0077333A" w:rsidRPr="0077333A" w:rsidRDefault="0077333A" w:rsidP="0077333A">
            <w:pPr>
              <w:rPr>
                <w:ins w:id="676" w:author="Rachael Sumner" w:date="2026-05-29T15:16:00Z"/>
              </w:rPr>
            </w:pPr>
            <w:ins w:id="677" w:author="Rachael Sumner" w:date="2026-05-29T15:16:00Z">
              <w:r w:rsidRPr="0077333A">
                <w:t>50,000</w:t>
              </w:r>
            </w:ins>
          </w:p>
        </w:tc>
      </w:tr>
      <w:tr w:rsidR="0077333A" w:rsidRPr="0077333A" w14:paraId="2733AED8" w14:textId="77777777" w:rsidTr="00CC02FE">
        <w:trPr>
          <w:trHeight w:val="72"/>
          <w:ins w:id="678" w:author="Rachael Sumner" w:date="2026-05-29T15:16:00Z"/>
          <w:trPrChange w:id="679" w:author="Rachael Sumner" w:date="2026-05-29T16:47:00Z" w16du:dateUtc="2026-05-29T04:47:00Z">
            <w:trPr>
              <w:gridAfter w:val="0"/>
              <w:trHeight w:val="454"/>
            </w:trPr>
          </w:trPrChange>
        </w:trPr>
        <w:tc>
          <w:tcPr>
            <w:tcW w:w="4065" w:type="dxa"/>
            <w:tcBorders>
              <w:top w:val="single" w:sz="4" w:space="0" w:color="auto"/>
              <w:left w:val="single" w:sz="4" w:space="0" w:color="auto"/>
              <w:bottom w:val="single" w:sz="4" w:space="0" w:color="auto"/>
              <w:right w:val="nil"/>
            </w:tcBorders>
            <w:vAlign w:val="center"/>
            <w:hideMark/>
            <w:tcPrChange w:id="680" w:author="Rachael Sumner" w:date="2026-05-29T16:47:00Z" w16du:dateUtc="2026-05-29T04:47:00Z">
              <w:tcPr>
                <w:tcW w:w="3345" w:type="dxa"/>
                <w:gridSpan w:val="2"/>
                <w:tcBorders>
                  <w:top w:val="nil"/>
                  <w:left w:val="nil"/>
                  <w:bottom w:val="nil"/>
                  <w:right w:val="nil"/>
                </w:tcBorders>
                <w:vAlign w:val="center"/>
                <w:hideMark/>
              </w:tcPr>
            </w:tcPrChange>
          </w:tcPr>
          <w:p w14:paraId="7A1DF443" w14:textId="77777777" w:rsidR="0077333A" w:rsidRPr="0077333A" w:rsidRDefault="0077333A" w:rsidP="0077333A">
            <w:pPr>
              <w:rPr>
                <w:ins w:id="681" w:author="Rachael Sumner" w:date="2026-05-29T15:16:00Z"/>
              </w:rPr>
            </w:pPr>
            <w:ins w:id="682" w:author="Rachael Sumner" w:date="2026-05-29T15:16:00Z">
              <w:r w:rsidRPr="0077333A">
                <w:t>Years of age, mean (SD)</w:t>
              </w:r>
            </w:ins>
          </w:p>
        </w:tc>
        <w:tc>
          <w:tcPr>
            <w:tcW w:w="1507" w:type="dxa"/>
            <w:tcBorders>
              <w:top w:val="single" w:sz="4" w:space="0" w:color="auto"/>
              <w:left w:val="single" w:sz="4" w:space="0" w:color="auto"/>
              <w:bottom w:val="single" w:sz="4" w:space="0" w:color="auto"/>
              <w:right w:val="single" w:sz="4" w:space="0" w:color="auto"/>
            </w:tcBorders>
            <w:vAlign w:val="center"/>
            <w:hideMark/>
            <w:tcPrChange w:id="683" w:author="Rachael Sumner" w:date="2026-05-29T16:47:00Z" w16du:dateUtc="2026-05-29T04:47:00Z">
              <w:tcPr>
                <w:tcW w:w="2070" w:type="dxa"/>
                <w:gridSpan w:val="2"/>
                <w:tcBorders>
                  <w:top w:val="nil"/>
                  <w:left w:val="single" w:sz="4" w:space="0" w:color="auto"/>
                  <w:bottom w:val="nil"/>
                  <w:right w:val="nil"/>
                </w:tcBorders>
                <w:vAlign w:val="center"/>
                <w:hideMark/>
              </w:tcPr>
            </w:tcPrChange>
          </w:tcPr>
          <w:p w14:paraId="6A30B582" w14:textId="77777777" w:rsidR="0077333A" w:rsidRPr="0077333A" w:rsidRDefault="0077333A" w:rsidP="0077333A">
            <w:pPr>
              <w:rPr>
                <w:ins w:id="684" w:author="Rachael Sumner" w:date="2026-05-29T15:16:00Z"/>
              </w:rPr>
            </w:pPr>
            <w:ins w:id="685" w:author="Rachael Sumner" w:date="2026-05-29T15:16:00Z">
              <w:r w:rsidRPr="0077333A">
                <w:t>31.5 (7.8)</w:t>
              </w:r>
            </w:ins>
          </w:p>
        </w:tc>
        <w:tc>
          <w:tcPr>
            <w:tcW w:w="2268" w:type="dxa"/>
            <w:tcBorders>
              <w:top w:val="single" w:sz="4" w:space="0" w:color="auto"/>
              <w:left w:val="single" w:sz="4" w:space="0" w:color="auto"/>
              <w:bottom w:val="single" w:sz="4" w:space="0" w:color="auto"/>
              <w:right w:val="single" w:sz="4" w:space="0" w:color="auto"/>
            </w:tcBorders>
            <w:vAlign w:val="center"/>
            <w:hideMark/>
            <w:tcPrChange w:id="686" w:author="Rachael Sumner" w:date="2026-05-29T16:47:00Z" w16du:dateUtc="2026-05-29T04:47:00Z">
              <w:tcPr>
                <w:tcW w:w="2160" w:type="dxa"/>
                <w:gridSpan w:val="2"/>
                <w:tcBorders>
                  <w:top w:val="nil"/>
                  <w:left w:val="nil"/>
                  <w:bottom w:val="nil"/>
                  <w:right w:val="nil"/>
                </w:tcBorders>
                <w:vAlign w:val="center"/>
                <w:hideMark/>
              </w:tcPr>
            </w:tcPrChange>
          </w:tcPr>
          <w:p w14:paraId="69B03023" w14:textId="77777777" w:rsidR="0077333A" w:rsidRPr="0077333A" w:rsidRDefault="0077333A" w:rsidP="0077333A">
            <w:pPr>
              <w:rPr>
                <w:ins w:id="687" w:author="Rachael Sumner" w:date="2026-05-29T15:16:00Z"/>
              </w:rPr>
            </w:pPr>
            <w:ins w:id="688" w:author="Rachael Sumner" w:date="2026-05-29T15:16:00Z">
              <w:r w:rsidRPr="0077333A">
                <w:t>34.0 (12.1)</w:t>
              </w:r>
            </w:ins>
          </w:p>
        </w:tc>
      </w:tr>
      <w:tr w:rsidR="0077333A" w:rsidRPr="0077333A" w14:paraId="4125D242" w14:textId="77777777" w:rsidTr="00CC02FE">
        <w:trPr>
          <w:trHeight w:val="454"/>
          <w:ins w:id="689" w:author="Rachael Sumner" w:date="2026-05-29T15:16:00Z"/>
          <w:trPrChange w:id="690" w:author="Rachael Sumner" w:date="2026-05-29T16:47:00Z" w16du:dateUtc="2026-05-29T04:47:00Z">
            <w:trPr>
              <w:gridAfter w:val="0"/>
              <w:trHeight w:val="454"/>
            </w:trPr>
          </w:trPrChange>
        </w:trPr>
        <w:tc>
          <w:tcPr>
            <w:tcW w:w="4065" w:type="dxa"/>
            <w:tcBorders>
              <w:top w:val="single" w:sz="4" w:space="0" w:color="auto"/>
              <w:left w:val="single" w:sz="4" w:space="0" w:color="auto"/>
              <w:bottom w:val="single" w:sz="4" w:space="0" w:color="auto"/>
              <w:right w:val="nil"/>
            </w:tcBorders>
            <w:vAlign w:val="center"/>
            <w:hideMark/>
            <w:tcPrChange w:id="691" w:author="Rachael Sumner" w:date="2026-05-29T16:47:00Z" w16du:dateUtc="2026-05-29T04:47:00Z">
              <w:tcPr>
                <w:tcW w:w="3345" w:type="dxa"/>
                <w:gridSpan w:val="2"/>
                <w:tcBorders>
                  <w:top w:val="nil"/>
                  <w:left w:val="nil"/>
                  <w:bottom w:val="nil"/>
                  <w:right w:val="nil"/>
                </w:tcBorders>
                <w:vAlign w:val="center"/>
                <w:hideMark/>
              </w:tcPr>
            </w:tcPrChange>
          </w:tcPr>
          <w:p w14:paraId="04C75F2D" w14:textId="77777777" w:rsidR="0077333A" w:rsidRPr="0077333A" w:rsidRDefault="0077333A" w:rsidP="0077333A">
            <w:pPr>
              <w:rPr>
                <w:ins w:id="692" w:author="Rachael Sumner" w:date="2026-05-29T15:16:00Z"/>
              </w:rPr>
            </w:pPr>
            <w:ins w:id="693" w:author="Rachael Sumner" w:date="2026-05-29T15:16:00Z">
              <w:r w:rsidRPr="0077333A">
                <w:t>Cycle length days, mean (SD)</w:t>
              </w:r>
            </w:ins>
          </w:p>
        </w:tc>
        <w:tc>
          <w:tcPr>
            <w:tcW w:w="1507" w:type="dxa"/>
            <w:tcBorders>
              <w:top w:val="single" w:sz="4" w:space="0" w:color="auto"/>
              <w:left w:val="single" w:sz="4" w:space="0" w:color="auto"/>
              <w:bottom w:val="single" w:sz="4" w:space="0" w:color="auto"/>
              <w:right w:val="single" w:sz="4" w:space="0" w:color="auto"/>
            </w:tcBorders>
            <w:vAlign w:val="center"/>
            <w:hideMark/>
            <w:tcPrChange w:id="694" w:author="Rachael Sumner" w:date="2026-05-29T16:47:00Z" w16du:dateUtc="2026-05-29T04:47:00Z">
              <w:tcPr>
                <w:tcW w:w="2070" w:type="dxa"/>
                <w:gridSpan w:val="2"/>
                <w:tcBorders>
                  <w:top w:val="nil"/>
                  <w:left w:val="single" w:sz="4" w:space="0" w:color="auto"/>
                  <w:bottom w:val="nil"/>
                  <w:right w:val="nil"/>
                </w:tcBorders>
                <w:vAlign w:val="center"/>
                <w:hideMark/>
              </w:tcPr>
            </w:tcPrChange>
          </w:tcPr>
          <w:p w14:paraId="6F9AF87E" w14:textId="77777777" w:rsidR="0077333A" w:rsidRPr="0077333A" w:rsidRDefault="0077333A" w:rsidP="0077333A">
            <w:pPr>
              <w:rPr>
                <w:ins w:id="695" w:author="Rachael Sumner" w:date="2026-05-29T15:16:00Z"/>
              </w:rPr>
            </w:pPr>
            <w:ins w:id="696" w:author="Rachael Sumner" w:date="2026-05-29T15:16:00Z">
              <w:r w:rsidRPr="0077333A">
                <w:t>29.1 (3.4)</w:t>
              </w:r>
            </w:ins>
          </w:p>
        </w:tc>
        <w:tc>
          <w:tcPr>
            <w:tcW w:w="2268" w:type="dxa"/>
            <w:tcBorders>
              <w:top w:val="single" w:sz="4" w:space="0" w:color="auto"/>
              <w:left w:val="single" w:sz="4" w:space="0" w:color="auto"/>
              <w:bottom w:val="single" w:sz="4" w:space="0" w:color="auto"/>
              <w:right w:val="single" w:sz="4" w:space="0" w:color="auto"/>
            </w:tcBorders>
            <w:vAlign w:val="center"/>
            <w:hideMark/>
            <w:tcPrChange w:id="697" w:author="Rachael Sumner" w:date="2026-05-29T16:47:00Z" w16du:dateUtc="2026-05-29T04:47:00Z">
              <w:tcPr>
                <w:tcW w:w="2160" w:type="dxa"/>
                <w:gridSpan w:val="2"/>
                <w:tcBorders>
                  <w:top w:val="nil"/>
                  <w:left w:val="nil"/>
                  <w:bottom w:val="nil"/>
                  <w:right w:val="nil"/>
                </w:tcBorders>
                <w:vAlign w:val="center"/>
                <w:hideMark/>
              </w:tcPr>
            </w:tcPrChange>
          </w:tcPr>
          <w:p w14:paraId="273BEDFD" w14:textId="77777777" w:rsidR="0077333A" w:rsidRPr="0077333A" w:rsidRDefault="0077333A" w:rsidP="0077333A">
            <w:pPr>
              <w:rPr>
                <w:ins w:id="698" w:author="Rachael Sumner" w:date="2026-05-29T15:16:00Z"/>
              </w:rPr>
            </w:pPr>
            <w:ins w:id="699" w:author="Rachael Sumner" w:date="2026-05-29T15:16:00Z">
              <w:r w:rsidRPr="0077333A">
                <w:t>30.9 (4.7)</w:t>
              </w:r>
            </w:ins>
          </w:p>
        </w:tc>
      </w:tr>
      <w:tr w:rsidR="0077333A" w:rsidRPr="0077333A" w14:paraId="6418FFC9" w14:textId="77777777" w:rsidTr="00CC02FE">
        <w:trPr>
          <w:trHeight w:val="63"/>
          <w:ins w:id="700" w:author="Rachael Sumner" w:date="2026-05-29T15:16:00Z"/>
          <w:trPrChange w:id="701" w:author="Rachael Sumner" w:date="2026-05-29T16:47:00Z" w16du:dateUtc="2026-05-29T04:47:00Z">
            <w:trPr>
              <w:gridAfter w:val="0"/>
              <w:trHeight w:val="454"/>
            </w:trPr>
          </w:trPrChange>
        </w:trPr>
        <w:tc>
          <w:tcPr>
            <w:tcW w:w="4065" w:type="dxa"/>
            <w:tcBorders>
              <w:top w:val="single" w:sz="4" w:space="0" w:color="auto"/>
              <w:left w:val="single" w:sz="4" w:space="0" w:color="auto"/>
              <w:bottom w:val="single" w:sz="4" w:space="0" w:color="auto"/>
              <w:right w:val="nil"/>
            </w:tcBorders>
            <w:vAlign w:val="center"/>
            <w:hideMark/>
            <w:tcPrChange w:id="702" w:author="Rachael Sumner" w:date="2026-05-29T16:47:00Z" w16du:dateUtc="2026-05-29T04:47:00Z">
              <w:tcPr>
                <w:tcW w:w="3345" w:type="dxa"/>
                <w:gridSpan w:val="2"/>
                <w:tcBorders>
                  <w:top w:val="nil"/>
                  <w:left w:val="nil"/>
                  <w:bottom w:val="nil"/>
                  <w:right w:val="nil"/>
                </w:tcBorders>
                <w:vAlign w:val="center"/>
                <w:hideMark/>
              </w:tcPr>
            </w:tcPrChange>
          </w:tcPr>
          <w:p w14:paraId="63001587" w14:textId="77777777" w:rsidR="0077333A" w:rsidRPr="0077333A" w:rsidRDefault="0077333A" w:rsidP="0077333A">
            <w:pPr>
              <w:rPr>
                <w:ins w:id="703" w:author="Rachael Sumner" w:date="2026-05-29T15:16:00Z"/>
              </w:rPr>
            </w:pPr>
            <w:ins w:id="704" w:author="Rachael Sumner" w:date="2026-05-29T15:16:00Z">
              <w:r w:rsidRPr="0077333A">
                <w:t>Ovulatory cycles, proportion</w:t>
              </w:r>
            </w:ins>
          </w:p>
        </w:tc>
        <w:tc>
          <w:tcPr>
            <w:tcW w:w="1507" w:type="dxa"/>
            <w:tcBorders>
              <w:top w:val="single" w:sz="4" w:space="0" w:color="auto"/>
              <w:left w:val="single" w:sz="4" w:space="0" w:color="auto"/>
              <w:bottom w:val="single" w:sz="4" w:space="0" w:color="auto"/>
              <w:right w:val="single" w:sz="4" w:space="0" w:color="auto"/>
            </w:tcBorders>
            <w:vAlign w:val="center"/>
            <w:hideMark/>
            <w:tcPrChange w:id="705" w:author="Rachael Sumner" w:date="2026-05-29T16:47:00Z" w16du:dateUtc="2026-05-29T04:47:00Z">
              <w:tcPr>
                <w:tcW w:w="2070" w:type="dxa"/>
                <w:gridSpan w:val="2"/>
                <w:tcBorders>
                  <w:top w:val="nil"/>
                  <w:left w:val="single" w:sz="4" w:space="0" w:color="auto"/>
                  <w:bottom w:val="nil"/>
                  <w:right w:val="nil"/>
                </w:tcBorders>
                <w:vAlign w:val="center"/>
                <w:hideMark/>
              </w:tcPr>
            </w:tcPrChange>
          </w:tcPr>
          <w:p w14:paraId="1546B6EF" w14:textId="77777777" w:rsidR="0077333A" w:rsidRPr="0077333A" w:rsidRDefault="0077333A" w:rsidP="0077333A">
            <w:pPr>
              <w:rPr>
                <w:ins w:id="706" w:author="Rachael Sumner" w:date="2026-05-29T15:16:00Z"/>
              </w:rPr>
            </w:pPr>
            <w:ins w:id="707" w:author="Rachael Sumner" w:date="2026-05-29T15:16:00Z">
              <w:r w:rsidRPr="0077333A">
                <w:t>100%</w:t>
              </w:r>
            </w:ins>
          </w:p>
        </w:tc>
        <w:tc>
          <w:tcPr>
            <w:tcW w:w="2268" w:type="dxa"/>
            <w:tcBorders>
              <w:top w:val="single" w:sz="4" w:space="0" w:color="auto"/>
              <w:left w:val="single" w:sz="4" w:space="0" w:color="auto"/>
              <w:bottom w:val="single" w:sz="4" w:space="0" w:color="auto"/>
              <w:right w:val="single" w:sz="4" w:space="0" w:color="auto"/>
            </w:tcBorders>
            <w:vAlign w:val="center"/>
            <w:hideMark/>
            <w:tcPrChange w:id="708" w:author="Rachael Sumner" w:date="2026-05-29T16:47:00Z" w16du:dateUtc="2026-05-29T04:47:00Z">
              <w:tcPr>
                <w:tcW w:w="2160" w:type="dxa"/>
                <w:gridSpan w:val="2"/>
                <w:tcBorders>
                  <w:top w:val="nil"/>
                  <w:left w:val="nil"/>
                  <w:bottom w:val="nil"/>
                  <w:right w:val="nil"/>
                </w:tcBorders>
                <w:vAlign w:val="center"/>
                <w:hideMark/>
              </w:tcPr>
            </w:tcPrChange>
          </w:tcPr>
          <w:p w14:paraId="54E4AEF6" w14:textId="77777777" w:rsidR="0077333A" w:rsidRPr="0077333A" w:rsidRDefault="0077333A" w:rsidP="0077333A">
            <w:pPr>
              <w:rPr>
                <w:ins w:id="709" w:author="Rachael Sumner" w:date="2026-05-29T15:16:00Z"/>
              </w:rPr>
            </w:pPr>
            <w:ins w:id="710" w:author="Rachael Sumner" w:date="2026-05-29T15:16:00Z">
              <w:r w:rsidRPr="0077333A">
                <w:t>79%</w:t>
              </w:r>
            </w:ins>
          </w:p>
        </w:tc>
      </w:tr>
      <w:tr w:rsidR="0077333A" w:rsidRPr="0077333A" w14:paraId="050EED7B" w14:textId="77777777" w:rsidTr="00CC02FE">
        <w:trPr>
          <w:trHeight w:val="454"/>
          <w:ins w:id="711" w:author="Rachael Sumner" w:date="2026-05-29T15:16:00Z"/>
          <w:trPrChange w:id="712" w:author="Rachael Sumner" w:date="2026-05-29T16:47:00Z" w16du:dateUtc="2026-05-29T04:47:00Z">
            <w:trPr>
              <w:gridAfter w:val="0"/>
              <w:trHeight w:val="454"/>
            </w:trPr>
          </w:trPrChange>
        </w:trPr>
        <w:tc>
          <w:tcPr>
            <w:tcW w:w="4065" w:type="dxa"/>
            <w:tcBorders>
              <w:top w:val="single" w:sz="4" w:space="0" w:color="auto"/>
              <w:left w:val="single" w:sz="4" w:space="0" w:color="auto"/>
              <w:bottom w:val="single" w:sz="4" w:space="0" w:color="auto"/>
              <w:right w:val="nil"/>
            </w:tcBorders>
            <w:vAlign w:val="center"/>
            <w:hideMark/>
            <w:tcPrChange w:id="713" w:author="Rachael Sumner" w:date="2026-05-29T16:47:00Z" w16du:dateUtc="2026-05-29T04:47:00Z">
              <w:tcPr>
                <w:tcW w:w="3345" w:type="dxa"/>
                <w:gridSpan w:val="2"/>
                <w:tcBorders>
                  <w:top w:val="nil"/>
                  <w:left w:val="nil"/>
                  <w:bottom w:val="nil"/>
                  <w:right w:val="nil"/>
                </w:tcBorders>
                <w:vAlign w:val="center"/>
                <w:hideMark/>
              </w:tcPr>
            </w:tcPrChange>
          </w:tcPr>
          <w:p w14:paraId="2E19BBDB" w14:textId="77777777" w:rsidR="0077333A" w:rsidRPr="0077333A" w:rsidRDefault="0077333A" w:rsidP="0077333A">
            <w:pPr>
              <w:rPr>
                <w:ins w:id="714" w:author="Rachael Sumner" w:date="2026-05-29T15:16:00Z"/>
              </w:rPr>
            </w:pPr>
            <w:ins w:id="715" w:author="Rachael Sumner" w:date="2026-05-29T15:16:00Z">
              <w:r w:rsidRPr="0077333A">
                <w:t>Monthly Seizure Frequency, mean (SD)</w:t>
              </w:r>
            </w:ins>
          </w:p>
        </w:tc>
        <w:tc>
          <w:tcPr>
            <w:tcW w:w="1507" w:type="dxa"/>
            <w:tcBorders>
              <w:top w:val="single" w:sz="4" w:space="0" w:color="auto"/>
              <w:left w:val="single" w:sz="4" w:space="0" w:color="auto"/>
              <w:bottom w:val="single" w:sz="4" w:space="0" w:color="auto"/>
              <w:right w:val="single" w:sz="4" w:space="0" w:color="auto"/>
            </w:tcBorders>
            <w:vAlign w:val="center"/>
            <w:hideMark/>
            <w:tcPrChange w:id="716" w:author="Rachael Sumner" w:date="2026-05-29T16:47:00Z" w16du:dateUtc="2026-05-29T04:47:00Z">
              <w:tcPr>
                <w:tcW w:w="2070" w:type="dxa"/>
                <w:gridSpan w:val="2"/>
                <w:tcBorders>
                  <w:top w:val="nil"/>
                  <w:left w:val="single" w:sz="4" w:space="0" w:color="auto"/>
                  <w:bottom w:val="nil"/>
                  <w:right w:val="nil"/>
                </w:tcBorders>
                <w:vAlign w:val="center"/>
                <w:hideMark/>
              </w:tcPr>
            </w:tcPrChange>
          </w:tcPr>
          <w:p w14:paraId="2C488160" w14:textId="77777777" w:rsidR="0077333A" w:rsidRPr="0077333A" w:rsidRDefault="0077333A" w:rsidP="0077333A">
            <w:pPr>
              <w:rPr>
                <w:ins w:id="717" w:author="Rachael Sumner" w:date="2026-05-29T15:16:00Z"/>
              </w:rPr>
            </w:pPr>
            <w:ins w:id="718" w:author="Rachael Sumner" w:date="2026-05-29T15:16:00Z">
              <w:r w:rsidRPr="0077333A">
                <w:t>6.83 (</w:t>
              </w:r>
              <w:commentRangeStart w:id="719"/>
              <w:r w:rsidRPr="0077333A">
                <w:t>X</w:t>
              </w:r>
            </w:ins>
            <w:commentRangeEnd w:id="719"/>
            <w:ins w:id="720" w:author="Rachael Sumner" w:date="2026-05-29T15:16:00Z" w16du:dateUtc="2026-05-29T03:16:00Z">
              <w:r w:rsidR="00CC02FE" w:rsidRPr="0077333A">
                <w:rPr>
                  <w:rStyle w:val="CommentReference"/>
                  <w:sz w:val="24"/>
                  <w:szCs w:val="22"/>
                </w:rPr>
                <w:commentReference w:id="719"/>
              </w:r>
            </w:ins>
            <w:ins w:id="721" w:author="Rachael Sumner" w:date="2026-05-29T15:16:00Z">
              <w:r w:rsidRPr="0077333A">
                <w:t>)</w:t>
              </w:r>
            </w:ins>
          </w:p>
        </w:tc>
        <w:tc>
          <w:tcPr>
            <w:tcW w:w="2268" w:type="dxa"/>
            <w:tcBorders>
              <w:top w:val="single" w:sz="4" w:space="0" w:color="auto"/>
              <w:left w:val="single" w:sz="4" w:space="0" w:color="auto"/>
              <w:bottom w:val="single" w:sz="4" w:space="0" w:color="auto"/>
              <w:right w:val="single" w:sz="4" w:space="0" w:color="auto"/>
            </w:tcBorders>
            <w:vAlign w:val="center"/>
            <w:hideMark/>
            <w:tcPrChange w:id="722" w:author="Rachael Sumner" w:date="2026-05-29T16:47:00Z" w16du:dateUtc="2026-05-29T04:47:00Z">
              <w:tcPr>
                <w:tcW w:w="2160" w:type="dxa"/>
                <w:gridSpan w:val="2"/>
                <w:tcBorders>
                  <w:top w:val="nil"/>
                  <w:left w:val="nil"/>
                  <w:bottom w:val="nil"/>
                  <w:right w:val="nil"/>
                </w:tcBorders>
                <w:vAlign w:val="center"/>
                <w:hideMark/>
              </w:tcPr>
            </w:tcPrChange>
          </w:tcPr>
          <w:p w14:paraId="7497F7EB" w14:textId="77777777" w:rsidR="0077333A" w:rsidRPr="0077333A" w:rsidRDefault="0077333A" w:rsidP="0077333A">
            <w:pPr>
              <w:rPr>
                <w:ins w:id="723" w:author="Rachael Sumner" w:date="2026-05-29T15:16:00Z"/>
              </w:rPr>
            </w:pPr>
            <w:ins w:id="724" w:author="Rachael Sumner" w:date="2026-05-29T15:16:00Z">
              <w:r w:rsidRPr="0077333A">
                <w:t>6.8 (X)</w:t>
              </w:r>
            </w:ins>
          </w:p>
        </w:tc>
      </w:tr>
      <w:tr w:rsidR="0077333A" w:rsidRPr="0077333A" w14:paraId="699498D2" w14:textId="77777777" w:rsidTr="00CC02FE">
        <w:trPr>
          <w:trHeight w:val="56"/>
          <w:ins w:id="725" w:author="Rachael Sumner" w:date="2026-05-29T15:16:00Z"/>
          <w:trPrChange w:id="726" w:author="Rachael Sumner" w:date="2026-05-29T16:47:00Z" w16du:dateUtc="2026-05-29T04:47:00Z">
            <w:trPr>
              <w:gridAfter w:val="0"/>
              <w:trHeight w:val="56"/>
            </w:trPr>
          </w:trPrChange>
        </w:trPr>
        <w:tc>
          <w:tcPr>
            <w:tcW w:w="4065" w:type="dxa"/>
            <w:tcBorders>
              <w:top w:val="single" w:sz="4" w:space="0" w:color="auto"/>
              <w:left w:val="single" w:sz="4" w:space="0" w:color="auto"/>
              <w:bottom w:val="single" w:sz="4" w:space="0" w:color="auto"/>
              <w:right w:val="nil"/>
            </w:tcBorders>
            <w:vAlign w:val="center"/>
            <w:hideMark/>
            <w:tcPrChange w:id="727" w:author="Rachael Sumner" w:date="2026-05-29T16:47:00Z" w16du:dateUtc="2026-05-29T04:47:00Z">
              <w:tcPr>
                <w:tcW w:w="3345" w:type="dxa"/>
                <w:gridSpan w:val="2"/>
                <w:tcBorders>
                  <w:top w:val="nil"/>
                  <w:left w:val="nil"/>
                  <w:bottom w:val="nil"/>
                  <w:right w:val="nil"/>
                </w:tcBorders>
                <w:vAlign w:val="center"/>
                <w:hideMark/>
              </w:tcPr>
            </w:tcPrChange>
          </w:tcPr>
          <w:p w14:paraId="28B94BF2" w14:textId="77777777" w:rsidR="0077333A" w:rsidRPr="0077333A" w:rsidRDefault="0077333A" w:rsidP="0077333A">
            <w:pPr>
              <w:rPr>
                <w:ins w:id="728" w:author="Rachael Sumner" w:date="2026-05-29T15:16:00Z"/>
              </w:rPr>
            </w:pPr>
            <w:ins w:id="729" w:author="Rachael Sumner" w:date="2026-05-29T15:16:00Z">
              <w:r w:rsidRPr="0077333A">
                <w:t>Monthly Day with Seizure, mean (SD)</w:t>
              </w:r>
            </w:ins>
          </w:p>
        </w:tc>
        <w:tc>
          <w:tcPr>
            <w:tcW w:w="1507" w:type="dxa"/>
            <w:tcBorders>
              <w:top w:val="single" w:sz="4" w:space="0" w:color="auto"/>
              <w:left w:val="single" w:sz="4" w:space="0" w:color="auto"/>
              <w:bottom w:val="single" w:sz="4" w:space="0" w:color="auto"/>
              <w:right w:val="single" w:sz="4" w:space="0" w:color="auto"/>
            </w:tcBorders>
            <w:vAlign w:val="center"/>
            <w:hideMark/>
            <w:tcPrChange w:id="730" w:author="Rachael Sumner" w:date="2026-05-29T16:47:00Z" w16du:dateUtc="2026-05-29T04:47:00Z">
              <w:tcPr>
                <w:tcW w:w="2070" w:type="dxa"/>
                <w:gridSpan w:val="2"/>
                <w:tcBorders>
                  <w:top w:val="nil"/>
                  <w:left w:val="single" w:sz="4" w:space="0" w:color="auto"/>
                  <w:bottom w:val="nil"/>
                  <w:right w:val="nil"/>
                </w:tcBorders>
                <w:vAlign w:val="center"/>
                <w:hideMark/>
              </w:tcPr>
            </w:tcPrChange>
          </w:tcPr>
          <w:p w14:paraId="67A34898" w14:textId="77777777" w:rsidR="0077333A" w:rsidRPr="0077333A" w:rsidRDefault="0077333A" w:rsidP="0077333A">
            <w:pPr>
              <w:rPr>
                <w:ins w:id="731" w:author="Rachael Sumner" w:date="2026-05-29T15:16:00Z"/>
              </w:rPr>
            </w:pPr>
            <w:ins w:id="732" w:author="Rachael Sumner" w:date="2026-05-29T15:16:00Z">
              <w:r w:rsidRPr="0077333A">
                <w:t>2.5 (X)</w:t>
              </w:r>
            </w:ins>
          </w:p>
        </w:tc>
        <w:tc>
          <w:tcPr>
            <w:tcW w:w="2268" w:type="dxa"/>
            <w:tcBorders>
              <w:top w:val="single" w:sz="4" w:space="0" w:color="auto"/>
              <w:left w:val="single" w:sz="4" w:space="0" w:color="auto"/>
              <w:bottom w:val="single" w:sz="4" w:space="0" w:color="auto"/>
              <w:right w:val="single" w:sz="4" w:space="0" w:color="auto"/>
            </w:tcBorders>
            <w:vAlign w:val="center"/>
            <w:hideMark/>
            <w:tcPrChange w:id="733" w:author="Rachael Sumner" w:date="2026-05-29T16:47:00Z" w16du:dateUtc="2026-05-29T04:47:00Z">
              <w:tcPr>
                <w:tcW w:w="2160" w:type="dxa"/>
                <w:gridSpan w:val="2"/>
                <w:tcBorders>
                  <w:top w:val="nil"/>
                  <w:left w:val="nil"/>
                  <w:bottom w:val="nil"/>
                  <w:right w:val="nil"/>
                </w:tcBorders>
                <w:vAlign w:val="center"/>
                <w:hideMark/>
              </w:tcPr>
            </w:tcPrChange>
          </w:tcPr>
          <w:p w14:paraId="7E24EC92" w14:textId="77777777" w:rsidR="0077333A" w:rsidRPr="0077333A" w:rsidRDefault="0077333A" w:rsidP="0077333A">
            <w:pPr>
              <w:rPr>
                <w:ins w:id="734" w:author="Rachael Sumner" w:date="2026-05-29T15:16:00Z"/>
              </w:rPr>
            </w:pPr>
            <w:ins w:id="735" w:author="Rachael Sumner" w:date="2026-05-29T15:16:00Z">
              <w:r w:rsidRPr="0077333A">
                <w:t>2.5 (X)</w:t>
              </w:r>
            </w:ins>
          </w:p>
        </w:tc>
      </w:tr>
    </w:tbl>
    <w:p w14:paraId="04B78CD4" w14:textId="77777777" w:rsidR="0077333A" w:rsidRPr="0077333A" w:rsidDel="00A124AC" w:rsidRDefault="0077333A" w:rsidP="0077333A">
      <w:pPr>
        <w:rPr>
          <w:ins w:id="736" w:author="Rachael Sumner" w:date="2026-05-29T15:16:00Z"/>
          <w:del w:id="737" w:author="Kerr, Wesley" w:date="2026-05-20T10:04:00Z"/>
        </w:rPr>
      </w:pPr>
    </w:p>
    <w:p w14:paraId="457BA831" w14:textId="1A1A0CBA" w:rsidR="0077333A" w:rsidDel="0077333A" w:rsidRDefault="0077333A" w:rsidP="0077333A">
      <w:pPr>
        <w:rPr>
          <w:del w:id="738" w:author="Rachael Sumner" w:date="2026-05-29T15:18:00Z" w16du:dateUtc="2026-05-29T03:18:00Z"/>
        </w:rPr>
      </w:pPr>
      <w:ins w:id="739" w:author="Rachael Sumner" w:date="2026-05-29T15:16:00Z">
        <w:del w:id="740" w:author="Kerr, Wesley" w:date="2026-05-20T10:03:00Z">
          <w:r w:rsidRPr="0077333A" w:rsidDel="00A124AC">
            <w:delText xml:space="preserve">Values are cohort-level means from the full 100,000-participant run. </w:delText>
          </w:r>
        </w:del>
        <w:r w:rsidRPr="0077333A">
          <w:t xml:space="preserve">Cycle-length standard deviation (SD) was calculated across participants and not within participant. </w:t>
        </w:r>
        <w:del w:id="741" w:author="Kerr, Wesley" w:date="2026-05-20T10:04:00Z">
          <w:r w:rsidRPr="0077333A" w:rsidDel="00A124AC">
            <w:delText>is the mean within-</w:delText>
          </w:r>
        </w:del>
      </w:ins>
    </w:p>
    <w:p w14:paraId="14EDAEFE" w14:textId="2B74B677" w:rsidR="00544B2B" w:rsidRDefault="00000000">
      <w:del w:id="742" w:author="Rachael Sumner" w:date="2026-05-29T15:18:00Z" w16du:dateUtc="2026-05-29T03:18:00Z">
        <w:r w:rsidDel="0077333A">
          <w:delText>Values are cohort-level means from the full 100,000-participant run. Cycle-length SD is the mean within-participant cycle-length SD.</w:delText>
        </w:r>
      </w:del>
    </w:p>
    <w:p w14:paraId="226CBE8E" w14:textId="77777777" w:rsidR="0077333A" w:rsidRDefault="0077333A">
      <w:pPr>
        <w:spacing w:after="200" w:line="276" w:lineRule="auto"/>
        <w:rPr>
          <w:ins w:id="743" w:author="Rachael Sumner" w:date="2026-05-29T15:18:00Z" w16du:dateUtc="2026-05-29T03:18:00Z"/>
        </w:rPr>
      </w:pPr>
      <w:ins w:id="744" w:author="Rachael Sumner" w:date="2026-05-29T15:18:00Z" w16du:dateUtc="2026-05-29T03:18:00Z">
        <w:r>
          <w:br w:type="page"/>
        </w:r>
      </w:ins>
    </w:p>
    <w:p w14:paraId="7D5F0895" w14:textId="2B74299A" w:rsidR="00544B2B" w:rsidRDefault="00000000">
      <w:commentRangeStart w:id="745"/>
      <w:r>
        <w:lastRenderedPageBreak/>
        <w:t xml:space="preserve">Table </w:t>
      </w:r>
      <w:commentRangeEnd w:id="745"/>
      <w:r w:rsidR="0077333A">
        <w:rPr>
          <w:rStyle w:val="CommentReference"/>
          <w:sz w:val="24"/>
          <w:szCs w:val="22"/>
        </w:rPr>
        <w:commentReference w:id="745"/>
      </w:r>
      <w:r>
        <w:t>2. Key null false-positive results.</w:t>
      </w:r>
    </w:p>
    <w:tbl>
      <w:tblPr>
        <w:tblStyle w:val="TableGrid"/>
        <w:tblW w:w="0" w:type="auto"/>
        <w:jc w:val="center"/>
        <w:tblLook w:val="04A0" w:firstRow="1" w:lastRow="0" w:firstColumn="1" w:lastColumn="0" w:noHBand="0" w:noVBand="1"/>
      </w:tblPr>
      <w:tblGrid>
        <w:gridCol w:w="1348"/>
        <w:gridCol w:w="1186"/>
        <w:gridCol w:w="1367"/>
        <w:gridCol w:w="1291"/>
        <w:gridCol w:w="1173"/>
        <w:gridCol w:w="1285"/>
        <w:gridCol w:w="1700"/>
      </w:tblGrid>
      <w:tr w:rsidR="00544B2B" w14:paraId="55199225" w14:textId="77777777">
        <w:trPr>
          <w:cantSplit/>
          <w:tblHeader/>
          <w:jc w:val="center"/>
        </w:trPr>
        <w:tc>
          <w:tcPr>
            <w:tcW w:w="1656" w:type="dxa"/>
            <w:tcMar>
              <w:top w:w="80" w:type="dxa"/>
              <w:left w:w="80" w:type="dxa"/>
              <w:bottom w:w="80" w:type="dxa"/>
              <w:right w:w="80" w:type="dxa"/>
            </w:tcMar>
            <w:vAlign w:val="center"/>
          </w:tcPr>
          <w:p w14:paraId="41D932D1" w14:textId="77777777" w:rsidR="00544B2B" w:rsidRDefault="00000000">
            <w:pPr>
              <w:spacing w:line="240" w:lineRule="auto"/>
            </w:pPr>
            <w:r>
              <w:rPr>
                <w:b/>
                <w:sz w:val="18"/>
              </w:rPr>
              <w:t>Cohort</w:t>
            </w:r>
          </w:p>
        </w:tc>
        <w:tc>
          <w:tcPr>
            <w:tcW w:w="1944" w:type="dxa"/>
            <w:tcMar>
              <w:top w:w="80" w:type="dxa"/>
              <w:left w:w="80" w:type="dxa"/>
              <w:bottom w:w="80" w:type="dxa"/>
              <w:right w:w="80" w:type="dxa"/>
            </w:tcMar>
            <w:vAlign w:val="center"/>
          </w:tcPr>
          <w:p w14:paraId="447F4AFA" w14:textId="77777777" w:rsidR="00544B2B" w:rsidRDefault="00000000">
            <w:pPr>
              <w:spacing w:line="240" w:lineRule="auto"/>
            </w:pPr>
            <w:r>
              <w:rPr>
                <w:b/>
                <w:sz w:val="18"/>
              </w:rPr>
              <w:t>Analysis setting</w:t>
            </w:r>
          </w:p>
        </w:tc>
        <w:tc>
          <w:tcPr>
            <w:tcW w:w="2232" w:type="dxa"/>
            <w:tcMar>
              <w:top w:w="80" w:type="dxa"/>
              <w:left w:w="80" w:type="dxa"/>
              <w:bottom w:w="80" w:type="dxa"/>
              <w:right w:w="80" w:type="dxa"/>
            </w:tcMar>
            <w:vAlign w:val="center"/>
          </w:tcPr>
          <w:p w14:paraId="626C247F" w14:textId="77777777" w:rsidR="00544B2B" w:rsidRDefault="00000000">
            <w:pPr>
              <w:spacing w:line="240" w:lineRule="auto"/>
            </w:pPr>
            <w:r>
              <w:rPr>
                <w:b/>
                <w:sz w:val="18"/>
              </w:rPr>
              <w:t>Definition</w:t>
            </w:r>
          </w:p>
        </w:tc>
        <w:tc>
          <w:tcPr>
            <w:tcW w:w="1584" w:type="dxa"/>
            <w:tcMar>
              <w:top w:w="80" w:type="dxa"/>
              <w:left w:w="80" w:type="dxa"/>
              <w:bottom w:w="80" w:type="dxa"/>
              <w:right w:w="80" w:type="dxa"/>
            </w:tcMar>
            <w:vAlign w:val="center"/>
          </w:tcPr>
          <w:p w14:paraId="69C10782" w14:textId="77777777" w:rsidR="00544B2B" w:rsidRDefault="00000000">
            <w:pPr>
              <w:spacing w:line="240" w:lineRule="auto"/>
            </w:pPr>
            <w:r>
              <w:rPr>
                <w:b/>
                <w:sz w:val="18"/>
              </w:rPr>
              <w:t>Classifiable denominator</w:t>
            </w:r>
          </w:p>
        </w:tc>
        <w:tc>
          <w:tcPr>
            <w:tcW w:w="1656" w:type="dxa"/>
            <w:tcMar>
              <w:top w:w="80" w:type="dxa"/>
              <w:left w:w="80" w:type="dxa"/>
              <w:bottom w:w="80" w:type="dxa"/>
              <w:right w:w="80" w:type="dxa"/>
            </w:tcMar>
            <w:vAlign w:val="center"/>
          </w:tcPr>
          <w:p w14:paraId="2D49EB3B" w14:textId="77777777" w:rsidR="00544B2B" w:rsidRDefault="00000000">
            <w:pPr>
              <w:spacing w:line="240" w:lineRule="auto"/>
            </w:pPr>
            <w:r>
              <w:rPr>
                <w:b/>
                <w:sz w:val="18"/>
              </w:rPr>
              <w:t>Main result</w:t>
            </w:r>
          </w:p>
        </w:tc>
        <w:tc>
          <w:tcPr>
            <w:tcW w:w="1296" w:type="dxa"/>
            <w:tcMar>
              <w:top w:w="80" w:type="dxa"/>
              <w:left w:w="80" w:type="dxa"/>
              <w:bottom w:w="80" w:type="dxa"/>
              <w:right w:w="80" w:type="dxa"/>
            </w:tcMar>
            <w:vAlign w:val="center"/>
          </w:tcPr>
          <w:p w14:paraId="07D20A95" w14:textId="77777777" w:rsidR="00544B2B" w:rsidRDefault="00000000">
            <w:pPr>
              <w:spacing w:line="240" w:lineRule="auto"/>
            </w:pPr>
            <w:r>
              <w:rPr>
                <w:b/>
                <w:sz w:val="18"/>
              </w:rPr>
              <w:t>Indeterminate</w:t>
            </w:r>
          </w:p>
        </w:tc>
        <w:tc>
          <w:tcPr>
            <w:tcW w:w="2880" w:type="dxa"/>
            <w:tcMar>
              <w:top w:w="80" w:type="dxa"/>
              <w:left w:w="80" w:type="dxa"/>
              <w:bottom w:w="80" w:type="dxa"/>
              <w:right w:w="80" w:type="dxa"/>
            </w:tcMar>
            <w:vAlign w:val="center"/>
          </w:tcPr>
          <w:p w14:paraId="1FECA8EF" w14:textId="77777777" w:rsidR="00544B2B" w:rsidRDefault="00000000">
            <w:pPr>
              <w:spacing w:line="240" w:lineRule="auto"/>
            </w:pPr>
            <w:r>
              <w:rPr>
                <w:b/>
                <w:sz w:val="18"/>
              </w:rPr>
              <w:t>Benchmark probabilities</w:t>
            </w:r>
          </w:p>
        </w:tc>
      </w:tr>
      <w:tr w:rsidR="00544B2B" w14:paraId="078FFD16" w14:textId="77777777">
        <w:trPr>
          <w:cantSplit/>
          <w:jc w:val="center"/>
        </w:trPr>
        <w:tc>
          <w:tcPr>
            <w:tcW w:w="1337" w:type="dxa"/>
            <w:tcMar>
              <w:top w:w="80" w:type="dxa"/>
              <w:left w:w="80" w:type="dxa"/>
              <w:bottom w:w="80" w:type="dxa"/>
              <w:right w:w="80" w:type="dxa"/>
            </w:tcMar>
            <w:vAlign w:val="center"/>
          </w:tcPr>
          <w:p w14:paraId="51086D8E"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4B5FD1CD"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360090EC"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4EC47358" w14:textId="77777777" w:rsidR="00544B2B" w:rsidRDefault="00000000">
            <w:pPr>
              <w:spacing w:line="240" w:lineRule="auto"/>
            </w:pPr>
            <w:r>
              <w:rPr>
                <w:sz w:val="18"/>
              </w:rPr>
              <w:t>49,605 / 50,000</w:t>
            </w:r>
          </w:p>
        </w:tc>
        <w:tc>
          <w:tcPr>
            <w:tcW w:w="1337" w:type="dxa"/>
            <w:tcMar>
              <w:top w:w="80" w:type="dxa"/>
              <w:left w:w="80" w:type="dxa"/>
              <w:bottom w:w="80" w:type="dxa"/>
              <w:right w:w="80" w:type="dxa"/>
            </w:tcMar>
            <w:vAlign w:val="center"/>
          </w:tcPr>
          <w:p w14:paraId="6189C6FE" w14:textId="77777777" w:rsidR="00544B2B" w:rsidRDefault="00000000">
            <w:pPr>
              <w:spacing w:line="240" w:lineRule="auto"/>
            </w:pPr>
            <w:r>
              <w:rPr>
                <w:sz w:val="18"/>
              </w:rPr>
              <w:t>11.2% (11.0%-11.5%)</w:t>
            </w:r>
          </w:p>
        </w:tc>
        <w:tc>
          <w:tcPr>
            <w:tcW w:w="1337" w:type="dxa"/>
            <w:tcMar>
              <w:top w:w="80" w:type="dxa"/>
              <w:left w:w="80" w:type="dxa"/>
              <w:bottom w:w="80" w:type="dxa"/>
              <w:right w:w="80" w:type="dxa"/>
            </w:tcMar>
            <w:vAlign w:val="center"/>
          </w:tcPr>
          <w:p w14:paraId="7DA3D7CF" w14:textId="77777777" w:rsidR="00544B2B" w:rsidRDefault="00000000">
            <w:pPr>
              <w:spacing w:line="240" w:lineRule="auto"/>
            </w:pPr>
            <w:r>
              <w:rPr>
                <w:sz w:val="18"/>
              </w:rPr>
              <w:t>0.8%</w:t>
            </w:r>
          </w:p>
        </w:tc>
        <w:tc>
          <w:tcPr>
            <w:tcW w:w="1337" w:type="dxa"/>
            <w:tcMar>
              <w:top w:w="80" w:type="dxa"/>
              <w:left w:w="80" w:type="dxa"/>
              <w:bottom w:w="80" w:type="dxa"/>
              <w:right w:w="80" w:type="dxa"/>
            </w:tcMar>
            <w:vAlign w:val="center"/>
          </w:tcPr>
          <w:p w14:paraId="119B22BA" w14:textId="77777777" w:rsidR="00544B2B" w:rsidRDefault="00000000">
            <w:pPr>
              <w:spacing w:line="240" w:lineRule="auto"/>
            </w:pPr>
            <w:r>
              <w:rPr>
                <w:sz w:val="18"/>
              </w:rPr>
              <w:t>Not applicable</w:t>
            </w:r>
          </w:p>
        </w:tc>
      </w:tr>
      <w:tr w:rsidR="00544B2B" w14:paraId="5A6511B5" w14:textId="77777777">
        <w:trPr>
          <w:cantSplit/>
          <w:jc w:val="center"/>
        </w:trPr>
        <w:tc>
          <w:tcPr>
            <w:tcW w:w="1337" w:type="dxa"/>
            <w:tcMar>
              <w:top w:w="80" w:type="dxa"/>
              <w:left w:w="80" w:type="dxa"/>
              <w:bottom w:w="80" w:type="dxa"/>
              <w:right w:w="80" w:type="dxa"/>
            </w:tcMar>
            <w:vAlign w:val="center"/>
          </w:tcPr>
          <w:p w14:paraId="39ECDB5B"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4EA80BE6"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1FDD483B" w14:textId="77777777" w:rsidR="00544B2B" w:rsidRDefault="00000000">
            <w:pPr>
              <w:spacing w:line="240" w:lineRule="auto"/>
            </w:pPr>
            <w:r>
              <w:rPr>
                <w:sz w:val="18"/>
              </w:rPr>
              <w:t>Windowed Herzog with minimum data</w:t>
            </w:r>
          </w:p>
        </w:tc>
        <w:tc>
          <w:tcPr>
            <w:tcW w:w="1337" w:type="dxa"/>
            <w:tcMar>
              <w:top w:w="80" w:type="dxa"/>
              <w:left w:w="80" w:type="dxa"/>
              <w:bottom w:w="80" w:type="dxa"/>
              <w:right w:w="80" w:type="dxa"/>
            </w:tcMar>
            <w:vAlign w:val="center"/>
          </w:tcPr>
          <w:p w14:paraId="0728B277" w14:textId="77777777" w:rsidR="00544B2B" w:rsidRDefault="00000000">
            <w:pPr>
              <w:spacing w:line="240" w:lineRule="auto"/>
            </w:pPr>
            <w:r>
              <w:rPr>
                <w:sz w:val="18"/>
              </w:rPr>
              <w:t>48,359 / 50,000</w:t>
            </w:r>
          </w:p>
        </w:tc>
        <w:tc>
          <w:tcPr>
            <w:tcW w:w="1337" w:type="dxa"/>
            <w:tcMar>
              <w:top w:w="80" w:type="dxa"/>
              <w:left w:w="80" w:type="dxa"/>
              <w:bottom w:w="80" w:type="dxa"/>
              <w:right w:w="80" w:type="dxa"/>
            </w:tcMar>
            <w:vAlign w:val="center"/>
          </w:tcPr>
          <w:p w14:paraId="3F532718" w14:textId="77777777" w:rsidR="00544B2B" w:rsidRDefault="00000000">
            <w:pPr>
              <w:spacing w:line="240" w:lineRule="auto"/>
            </w:pPr>
            <w:r>
              <w:rPr>
                <w:sz w:val="18"/>
              </w:rPr>
              <w:t>10.2% (9.9%-10.5%)</w:t>
            </w:r>
          </w:p>
        </w:tc>
        <w:tc>
          <w:tcPr>
            <w:tcW w:w="1337" w:type="dxa"/>
            <w:tcMar>
              <w:top w:w="80" w:type="dxa"/>
              <w:left w:w="80" w:type="dxa"/>
              <w:bottom w:w="80" w:type="dxa"/>
              <w:right w:w="80" w:type="dxa"/>
            </w:tcMar>
            <w:vAlign w:val="center"/>
          </w:tcPr>
          <w:p w14:paraId="740F8F78"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13FFE0F0" w14:textId="77777777" w:rsidR="00544B2B" w:rsidRDefault="00000000">
            <w:pPr>
              <w:spacing w:line="240" w:lineRule="auto"/>
            </w:pPr>
            <w:r>
              <w:rPr>
                <w:sz w:val="18"/>
              </w:rPr>
              <w:t>Not applicable</w:t>
            </w:r>
          </w:p>
        </w:tc>
      </w:tr>
      <w:tr w:rsidR="00544B2B" w14:paraId="4CA389AC" w14:textId="77777777">
        <w:trPr>
          <w:cantSplit/>
          <w:jc w:val="center"/>
        </w:trPr>
        <w:tc>
          <w:tcPr>
            <w:tcW w:w="1337" w:type="dxa"/>
            <w:tcMar>
              <w:top w:w="80" w:type="dxa"/>
              <w:left w:w="80" w:type="dxa"/>
              <w:bottom w:w="80" w:type="dxa"/>
              <w:right w:w="80" w:type="dxa"/>
            </w:tcMar>
            <w:vAlign w:val="center"/>
          </w:tcPr>
          <w:p w14:paraId="72652145"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2CBA5013"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029EB40F" w14:textId="77777777" w:rsidR="00544B2B" w:rsidRDefault="00000000">
            <w:pPr>
              <w:spacing w:line="240" w:lineRule="auto"/>
            </w:pPr>
            <w:r>
              <w:rPr>
                <w:sz w:val="18"/>
              </w:rPr>
              <w:t>Negative-binomial regression, stabilized dispersion</w:t>
            </w:r>
          </w:p>
        </w:tc>
        <w:tc>
          <w:tcPr>
            <w:tcW w:w="1337" w:type="dxa"/>
            <w:tcMar>
              <w:top w:w="80" w:type="dxa"/>
              <w:left w:w="80" w:type="dxa"/>
              <w:bottom w:w="80" w:type="dxa"/>
              <w:right w:w="80" w:type="dxa"/>
            </w:tcMar>
            <w:vAlign w:val="center"/>
          </w:tcPr>
          <w:p w14:paraId="1D6E5E0C" w14:textId="77777777" w:rsidR="00544B2B" w:rsidRDefault="00000000">
            <w:pPr>
              <w:spacing w:line="240" w:lineRule="auto"/>
            </w:pPr>
            <w:r>
              <w:rPr>
                <w:sz w:val="18"/>
              </w:rPr>
              <w:t>48,359 / 50,000</w:t>
            </w:r>
          </w:p>
        </w:tc>
        <w:tc>
          <w:tcPr>
            <w:tcW w:w="1337" w:type="dxa"/>
            <w:tcMar>
              <w:top w:w="80" w:type="dxa"/>
              <w:left w:w="80" w:type="dxa"/>
              <w:bottom w:w="80" w:type="dxa"/>
              <w:right w:w="80" w:type="dxa"/>
            </w:tcMar>
            <w:vAlign w:val="center"/>
          </w:tcPr>
          <w:p w14:paraId="2E1AA77D" w14:textId="77777777" w:rsidR="00544B2B" w:rsidRDefault="00000000">
            <w:pPr>
              <w:spacing w:line="240" w:lineRule="auto"/>
            </w:pPr>
            <w:r>
              <w:rPr>
                <w:sz w:val="18"/>
              </w:rPr>
              <w:t>4.1% (3.9%-4.2%)</w:t>
            </w:r>
          </w:p>
        </w:tc>
        <w:tc>
          <w:tcPr>
            <w:tcW w:w="1337" w:type="dxa"/>
            <w:tcMar>
              <w:top w:w="80" w:type="dxa"/>
              <w:left w:w="80" w:type="dxa"/>
              <w:bottom w:w="80" w:type="dxa"/>
              <w:right w:w="80" w:type="dxa"/>
            </w:tcMar>
            <w:vAlign w:val="center"/>
          </w:tcPr>
          <w:p w14:paraId="4F982892"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1B5951CB" w14:textId="77777777" w:rsidR="00544B2B" w:rsidRDefault="00000000">
            <w:pPr>
              <w:spacing w:line="240" w:lineRule="auto"/>
            </w:pPr>
            <w:r>
              <w:rPr>
                <w:sz w:val="18"/>
              </w:rPr>
              <w:t>Not applicable</w:t>
            </w:r>
          </w:p>
        </w:tc>
      </w:tr>
      <w:tr w:rsidR="00544B2B" w14:paraId="09B08726" w14:textId="77777777">
        <w:trPr>
          <w:cantSplit/>
          <w:jc w:val="center"/>
        </w:trPr>
        <w:tc>
          <w:tcPr>
            <w:tcW w:w="1337" w:type="dxa"/>
            <w:tcMar>
              <w:top w:w="80" w:type="dxa"/>
              <w:left w:w="80" w:type="dxa"/>
              <w:bottom w:w="80" w:type="dxa"/>
              <w:right w:w="80" w:type="dxa"/>
            </w:tcMar>
            <w:vAlign w:val="center"/>
          </w:tcPr>
          <w:p w14:paraId="38E57CC7"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56F0AA58" w14:textId="77777777" w:rsidR="00544B2B" w:rsidRDefault="00000000">
            <w:pPr>
              <w:spacing w:line="240" w:lineRule="auto"/>
            </w:pPr>
            <w:r>
              <w:rPr>
                <w:sz w:val="18"/>
              </w:rPr>
              <w:t>3 complete cycles</w:t>
            </w:r>
          </w:p>
        </w:tc>
        <w:tc>
          <w:tcPr>
            <w:tcW w:w="1337" w:type="dxa"/>
            <w:tcMar>
              <w:top w:w="80" w:type="dxa"/>
              <w:left w:w="80" w:type="dxa"/>
              <w:bottom w:w="80" w:type="dxa"/>
              <w:right w:w="80" w:type="dxa"/>
            </w:tcMar>
            <w:vAlign w:val="center"/>
          </w:tcPr>
          <w:p w14:paraId="69C3D9D1" w14:textId="77777777" w:rsidR="00544B2B" w:rsidRDefault="00000000">
            <w:pPr>
              <w:spacing w:line="240" w:lineRule="auto"/>
            </w:pPr>
            <w:r>
              <w:rPr>
                <w:sz w:val="18"/>
              </w:rPr>
              <w:t>Exact Herzog 2004, any pattern</w:t>
            </w:r>
          </w:p>
        </w:tc>
        <w:tc>
          <w:tcPr>
            <w:tcW w:w="1337" w:type="dxa"/>
            <w:tcMar>
              <w:top w:w="80" w:type="dxa"/>
              <w:left w:w="80" w:type="dxa"/>
              <w:bottom w:w="80" w:type="dxa"/>
              <w:right w:w="80" w:type="dxa"/>
            </w:tcMar>
            <w:vAlign w:val="center"/>
          </w:tcPr>
          <w:p w14:paraId="19881DB1" w14:textId="77777777" w:rsidR="00544B2B" w:rsidRDefault="00000000">
            <w:pPr>
              <w:spacing w:line="240" w:lineRule="auto"/>
            </w:pPr>
            <w:r>
              <w:rPr>
                <w:sz w:val="18"/>
              </w:rPr>
              <w:t>23,101 / 50,000</w:t>
            </w:r>
          </w:p>
        </w:tc>
        <w:tc>
          <w:tcPr>
            <w:tcW w:w="1337" w:type="dxa"/>
            <w:tcMar>
              <w:top w:w="80" w:type="dxa"/>
              <w:left w:w="80" w:type="dxa"/>
              <w:bottom w:w="80" w:type="dxa"/>
              <w:right w:w="80" w:type="dxa"/>
            </w:tcMar>
            <w:vAlign w:val="center"/>
          </w:tcPr>
          <w:p w14:paraId="15E7BEF5" w14:textId="77777777" w:rsidR="00544B2B" w:rsidRDefault="00000000">
            <w:pPr>
              <w:spacing w:line="240" w:lineRule="auto"/>
            </w:pPr>
            <w:r>
              <w:rPr>
                <w:sz w:val="18"/>
              </w:rPr>
              <w:t>50.3% (49.6%-50.9%)</w:t>
            </w:r>
          </w:p>
        </w:tc>
        <w:tc>
          <w:tcPr>
            <w:tcW w:w="1337" w:type="dxa"/>
            <w:tcMar>
              <w:top w:w="80" w:type="dxa"/>
              <w:left w:w="80" w:type="dxa"/>
              <w:bottom w:w="80" w:type="dxa"/>
              <w:right w:w="80" w:type="dxa"/>
            </w:tcMar>
            <w:vAlign w:val="center"/>
          </w:tcPr>
          <w:p w14:paraId="7695848F" w14:textId="77777777" w:rsidR="00544B2B" w:rsidRDefault="00000000">
            <w:pPr>
              <w:spacing w:line="240" w:lineRule="auto"/>
            </w:pPr>
            <w:r>
              <w:rPr>
                <w:sz w:val="18"/>
              </w:rPr>
              <w:t>53.8%</w:t>
            </w:r>
          </w:p>
        </w:tc>
        <w:tc>
          <w:tcPr>
            <w:tcW w:w="1337" w:type="dxa"/>
            <w:tcMar>
              <w:top w:w="80" w:type="dxa"/>
              <w:left w:w="80" w:type="dxa"/>
              <w:bottom w:w="80" w:type="dxa"/>
              <w:right w:w="80" w:type="dxa"/>
            </w:tcMar>
            <w:vAlign w:val="center"/>
          </w:tcPr>
          <w:p w14:paraId="610B4DB2" w14:textId="77777777" w:rsidR="00544B2B" w:rsidRDefault="00000000">
            <w:pPr>
              <w:spacing w:line="240" w:lineRule="auto"/>
            </w:pPr>
            <w:r>
              <w:rPr>
                <w:sz w:val="18"/>
              </w:rPr>
              <w:t>Not applicable</w:t>
            </w:r>
          </w:p>
        </w:tc>
      </w:tr>
      <w:tr w:rsidR="00544B2B" w14:paraId="197C5BEF" w14:textId="77777777">
        <w:trPr>
          <w:cantSplit/>
          <w:jc w:val="center"/>
        </w:trPr>
        <w:tc>
          <w:tcPr>
            <w:tcW w:w="1337" w:type="dxa"/>
            <w:tcMar>
              <w:top w:w="80" w:type="dxa"/>
              <w:left w:w="80" w:type="dxa"/>
              <w:bottom w:w="80" w:type="dxa"/>
              <w:right w:w="80" w:type="dxa"/>
            </w:tcMar>
            <w:vAlign w:val="center"/>
          </w:tcPr>
          <w:p w14:paraId="543D7C58" w14:textId="77777777" w:rsidR="00544B2B" w:rsidRDefault="00000000">
            <w:pPr>
              <w:spacing w:line="240" w:lineRule="auto"/>
            </w:pPr>
            <w:r>
              <w:rPr>
                <w:sz w:val="18"/>
              </w:rPr>
              <w:t>healthy ovulatory</w:t>
            </w:r>
          </w:p>
        </w:tc>
        <w:tc>
          <w:tcPr>
            <w:tcW w:w="1337" w:type="dxa"/>
            <w:tcMar>
              <w:top w:w="80" w:type="dxa"/>
              <w:left w:w="80" w:type="dxa"/>
              <w:bottom w:w="80" w:type="dxa"/>
              <w:right w:w="80" w:type="dxa"/>
            </w:tcMar>
            <w:vAlign w:val="center"/>
          </w:tcPr>
          <w:p w14:paraId="55D81701" w14:textId="77777777" w:rsidR="00544B2B" w:rsidRDefault="00000000">
            <w:pPr>
              <w:spacing w:line="240" w:lineRule="auto"/>
            </w:pPr>
            <w:r>
              <w:rPr>
                <w:sz w:val="18"/>
              </w:rPr>
              <w:t>10,000 n=30 studies; 3-month windows</w:t>
            </w:r>
          </w:p>
        </w:tc>
        <w:tc>
          <w:tcPr>
            <w:tcW w:w="1337" w:type="dxa"/>
            <w:tcMar>
              <w:top w:w="80" w:type="dxa"/>
              <w:left w:w="80" w:type="dxa"/>
              <w:bottom w:w="80" w:type="dxa"/>
              <w:right w:w="80" w:type="dxa"/>
            </w:tcMar>
            <w:vAlign w:val="center"/>
          </w:tcPr>
          <w:p w14:paraId="5DF775CD"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796F1DA6" w14:textId="77777777" w:rsidR="00544B2B" w:rsidRDefault="00000000">
            <w:pPr>
              <w:spacing w:line="240" w:lineRule="auto"/>
            </w:pPr>
            <w:r>
              <w:rPr>
                <w:sz w:val="18"/>
              </w:rPr>
              <w:t>All 30 participants</w:t>
            </w:r>
          </w:p>
        </w:tc>
        <w:tc>
          <w:tcPr>
            <w:tcW w:w="1337" w:type="dxa"/>
            <w:tcMar>
              <w:top w:w="80" w:type="dxa"/>
              <w:left w:w="80" w:type="dxa"/>
              <w:bottom w:w="80" w:type="dxa"/>
              <w:right w:w="80" w:type="dxa"/>
            </w:tcMar>
            <w:vAlign w:val="center"/>
          </w:tcPr>
          <w:p w14:paraId="36D163E3" w14:textId="77777777" w:rsidR="00544B2B" w:rsidRDefault="00000000">
            <w:pPr>
              <w:spacing w:line="240" w:lineRule="auto"/>
            </w:pPr>
            <w:r>
              <w:rPr>
                <w:sz w:val="18"/>
              </w:rPr>
              <w:t>Mean apparent prevalence 37.5%</w:t>
            </w:r>
          </w:p>
        </w:tc>
        <w:tc>
          <w:tcPr>
            <w:tcW w:w="1337" w:type="dxa"/>
            <w:tcMar>
              <w:top w:w="80" w:type="dxa"/>
              <w:left w:w="80" w:type="dxa"/>
              <w:bottom w:w="80" w:type="dxa"/>
              <w:right w:w="80" w:type="dxa"/>
            </w:tcMar>
            <w:vAlign w:val="center"/>
          </w:tcPr>
          <w:p w14:paraId="19F1DB9A" w14:textId="77777777" w:rsidR="00544B2B" w:rsidRDefault="00000000">
            <w:pPr>
              <w:spacing w:line="240" w:lineRule="auto"/>
            </w:pPr>
            <w:r>
              <w:rPr>
                <w:sz w:val="18"/>
              </w:rPr>
              <w:t>Not applicable</w:t>
            </w:r>
          </w:p>
        </w:tc>
        <w:tc>
          <w:tcPr>
            <w:tcW w:w="1337" w:type="dxa"/>
            <w:tcMar>
              <w:top w:w="80" w:type="dxa"/>
              <w:left w:w="80" w:type="dxa"/>
              <w:bottom w:w="80" w:type="dxa"/>
              <w:right w:w="80" w:type="dxa"/>
            </w:tcMar>
            <w:vAlign w:val="center"/>
          </w:tcPr>
          <w:p w14:paraId="6E825824" w14:textId="77777777" w:rsidR="00544B2B" w:rsidRDefault="00000000">
            <w:pPr>
              <w:spacing w:line="240" w:lineRule="auto"/>
            </w:pPr>
            <w:r>
              <w:rPr>
                <w:sz w:val="18"/>
              </w:rPr>
              <w:t>45.9%; 19.7%</w:t>
            </w:r>
          </w:p>
        </w:tc>
      </w:tr>
      <w:tr w:rsidR="00544B2B" w14:paraId="1E85B345" w14:textId="77777777">
        <w:trPr>
          <w:cantSplit/>
          <w:jc w:val="center"/>
        </w:trPr>
        <w:tc>
          <w:tcPr>
            <w:tcW w:w="1337" w:type="dxa"/>
            <w:tcMar>
              <w:top w:w="80" w:type="dxa"/>
              <w:left w:w="80" w:type="dxa"/>
              <w:bottom w:w="80" w:type="dxa"/>
              <w:right w:w="80" w:type="dxa"/>
            </w:tcMar>
            <w:vAlign w:val="center"/>
          </w:tcPr>
          <w:p w14:paraId="52DFA73B"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691F603E"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73BC143F"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11619A0B" w14:textId="77777777" w:rsidR="00544B2B" w:rsidRDefault="00000000">
            <w:pPr>
              <w:spacing w:line="240" w:lineRule="auto"/>
            </w:pPr>
            <w:r>
              <w:rPr>
                <w:sz w:val="18"/>
              </w:rPr>
              <w:t>49,587 / 50,000</w:t>
            </w:r>
          </w:p>
        </w:tc>
        <w:tc>
          <w:tcPr>
            <w:tcW w:w="1337" w:type="dxa"/>
            <w:tcMar>
              <w:top w:w="80" w:type="dxa"/>
              <w:left w:w="80" w:type="dxa"/>
              <w:bottom w:w="80" w:type="dxa"/>
              <w:right w:w="80" w:type="dxa"/>
            </w:tcMar>
            <w:vAlign w:val="center"/>
          </w:tcPr>
          <w:p w14:paraId="685F53B6" w14:textId="77777777" w:rsidR="00544B2B" w:rsidRDefault="00000000">
            <w:pPr>
              <w:spacing w:line="240" w:lineRule="auto"/>
            </w:pPr>
            <w:r>
              <w:rPr>
                <w:sz w:val="18"/>
              </w:rPr>
              <w:t>36.3% (35.8%-36.7%)</w:t>
            </w:r>
          </w:p>
        </w:tc>
        <w:tc>
          <w:tcPr>
            <w:tcW w:w="1337" w:type="dxa"/>
            <w:tcMar>
              <w:top w:w="80" w:type="dxa"/>
              <w:left w:w="80" w:type="dxa"/>
              <w:bottom w:w="80" w:type="dxa"/>
              <w:right w:w="80" w:type="dxa"/>
            </w:tcMar>
            <w:vAlign w:val="center"/>
          </w:tcPr>
          <w:p w14:paraId="2C1B6468" w14:textId="77777777" w:rsidR="00544B2B" w:rsidRDefault="00000000">
            <w:pPr>
              <w:spacing w:line="240" w:lineRule="auto"/>
            </w:pPr>
            <w:r>
              <w:rPr>
                <w:sz w:val="18"/>
              </w:rPr>
              <w:t>0.8%</w:t>
            </w:r>
          </w:p>
        </w:tc>
        <w:tc>
          <w:tcPr>
            <w:tcW w:w="1337" w:type="dxa"/>
            <w:tcMar>
              <w:top w:w="80" w:type="dxa"/>
              <w:left w:w="80" w:type="dxa"/>
              <w:bottom w:w="80" w:type="dxa"/>
              <w:right w:w="80" w:type="dxa"/>
            </w:tcMar>
            <w:vAlign w:val="center"/>
          </w:tcPr>
          <w:p w14:paraId="31E7A3DA" w14:textId="77777777" w:rsidR="00544B2B" w:rsidRDefault="00000000">
            <w:pPr>
              <w:spacing w:line="240" w:lineRule="auto"/>
            </w:pPr>
            <w:r>
              <w:rPr>
                <w:sz w:val="18"/>
              </w:rPr>
              <w:t>Not applicable</w:t>
            </w:r>
          </w:p>
        </w:tc>
      </w:tr>
      <w:tr w:rsidR="00544B2B" w14:paraId="4A7997D0" w14:textId="77777777">
        <w:trPr>
          <w:cantSplit/>
          <w:jc w:val="center"/>
        </w:trPr>
        <w:tc>
          <w:tcPr>
            <w:tcW w:w="1337" w:type="dxa"/>
            <w:tcMar>
              <w:top w:w="80" w:type="dxa"/>
              <w:left w:w="80" w:type="dxa"/>
              <w:bottom w:w="80" w:type="dxa"/>
              <w:right w:w="80" w:type="dxa"/>
            </w:tcMar>
            <w:vAlign w:val="center"/>
          </w:tcPr>
          <w:p w14:paraId="0A3B2613"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1A306FBC"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4F3B480D" w14:textId="77777777" w:rsidR="00544B2B" w:rsidRDefault="00000000">
            <w:pPr>
              <w:spacing w:line="240" w:lineRule="auto"/>
            </w:pPr>
            <w:r>
              <w:rPr>
                <w:sz w:val="18"/>
              </w:rPr>
              <w:t>Windowed Herzog with minimum data</w:t>
            </w:r>
          </w:p>
        </w:tc>
        <w:tc>
          <w:tcPr>
            <w:tcW w:w="1337" w:type="dxa"/>
            <w:tcMar>
              <w:top w:w="80" w:type="dxa"/>
              <w:left w:w="80" w:type="dxa"/>
              <w:bottom w:w="80" w:type="dxa"/>
              <w:right w:w="80" w:type="dxa"/>
            </w:tcMar>
            <w:vAlign w:val="center"/>
          </w:tcPr>
          <w:p w14:paraId="304802E0" w14:textId="77777777" w:rsidR="00544B2B" w:rsidRDefault="00000000">
            <w:pPr>
              <w:spacing w:line="240" w:lineRule="auto"/>
            </w:pPr>
            <w:r>
              <w:rPr>
                <w:sz w:val="18"/>
              </w:rPr>
              <w:t>48,333 / 50,000</w:t>
            </w:r>
          </w:p>
        </w:tc>
        <w:tc>
          <w:tcPr>
            <w:tcW w:w="1337" w:type="dxa"/>
            <w:tcMar>
              <w:top w:w="80" w:type="dxa"/>
              <w:left w:w="80" w:type="dxa"/>
              <w:bottom w:w="80" w:type="dxa"/>
              <w:right w:w="80" w:type="dxa"/>
            </w:tcMar>
            <w:vAlign w:val="center"/>
          </w:tcPr>
          <w:p w14:paraId="55A31148" w14:textId="77777777" w:rsidR="00544B2B" w:rsidRDefault="00000000">
            <w:pPr>
              <w:spacing w:line="240" w:lineRule="auto"/>
            </w:pPr>
            <w:r>
              <w:rPr>
                <w:sz w:val="18"/>
              </w:rPr>
              <w:t>35.6% (35.2%-36.0%)</w:t>
            </w:r>
          </w:p>
        </w:tc>
        <w:tc>
          <w:tcPr>
            <w:tcW w:w="1337" w:type="dxa"/>
            <w:tcMar>
              <w:top w:w="80" w:type="dxa"/>
              <w:left w:w="80" w:type="dxa"/>
              <w:bottom w:w="80" w:type="dxa"/>
              <w:right w:w="80" w:type="dxa"/>
            </w:tcMar>
            <w:vAlign w:val="center"/>
          </w:tcPr>
          <w:p w14:paraId="6BDAE30D"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47455924" w14:textId="77777777" w:rsidR="00544B2B" w:rsidRDefault="00000000">
            <w:pPr>
              <w:spacing w:line="240" w:lineRule="auto"/>
            </w:pPr>
            <w:r>
              <w:rPr>
                <w:sz w:val="18"/>
              </w:rPr>
              <w:t>Not applicable</w:t>
            </w:r>
          </w:p>
        </w:tc>
      </w:tr>
      <w:tr w:rsidR="00544B2B" w14:paraId="2DE0D7B5" w14:textId="77777777">
        <w:trPr>
          <w:cantSplit/>
          <w:jc w:val="center"/>
        </w:trPr>
        <w:tc>
          <w:tcPr>
            <w:tcW w:w="1337" w:type="dxa"/>
            <w:tcMar>
              <w:top w:w="80" w:type="dxa"/>
              <w:left w:w="80" w:type="dxa"/>
              <w:bottom w:w="80" w:type="dxa"/>
              <w:right w:w="80" w:type="dxa"/>
            </w:tcMar>
            <w:vAlign w:val="center"/>
          </w:tcPr>
          <w:p w14:paraId="35C1E952"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6B20B1B3" w14:textId="77777777" w:rsidR="00544B2B" w:rsidRDefault="00000000">
            <w:pPr>
              <w:spacing w:line="240" w:lineRule="auto"/>
            </w:pPr>
            <w:r>
              <w:rPr>
                <w:sz w:val="18"/>
              </w:rPr>
              <w:t>36-month full diary</w:t>
            </w:r>
          </w:p>
        </w:tc>
        <w:tc>
          <w:tcPr>
            <w:tcW w:w="1337" w:type="dxa"/>
            <w:tcMar>
              <w:top w:w="80" w:type="dxa"/>
              <w:left w:w="80" w:type="dxa"/>
              <w:bottom w:w="80" w:type="dxa"/>
              <w:right w:w="80" w:type="dxa"/>
            </w:tcMar>
            <w:vAlign w:val="center"/>
          </w:tcPr>
          <w:p w14:paraId="604E01BB" w14:textId="77777777" w:rsidR="00544B2B" w:rsidRDefault="00000000">
            <w:pPr>
              <w:spacing w:line="240" w:lineRule="auto"/>
            </w:pPr>
            <w:r>
              <w:rPr>
                <w:sz w:val="18"/>
              </w:rPr>
              <w:t>Negative-binomial regression, stabilized dispersion</w:t>
            </w:r>
          </w:p>
        </w:tc>
        <w:tc>
          <w:tcPr>
            <w:tcW w:w="1337" w:type="dxa"/>
            <w:tcMar>
              <w:top w:w="80" w:type="dxa"/>
              <w:left w:w="80" w:type="dxa"/>
              <w:bottom w:w="80" w:type="dxa"/>
              <w:right w:w="80" w:type="dxa"/>
            </w:tcMar>
            <w:vAlign w:val="center"/>
          </w:tcPr>
          <w:p w14:paraId="2BA55DBE" w14:textId="77777777" w:rsidR="00544B2B" w:rsidRDefault="00000000">
            <w:pPr>
              <w:spacing w:line="240" w:lineRule="auto"/>
            </w:pPr>
            <w:r>
              <w:rPr>
                <w:sz w:val="18"/>
              </w:rPr>
              <w:t>48,333 / 50,000</w:t>
            </w:r>
          </w:p>
        </w:tc>
        <w:tc>
          <w:tcPr>
            <w:tcW w:w="1337" w:type="dxa"/>
            <w:tcMar>
              <w:top w:w="80" w:type="dxa"/>
              <w:left w:w="80" w:type="dxa"/>
              <w:bottom w:w="80" w:type="dxa"/>
              <w:right w:w="80" w:type="dxa"/>
            </w:tcMar>
            <w:vAlign w:val="center"/>
          </w:tcPr>
          <w:p w14:paraId="020A10B4" w14:textId="77777777" w:rsidR="00544B2B" w:rsidRDefault="00000000">
            <w:pPr>
              <w:spacing w:line="240" w:lineRule="auto"/>
            </w:pPr>
            <w:r>
              <w:rPr>
                <w:sz w:val="18"/>
              </w:rPr>
              <w:t>4.2% (4.0%-4.4%)</w:t>
            </w:r>
          </w:p>
        </w:tc>
        <w:tc>
          <w:tcPr>
            <w:tcW w:w="1337" w:type="dxa"/>
            <w:tcMar>
              <w:top w:w="80" w:type="dxa"/>
              <w:left w:w="80" w:type="dxa"/>
              <w:bottom w:w="80" w:type="dxa"/>
              <w:right w:w="80" w:type="dxa"/>
            </w:tcMar>
            <w:vAlign w:val="center"/>
          </w:tcPr>
          <w:p w14:paraId="572F723A" w14:textId="77777777" w:rsidR="00544B2B" w:rsidRDefault="00000000">
            <w:pPr>
              <w:spacing w:line="240" w:lineRule="auto"/>
            </w:pPr>
            <w:r>
              <w:rPr>
                <w:sz w:val="18"/>
              </w:rPr>
              <w:t>3.3%</w:t>
            </w:r>
          </w:p>
        </w:tc>
        <w:tc>
          <w:tcPr>
            <w:tcW w:w="1337" w:type="dxa"/>
            <w:tcMar>
              <w:top w:w="80" w:type="dxa"/>
              <w:left w:w="80" w:type="dxa"/>
              <w:bottom w:w="80" w:type="dxa"/>
              <w:right w:w="80" w:type="dxa"/>
            </w:tcMar>
            <w:vAlign w:val="center"/>
          </w:tcPr>
          <w:p w14:paraId="523DF4B0" w14:textId="77777777" w:rsidR="00544B2B" w:rsidRDefault="00000000">
            <w:pPr>
              <w:spacing w:line="240" w:lineRule="auto"/>
            </w:pPr>
            <w:r>
              <w:rPr>
                <w:sz w:val="18"/>
              </w:rPr>
              <w:t>Not applicable</w:t>
            </w:r>
          </w:p>
        </w:tc>
      </w:tr>
      <w:tr w:rsidR="00544B2B" w14:paraId="016070F5" w14:textId="77777777">
        <w:trPr>
          <w:cantSplit/>
          <w:jc w:val="center"/>
        </w:trPr>
        <w:tc>
          <w:tcPr>
            <w:tcW w:w="1337" w:type="dxa"/>
            <w:tcMar>
              <w:top w:w="80" w:type="dxa"/>
              <w:left w:w="80" w:type="dxa"/>
              <w:bottom w:w="80" w:type="dxa"/>
              <w:right w:w="80" w:type="dxa"/>
            </w:tcMar>
            <w:vAlign w:val="center"/>
          </w:tcPr>
          <w:p w14:paraId="25C01771"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555017FA" w14:textId="77777777" w:rsidR="00544B2B" w:rsidRDefault="00000000">
            <w:pPr>
              <w:spacing w:line="240" w:lineRule="auto"/>
            </w:pPr>
            <w:r>
              <w:rPr>
                <w:sz w:val="18"/>
              </w:rPr>
              <w:t>3 complete cycles</w:t>
            </w:r>
          </w:p>
        </w:tc>
        <w:tc>
          <w:tcPr>
            <w:tcW w:w="1337" w:type="dxa"/>
            <w:tcMar>
              <w:top w:w="80" w:type="dxa"/>
              <w:left w:w="80" w:type="dxa"/>
              <w:bottom w:w="80" w:type="dxa"/>
              <w:right w:w="80" w:type="dxa"/>
            </w:tcMar>
            <w:vAlign w:val="center"/>
          </w:tcPr>
          <w:p w14:paraId="7CB4A80F" w14:textId="77777777" w:rsidR="00544B2B" w:rsidRDefault="00000000">
            <w:pPr>
              <w:spacing w:line="240" w:lineRule="auto"/>
            </w:pPr>
            <w:r>
              <w:rPr>
                <w:sz w:val="18"/>
              </w:rPr>
              <w:t>Exact Herzog 2004, any pattern</w:t>
            </w:r>
          </w:p>
        </w:tc>
        <w:tc>
          <w:tcPr>
            <w:tcW w:w="1337" w:type="dxa"/>
            <w:tcMar>
              <w:top w:w="80" w:type="dxa"/>
              <w:left w:w="80" w:type="dxa"/>
              <w:bottom w:w="80" w:type="dxa"/>
              <w:right w:w="80" w:type="dxa"/>
            </w:tcMar>
            <w:vAlign w:val="center"/>
          </w:tcPr>
          <w:p w14:paraId="39A04A46" w14:textId="77777777" w:rsidR="00544B2B" w:rsidRDefault="00000000">
            <w:pPr>
              <w:spacing w:line="240" w:lineRule="auto"/>
            </w:pPr>
            <w:r>
              <w:rPr>
                <w:sz w:val="18"/>
              </w:rPr>
              <w:t>16,673 / 50,000</w:t>
            </w:r>
          </w:p>
        </w:tc>
        <w:tc>
          <w:tcPr>
            <w:tcW w:w="1337" w:type="dxa"/>
            <w:tcMar>
              <w:top w:w="80" w:type="dxa"/>
              <w:left w:w="80" w:type="dxa"/>
              <w:bottom w:w="80" w:type="dxa"/>
              <w:right w:w="80" w:type="dxa"/>
            </w:tcMar>
            <w:vAlign w:val="center"/>
          </w:tcPr>
          <w:p w14:paraId="554E3ED0" w14:textId="77777777" w:rsidR="00544B2B" w:rsidRDefault="00000000">
            <w:pPr>
              <w:spacing w:line="240" w:lineRule="auto"/>
            </w:pPr>
            <w:r>
              <w:rPr>
                <w:sz w:val="18"/>
              </w:rPr>
              <w:t>51.6% (50.8%-52.4%)</w:t>
            </w:r>
          </w:p>
        </w:tc>
        <w:tc>
          <w:tcPr>
            <w:tcW w:w="1337" w:type="dxa"/>
            <w:tcMar>
              <w:top w:w="80" w:type="dxa"/>
              <w:left w:w="80" w:type="dxa"/>
              <w:bottom w:w="80" w:type="dxa"/>
              <w:right w:w="80" w:type="dxa"/>
            </w:tcMar>
            <w:vAlign w:val="center"/>
          </w:tcPr>
          <w:p w14:paraId="35CC942B" w14:textId="77777777" w:rsidR="00544B2B" w:rsidRDefault="00000000">
            <w:pPr>
              <w:spacing w:line="240" w:lineRule="auto"/>
            </w:pPr>
            <w:r>
              <w:rPr>
                <w:sz w:val="18"/>
              </w:rPr>
              <w:t>66.7%</w:t>
            </w:r>
          </w:p>
        </w:tc>
        <w:tc>
          <w:tcPr>
            <w:tcW w:w="1337" w:type="dxa"/>
            <w:tcMar>
              <w:top w:w="80" w:type="dxa"/>
              <w:left w:w="80" w:type="dxa"/>
              <w:bottom w:w="80" w:type="dxa"/>
              <w:right w:w="80" w:type="dxa"/>
            </w:tcMar>
            <w:vAlign w:val="center"/>
          </w:tcPr>
          <w:p w14:paraId="045D10F6" w14:textId="77777777" w:rsidR="00544B2B" w:rsidRDefault="00000000">
            <w:pPr>
              <w:spacing w:line="240" w:lineRule="auto"/>
            </w:pPr>
            <w:r>
              <w:rPr>
                <w:sz w:val="18"/>
              </w:rPr>
              <w:t>Not applicable</w:t>
            </w:r>
          </w:p>
        </w:tc>
      </w:tr>
      <w:tr w:rsidR="00544B2B" w14:paraId="73FF2A64" w14:textId="77777777">
        <w:trPr>
          <w:cantSplit/>
          <w:jc w:val="center"/>
        </w:trPr>
        <w:tc>
          <w:tcPr>
            <w:tcW w:w="1337" w:type="dxa"/>
            <w:tcMar>
              <w:top w:w="80" w:type="dxa"/>
              <w:left w:w="80" w:type="dxa"/>
              <w:bottom w:w="80" w:type="dxa"/>
              <w:right w:w="80" w:type="dxa"/>
            </w:tcMar>
            <w:vAlign w:val="center"/>
          </w:tcPr>
          <w:p w14:paraId="6BDA1455" w14:textId="77777777" w:rsidR="00544B2B" w:rsidRDefault="00000000">
            <w:pPr>
              <w:spacing w:line="240" w:lineRule="auto"/>
            </w:pPr>
            <w:r>
              <w:rPr>
                <w:sz w:val="18"/>
              </w:rPr>
              <w:t>heterogeneous menstruating-age</w:t>
            </w:r>
          </w:p>
        </w:tc>
        <w:tc>
          <w:tcPr>
            <w:tcW w:w="1337" w:type="dxa"/>
            <w:tcMar>
              <w:top w:w="80" w:type="dxa"/>
              <w:left w:w="80" w:type="dxa"/>
              <w:bottom w:w="80" w:type="dxa"/>
              <w:right w:w="80" w:type="dxa"/>
            </w:tcMar>
            <w:vAlign w:val="center"/>
          </w:tcPr>
          <w:p w14:paraId="284AFCF7" w14:textId="77777777" w:rsidR="00544B2B" w:rsidRDefault="00000000">
            <w:pPr>
              <w:spacing w:line="240" w:lineRule="auto"/>
            </w:pPr>
            <w:r>
              <w:rPr>
                <w:sz w:val="18"/>
              </w:rPr>
              <w:t>10,000 n=30 studies; 3-month windows</w:t>
            </w:r>
          </w:p>
        </w:tc>
        <w:tc>
          <w:tcPr>
            <w:tcW w:w="1337" w:type="dxa"/>
            <w:tcMar>
              <w:top w:w="80" w:type="dxa"/>
              <w:left w:w="80" w:type="dxa"/>
              <w:bottom w:w="80" w:type="dxa"/>
              <w:right w:w="80" w:type="dxa"/>
            </w:tcMar>
            <w:vAlign w:val="center"/>
          </w:tcPr>
          <w:p w14:paraId="5FD746F3" w14:textId="77777777" w:rsidR="00544B2B" w:rsidRDefault="00000000">
            <w:pPr>
              <w:spacing w:line="240" w:lineRule="auto"/>
            </w:pPr>
            <w:r>
              <w:rPr>
                <w:sz w:val="18"/>
              </w:rPr>
              <w:t>Windowed Herzog thresholds</w:t>
            </w:r>
          </w:p>
        </w:tc>
        <w:tc>
          <w:tcPr>
            <w:tcW w:w="1337" w:type="dxa"/>
            <w:tcMar>
              <w:top w:w="80" w:type="dxa"/>
              <w:left w:w="80" w:type="dxa"/>
              <w:bottom w:w="80" w:type="dxa"/>
              <w:right w:w="80" w:type="dxa"/>
            </w:tcMar>
            <w:vAlign w:val="center"/>
          </w:tcPr>
          <w:p w14:paraId="60C9D375" w14:textId="77777777" w:rsidR="00544B2B" w:rsidRDefault="00000000">
            <w:pPr>
              <w:spacing w:line="240" w:lineRule="auto"/>
            </w:pPr>
            <w:r>
              <w:rPr>
                <w:sz w:val="18"/>
              </w:rPr>
              <w:t>All 30 participants</w:t>
            </w:r>
          </w:p>
        </w:tc>
        <w:tc>
          <w:tcPr>
            <w:tcW w:w="1337" w:type="dxa"/>
            <w:tcMar>
              <w:top w:w="80" w:type="dxa"/>
              <w:left w:w="80" w:type="dxa"/>
              <w:bottom w:w="80" w:type="dxa"/>
              <w:right w:w="80" w:type="dxa"/>
            </w:tcMar>
            <w:vAlign w:val="center"/>
          </w:tcPr>
          <w:p w14:paraId="39C22105" w14:textId="77777777" w:rsidR="00544B2B" w:rsidRDefault="00000000">
            <w:pPr>
              <w:spacing w:line="240" w:lineRule="auto"/>
            </w:pPr>
            <w:r>
              <w:rPr>
                <w:sz w:val="18"/>
              </w:rPr>
              <w:t>Mean apparent prevalence 46.0%</w:t>
            </w:r>
          </w:p>
        </w:tc>
        <w:tc>
          <w:tcPr>
            <w:tcW w:w="1337" w:type="dxa"/>
            <w:tcMar>
              <w:top w:w="80" w:type="dxa"/>
              <w:left w:w="80" w:type="dxa"/>
              <w:bottom w:w="80" w:type="dxa"/>
              <w:right w:w="80" w:type="dxa"/>
            </w:tcMar>
            <w:vAlign w:val="center"/>
          </w:tcPr>
          <w:p w14:paraId="67799DC6" w14:textId="77777777" w:rsidR="00544B2B" w:rsidRDefault="00000000">
            <w:pPr>
              <w:spacing w:line="240" w:lineRule="auto"/>
            </w:pPr>
            <w:r>
              <w:rPr>
                <w:sz w:val="18"/>
              </w:rPr>
              <w:t>Not applicable</w:t>
            </w:r>
          </w:p>
        </w:tc>
        <w:tc>
          <w:tcPr>
            <w:tcW w:w="1337" w:type="dxa"/>
            <w:tcMar>
              <w:top w:w="80" w:type="dxa"/>
              <w:left w:w="80" w:type="dxa"/>
              <w:bottom w:w="80" w:type="dxa"/>
              <w:right w:w="80" w:type="dxa"/>
            </w:tcMar>
            <w:vAlign w:val="center"/>
          </w:tcPr>
          <w:p w14:paraId="3FA6906B" w14:textId="77777777" w:rsidR="00544B2B" w:rsidRDefault="00000000">
            <w:pPr>
              <w:spacing w:line="240" w:lineRule="auto"/>
            </w:pPr>
            <w:r>
              <w:rPr>
                <w:sz w:val="18"/>
              </w:rPr>
              <w:t>79.9%; 54.5%</w:t>
            </w:r>
          </w:p>
        </w:tc>
      </w:tr>
    </w:tbl>
    <w:p w14:paraId="1F0A3026" w14:textId="77777777" w:rsidR="00544B2B" w:rsidRDefault="00544B2B"/>
    <w:p w14:paraId="64E5D1FB" w14:textId="77777777" w:rsidR="00544B2B" w:rsidRDefault="00000000">
      <w:r>
        <w:t>Main result is false-positive rate for participant windows unless the row is labeled as a study-level Monte Carlo result. Benchmark probabilities are P(apparent prevalence at least 39.1%) and P(apparent prevalence at least 44.2%).</w:t>
      </w:r>
    </w:p>
    <w:p w14:paraId="5FB58284" w14:textId="77777777" w:rsidR="00544B2B" w:rsidRDefault="00000000">
      <w:r>
        <w:br w:type="page"/>
      </w:r>
    </w:p>
    <w:p w14:paraId="515CF737" w14:textId="77777777" w:rsidR="00544B2B" w:rsidRDefault="00000000">
      <w:pPr>
        <w:pStyle w:val="Heading1"/>
      </w:pPr>
      <w:r>
        <w:lastRenderedPageBreak/>
        <w:t>Figure Legends</w:t>
      </w:r>
    </w:p>
    <w:p w14:paraId="7684DD15" w14:textId="77777777" w:rsidR="00544B2B" w:rsidRDefault="00000000">
      <w:r>
        <w:t xml:space="preserve">Figure 1. False-positive rates by observation </w:t>
      </w:r>
      <w:commentRangeStart w:id="746"/>
      <w:r>
        <w:t>window</w:t>
      </w:r>
      <w:commentRangeEnd w:id="746"/>
      <w:r w:rsidR="0077333A">
        <w:rPr>
          <w:rStyle w:val="CommentReference"/>
          <w:sz w:val="24"/>
          <w:szCs w:val="22"/>
        </w:rPr>
        <w:commentReference w:id="746"/>
      </w:r>
      <w:r>
        <w:t>.</w:t>
      </w:r>
    </w:p>
    <w:p w14:paraId="6222623E" w14:textId="77777777" w:rsidR="00544B2B" w:rsidRDefault="00000000">
      <w:r>
        <w:t>Bars show the percentage of classifiable participant windows classified as catamenial epilepsy under the null. Panels are separated by cohort; definitions are shown in the legend.</w:t>
      </w:r>
    </w:p>
    <w:p w14:paraId="5C1FC8DA" w14:textId="77777777" w:rsidR="00544B2B" w:rsidRDefault="00000000">
      <w:pPr>
        <w:jc w:val="center"/>
      </w:pPr>
      <w:r>
        <w:rPr>
          <w:noProof/>
        </w:rPr>
        <w:drawing>
          <wp:inline distT="0" distB="0" distL="0" distR="0" wp14:anchorId="5F1F77D1" wp14:editId="554470CE">
            <wp:extent cx="5760720" cy="2159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png"/>
                    <pic:cNvPicPr/>
                  </pic:nvPicPr>
                  <pic:blipFill>
                    <a:blip r:embed="rId12"/>
                    <a:stretch>
                      <a:fillRect/>
                    </a:stretch>
                  </pic:blipFill>
                  <pic:spPr>
                    <a:xfrm>
                      <a:off x="0" y="0"/>
                      <a:ext cx="5760720" cy="2159967"/>
                    </a:xfrm>
                    <a:prstGeom prst="rect">
                      <a:avLst/>
                    </a:prstGeom>
                  </pic:spPr>
                </pic:pic>
              </a:graphicData>
            </a:graphic>
          </wp:inline>
        </w:drawing>
      </w:r>
    </w:p>
    <w:p w14:paraId="0B142C7F" w14:textId="77777777" w:rsidR="0077333A" w:rsidRDefault="0077333A">
      <w:pPr>
        <w:spacing w:after="200" w:line="276" w:lineRule="auto"/>
        <w:rPr>
          <w:ins w:id="747" w:author="Rachael Sumner" w:date="2026-05-29T15:18:00Z" w16du:dateUtc="2026-05-29T03:18:00Z"/>
        </w:rPr>
      </w:pPr>
      <w:ins w:id="748" w:author="Rachael Sumner" w:date="2026-05-29T15:18:00Z" w16du:dateUtc="2026-05-29T03:18:00Z">
        <w:r>
          <w:br w:type="page"/>
        </w:r>
      </w:ins>
    </w:p>
    <w:p w14:paraId="4A69355A" w14:textId="7805A191" w:rsidR="00544B2B" w:rsidRDefault="00000000">
      <w:r>
        <w:lastRenderedPageBreak/>
        <w:t xml:space="preserve">Figure 2. Apparent prevalence in null </w:t>
      </w:r>
      <w:commentRangeStart w:id="749"/>
      <w:r>
        <w:t>studies</w:t>
      </w:r>
      <w:commentRangeEnd w:id="749"/>
      <w:r w:rsidR="0077333A">
        <w:rPr>
          <w:rStyle w:val="CommentReference"/>
          <w:sz w:val="24"/>
          <w:szCs w:val="22"/>
        </w:rPr>
        <w:commentReference w:id="749"/>
      </w:r>
      <w:r>
        <w:t>.</w:t>
      </w:r>
    </w:p>
    <w:p w14:paraId="41309596" w14:textId="77777777" w:rsidR="00544B2B" w:rsidRDefault="00000000">
      <w:r>
        <w:t>Distribution of apparent catamenial epilepsy prevalence in 10,000 simulated studies of 30 participants using random 3-month windows and the windowed Herzog threshold definition. Vertical lines show benchmark prevalence values of 39.1% and 44.2%.</w:t>
      </w:r>
    </w:p>
    <w:p w14:paraId="7FE777CD" w14:textId="77777777" w:rsidR="00544B2B" w:rsidRDefault="00000000">
      <w:pPr>
        <w:jc w:val="center"/>
      </w:pPr>
      <w:r>
        <w:rPr>
          <w:noProof/>
        </w:rPr>
        <w:drawing>
          <wp:inline distT="0" distB="0" distL="0" distR="0" wp14:anchorId="3DA86D8C" wp14:editId="017F5E1E">
            <wp:extent cx="5394960" cy="3207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udy_prevalence_distribution_3month_n30.png"/>
                    <pic:cNvPicPr/>
                  </pic:nvPicPr>
                  <pic:blipFill>
                    <a:blip r:embed="rId13"/>
                    <a:stretch>
                      <a:fillRect/>
                    </a:stretch>
                  </pic:blipFill>
                  <pic:spPr>
                    <a:xfrm>
                      <a:off x="0" y="0"/>
                      <a:ext cx="5394960" cy="3207814"/>
                    </a:xfrm>
                    <a:prstGeom prst="rect">
                      <a:avLst/>
                    </a:prstGeom>
                  </pic:spPr>
                </pic:pic>
              </a:graphicData>
            </a:graphic>
          </wp:inline>
        </w:drawing>
      </w:r>
    </w:p>
    <w:p w14:paraId="01EE36BD" w14:textId="77777777" w:rsidR="0077333A" w:rsidRDefault="0077333A">
      <w:pPr>
        <w:spacing w:after="200" w:line="276" w:lineRule="auto"/>
        <w:rPr>
          <w:ins w:id="750" w:author="Rachael Sumner" w:date="2026-05-29T15:18:00Z" w16du:dateUtc="2026-05-29T03:18:00Z"/>
        </w:rPr>
      </w:pPr>
      <w:ins w:id="751" w:author="Rachael Sumner" w:date="2026-05-29T15:18:00Z" w16du:dateUtc="2026-05-29T03:18:00Z">
        <w:r>
          <w:br w:type="page"/>
        </w:r>
      </w:ins>
    </w:p>
    <w:p w14:paraId="6DEBEB48" w14:textId="549C0EBC" w:rsidR="00544B2B" w:rsidRDefault="00000000">
      <w:r>
        <w:lastRenderedPageBreak/>
        <w:t xml:space="preserve">Figure 3. Null seizure </w:t>
      </w:r>
      <w:commentRangeStart w:id="752"/>
      <w:r>
        <w:t xml:space="preserve">profile </w:t>
      </w:r>
      <w:commentRangeEnd w:id="752"/>
      <w:r w:rsidR="0077333A">
        <w:rPr>
          <w:rStyle w:val="CommentReference"/>
          <w:sz w:val="24"/>
          <w:szCs w:val="22"/>
        </w:rPr>
        <w:commentReference w:id="752"/>
      </w:r>
      <w:r>
        <w:t>by cycle day.</w:t>
      </w:r>
    </w:p>
    <w:p w14:paraId="0EAE1415" w14:textId="77777777" w:rsidR="00544B2B" w:rsidRDefault="00000000">
      <w:r>
        <w:t>Average daily seizure frequency by menstrual cycle day in the 1% daily audit sample. The independent null simulation should not produce a coherent hormone-coupled seizure profile.</w:t>
      </w:r>
    </w:p>
    <w:p w14:paraId="474524E6" w14:textId="77777777" w:rsidR="00544B2B" w:rsidRDefault="00000000">
      <w:pPr>
        <w:jc w:val="center"/>
      </w:pPr>
      <w:r>
        <w:rPr>
          <w:noProof/>
        </w:rPr>
        <w:drawing>
          <wp:inline distT="0" distB="0" distL="0" distR="0" wp14:anchorId="0E4A589A" wp14:editId="5535CC29">
            <wp:extent cx="5394960" cy="3207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null_cycle_day_profile.png"/>
                    <pic:cNvPicPr/>
                  </pic:nvPicPr>
                  <pic:blipFill>
                    <a:blip r:embed="rId14"/>
                    <a:stretch>
                      <a:fillRect/>
                    </a:stretch>
                  </pic:blipFill>
                  <pic:spPr>
                    <a:xfrm>
                      <a:off x="0" y="0"/>
                      <a:ext cx="5394960" cy="3207814"/>
                    </a:xfrm>
                    <a:prstGeom prst="rect">
                      <a:avLst/>
                    </a:prstGeom>
                  </pic:spPr>
                </pic:pic>
              </a:graphicData>
            </a:graphic>
          </wp:inline>
        </w:drawing>
      </w:r>
    </w:p>
    <w:sectPr w:rsidR="00544B2B" w:rsidSect="00034616">
      <w:headerReference w:type="default" r:id="rId1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Kerr, Wesley" w:date="2026-05-20T08:11:00Z" w:initials="KW">
    <w:p w14:paraId="3D6F1E68" w14:textId="77777777" w:rsidR="00553365" w:rsidRDefault="00553365">
      <w:pPr>
        <w:pStyle w:val="CommentText"/>
      </w:pPr>
      <w:r>
        <w:rPr>
          <w:rStyle w:val="CommentReference"/>
        </w:rPr>
        <w:annotationRef/>
      </w:r>
      <w:r>
        <w:t xml:space="preserve">Officially this is 3 separate affiliations. </w:t>
      </w:r>
    </w:p>
  </w:comment>
  <w:comment w:id="26" w:author="Kerr, Wesley" w:date="2026-05-20T08:15:00Z" w:initials="KW">
    <w:p w14:paraId="2DAE794E" w14:textId="77777777" w:rsidR="00F229C2" w:rsidRDefault="00F229C2">
      <w:pPr>
        <w:pStyle w:val="CommentText"/>
      </w:pPr>
      <w:r>
        <w:rPr>
          <w:rStyle w:val="CommentReference"/>
        </w:rPr>
        <w:annotationRef/>
      </w:r>
      <w:r>
        <w:t xml:space="preserve">We can phrase this more clearly. </w:t>
      </w:r>
    </w:p>
  </w:comment>
  <w:comment w:id="28" w:author="Kerr, Wesley" w:date="2026-05-20T08:21:00Z" w:initials="KW">
    <w:p w14:paraId="1970628E" w14:textId="77777777" w:rsidR="00F229C2" w:rsidRDefault="00F229C2">
      <w:pPr>
        <w:pStyle w:val="CommentText"/>
      </w:pPr>
      <w:r>
        <w:rPr>
          <w:rStyle w:val="CommentReference"/>
        </w:rPr>
        <w:annotationRef/>
      </w:r>
      <w:r>
        <w:t>Starting worst and getting better.</w:t>
      </w:r>
    </w:p>
  </w:comment>
  <w:comment w:id="30" w:author="Kerr, Wesley" w:date="2026-05-20T08:18:00Z" w:initials="KW">
    <w:p w14:paraId="0781A46D" w14:textId="77777777" w:rsidR="00F229C2" w:rsidRDefault="00F229C2">
      <w:pPr>
        <w:pStyle w:val="CommentText"/>
      </w:pPr>
      <w:r>
        <w:rPr>
          <w:rStyle w:val="CommentReference"/>
        </w:rPr>
        <w:annotationRef/>
      </w:r>
      <w:r>
        <w:t>Credible interval?</w:t>
      </w:r>
    </w:p>
  </w:comment>
  <w:comment w:id="36" w:author="Kerr, Wesley" w:date="2026-05-20T08:21:00Z" w:initials="KW">
    <w:p w14:paraId="138D9DFA" w14:textId="77777777" w:rsidR="00F229C2" w:rsidRDefault="00F229C2">
      <w:pPr>
        <w:pStyle w:val="CommentText"/>
      </w:pPr>
      <w:r>
        <w:rPr>
          <w:rStyle w:val="CommentReference"/>
        </w:rPr>
        <w:annotationRef/>
      </w:r>
      <w:r>
        <w:t>What length of diaries?</w:t>
      </w:r>
    </w:p>
  </w:comment>
  <w:comment w:id="60" w:author="Rachael Sumner" w:date="2026-05-23T19:13:00Z" w:initials="RS">
    <w:p w14:paraId="4A6DACB7" w14:textId="77777777" w:rsidR="00DF71C0" w:rsidRDefault="00DF71C0" w:rsidP="00DF71C0">
      <w:pPr>
        <w:pStyle w:val="CommentText"/>
      </w:pPr>
      <w:r>
        <w:rPr>
          <w:rStyle w:val="CommentReference"/>
        </w:rPr>
        <w:annotationRef/>
      </w:r>
      <w:r>
        <w:rPr>
          <w:color w:val="222222"/>
          <w:highlight w:val="white"/>
        </w:rPr>
        <w:t>Alshakhouri, M., Sharpe, C., Bergin, P., &amp; Sumner, R. L. (2024). Female sex steroids and epilepsy: Part 2. A practical and human focus on catamenial epilepsy. </w:t>
      </w:r>
      <w:r>
        <w:rPr>
          <w:i/>
          <w:iCs/>
          <w:color w:val="222222"/>
          <w:highlight w:val="white"/>
        </w:rPr>
        <w:t>Epilepsia</w:t>
      </w:r>
      <w:r>
        <w:rPr>
          <w:color w:val="222222"/>
          <w:highlight w:val="white"/>
        </w:rPr>
        <w:t>, </w:t>
      </w:r>
      <w:r>
        <w:rPr>
          <w:i/>
          <w:iCs/>
          <w:color w:val="222222"/>
          <w:highlight w:val="white"/>
        </w:rPr>
        <w:t>65</w:t>
      </w:r>
      <w:r>
        <w:rPr>
          <w:color w:val="222222"/>
          <w:highlight w:val="white"/>
        </w:rPr>
        <w:t>(3), 569-582.</w:t>
      </w:r>
      <w:r>
        <w:t xml:space="preserve"> </w:t>
      </w:r>
    </w:p>
  </w:comment>
  <w:comment w:id="72" w:author="Rachael Sumner" w:date="2026-05-23T19:16:00Z" w:initials="RS">
    <w:p w14:paraId="4AC88626" w14:textId="77777777" w:rsidR="00DF71C0" w:rsidRDefault="00DF71C0" w:rsidP="00DF71C0">
      <w:pPr>
        <w:pStyle w:val="CommentText"/>
      </w:pPr>
      <w:r>
        <w:rPr>
          <w:rStyle w:val="CommentReference"/>
        </w:rPr>
        <w:annotationRef/>
      </w:r>
      <w:r>
        <w:rPr>
          <w:color w:val="222222"/>
          <w:highlight w:val="white"/>
        </w:rPr>
        <w:t>Alshakhouri, M., Sharpe, C., Bergin, P., &amp; Sumner, R. L. (2024). Female sex steroids and epilepsy: Part 2. A practical and human focus on catamenial epilepsy. </w:t>
      </w:r>
      <w:r>
        <w:rPr>
          <w:i/>
          <w:iCs/>
          <w:color w:val="222222"/>
          <w:highlight w:val="white"/>
        </w:rPr>
        <w:t>Epilepsia</w:t>
      </w:r>
      <w:r>
        <w:rPr>
          <w:color w:val="222222"/>
          <w:highlight w:val="white"/>
        </w:rPr>
        <w:t>, </w:t>
      </w:r>
      <w:r>
        <w:rPr>
          <w:i/>
          <w:iCs/>
          <w:color w:val="222222"/>
          <w:highlight w:val="white"/>
        </w:rPr>
        <w:t>65</w:t>
      </w:r>
      <w:r>
        <w:rPr>
          <w:color w:val="222222"/>
          <w:highlight w:val="white"/>
        </w:rPr>
        <w:t>(3), 569-582.</w:t>
      </w:r>
      <w:r>
        <w:t xml:space="preserve"> </w:t>
      </w:r>
    </w:p>
  </w:comment>
  <w:comment w:id="78" w:author="Rachael Sumner" w:date="2026-05-23T19:17:00Z" w:initials="RS">
    <w:p w14:paraId="3D23C926" w14:textId="77777777" w:rsidR="00AC6822" w:rsidRDefault="00DF71C0" w:rsidP="00AC6822">
      <w:pPr>
        <w:pStyle w:val="CommentText"/>
      </w:pPr>
      <w:r>
        <w:rPr>
          <w:rStyle w:val="CommentReference"/>
        </w:rPr>
        <w:annotationRef/>
      </w:r>
      <w:r w:rsidR="00AC6822">
        <w:rPr>
          <w:color w:val="222222"/>
          <w:highlight w:val="white"/>
        </w:rPr>
        <w:t>Karoly, P.J., Rao, V.R., Gregg, N.M. </w:t>
      </w:r>
      <w:r w:rsidR="00AC6822">
        <w:rPr>
          <w:i/>
          <w:iCs/>
          <w:color w:val="222222"/>
          <w:highlight w:val="white"/>
        </w:rPr>
        <w:t>et al.</w:t>
      </w:r>
      <w:r w:rsidR="00AC6822">
        <w:rPr>
          <w:color w:val="222222"/>
          <w:highlight w:val="white"/>
        </w:rPr>
        <w:t> Cycles in epilepsy. </w:t>
      </w:r>
      <w:r w:rsidR="00AC6822">
        <w:rPr>
          <w:i/>
          <w:iCs/>
          <w:color w:val="222222"/>
          <w:highlight w:val="white"/>
        </w:rPr>
        <w:t>Nat Rev Neurol</w:t>
      </w:r>
      <w:r w:rsidR="00AC6822">
        <w:rPr>
          <w:color w:val="222222"/>
          <w:highlight w:val="white"/>
        </w:rPr>
        <w:t> </w:t>
      </w:r>
      <w:r w:rsidR="00AC6822">
        <w:rPr>
          <w:b/>
          <w:bCs/>
          <w:color w:val="222222"/>
          <w:highlight w:val="white"/>
        </w:rPr>
        <w:t>17</w:t>
      </w:r>
      <w:r w:rsidR="00AC6822">
        <w:rPr>
          <w:color w:val="222222"/>
          <w:highlight w:val="white"/>
        </w:rPr>
        <w:t>, 267–284 (2021). https://doi.org/10.1038/s41582-021-00464-1</w:t>
      </w:r>
    </w:p>
    <w:p w14:paraId="20E899CA" w14:textId="77777777" w:rsidR="00AC6822" w:rsidRDefault="00AC6822" w:rsidP="00AC6822">
      <w:pPr>
        <w:pStyle w:val="CommentText"/>
      </w:pPr>
      <w:r>
        <w:br/>
      </w:r>
    </w:p>
    <w:p w14:paraId="16608BD7" w14:textId="77777777" w:rsidR="00AC6822" w:rsidRDefault="00AC6822" w:rsidP="00AC6822">
      <w:pPr>
        <w:pStyle w:val="CommentText"/>
      </w:pPr>
    </w:p>
    <w:p w14:paraId="72CA0590" w14:textId="77777777" w:rsidR="00AC6822" w:rsidRDefault="00AC6822" w:rsidP="00AC6822">
      <w:pPr>
        <w:pStyle w:val="CommentText"/>
      </w:pPr>
      <w:r>
        <w:t>There are others of course. Not sure which to add?</w:t>
      </w:r>
    </w:p>
  </w:comment>
  <w:comment w:id="130" w:author="Kerr, Wesley" w:date="2026-05-20T08:33:00Z" w:initials="KW">
    <w:p w14:paraId="0E8F2DE1" w14:textId="77777777" w:rsidR="0084197C" w:rsidRDefault="0084197C">
      <w:pPr>
        <w:pStyle w:val="CommentText"/>
      </w:pPr>
      <w:r>
        <w:rPr>
          <w:rStyle w:val="CommentReference"/>
        </w:rPr>
        <w:annotationRef/>
      </w:r>
      <w:r>
        <w:t>Reference needed</w:t>
      </w:r>
    </w:p>
  </w:comment>
  <w:comment w:id="131" w:author="Rachael Sumner" w:date="2026-05-29T15:39:00Z" w:initials="RS">
    <w:p w14:paraId="4ECA9C1B" w14:textId="77777777" w:rsidR="0083092F" w:rsidRDefault="0083092F" w:rsidP="0083092F">
      <w:pPr>
        <w:pStyle w:val="CommentText"/>
      </w:pPr>
      <w:r>
        <w:rPr>
          <w:rStyle w:val="CommentReference"/>
        </w:rPr>
        <w:annotationRef/>
      </w:r>
      <w:r>
        <w:rPr>
          <w:color w:val="222222"/>
          <w:highlight w:val="white"/>
        </w:rPr>
        <w:t>Goldenholz, D. M., &amp; Westover, M. B. (2023). Flexible realistic simulation of seizure occurrence recapitulating statistical properties of seizure diaries. </w:t>
      </w:r>
      <w:r>
        <w:rPr>
          <w:i/>
          <w:iCs/>
          <w:color w:val="222222"/>
          <w:highlight w:val="white"/>
        </w:rPr>
        <w:t>Epilepsia</w:t>
      </w:r>
      <w:r>
        <w:rPr>
          <w:color w:val="222222"/>
          <w:highlight w:val="white"/>
        </w:rPr>
        <w:t>, </w:t>
      </w:r>
      <w:r>
        <w:rPr>
          <w:i/>
          <w:iCs/>
          <w:color w:val="222222"/>
          <w:highlight w:val="white"/>
        </w:rPr>
        <w:t>64</w:t>
      </w:r>
      <w:r>
        <w:rPr>
          <w:color w:val="222222"/>
          <w:highlight w:val="white"/>
        </w:rPr>
        <w:t>(2), 396-405.</w:t>
      </w:r>
      <w:r>
        <w:t xml:space="preserve"> </w:t>
      </w:r>
    </w:p>
  </w:comment>
  <w:comment w:id="153" w:author="Kerr, Wesley" w:date="2026-05-20T08:39:00Z" w:initials="KW">
    <w:p w14:paraId="658DAB63" w14:textId="77777777" w:rsidR="0077333A" w:rsidRDefault="0077333A">
      <w:pPr>
        <w:pStyle w:val="CommentText"/>
      </w:pPr>
      <w:r>
        <w:rPr>
          <w:rStyle w:val="CommentReference"/>
        </w:rPr>
        <w:annotationRef/>
      </w:r>
      <w:r>
        <w:t>Reference needed.</w:t>
      </w:r>
    </w:p>
  </w:comment>
  <w:comment w:id="154" w:author="Rachael Sumner" w:date="2026-05-29T15:43:00Z" w:initials="RS">
    <w:p w14:paraId="45A0EE85" w14:textId="77777777" w:rsidR="0083092F" w:rsidRDefault="0083092F" w:rsidP="0083092F">
      <w:pPr>
        <w:pStyle w:val="CommentText"/>
      </w:pPr>
      <w:r>
        <w:rPr>
          <w:rStyle w:val="CommentReference"/>
        </w:rPr>
        <w:annotationRef/>
      </w:r>
      <w:r>
        <w:rPr>
          <w:color w:val="222222"/>
          <w:highlight w:val="white"/>
        </w:rPr>
        <w:t>Alshakhouri, M., Sharpe, C., Bergin, P., &amp; Sumner, R. L. (2024). Female sex steroids and epilepsy: Part 1. A review of reciprocal changes in reproductive systems, cycles, and seizures. </w:t>
      </w:r>
      <w:r>
        <w:rPr>
          <w:i/>
          <w:iCs/>
          <w:color w:val="222222"/>
          <w:highlight w:val="white"/>
        </w:rPr>
        <w:t>Epilepsia</w:t>
      </w:r>
      <w:r>
        <w:rPr>
          <w:color w:val="222222"/>
          <w:highlight w:val="white"/>
        </w:rPr>
        <w:t>, </w:t>
      </w:r>
      <w:r>
        <w:rPr>
          <w:i/>
          <w:iCs/>
          <w:color w:val="222222"/>
          <w:highlight w:val="white"/>
        </w:rPr>
        <w:t>65</w:t>
      </w:r>
      <w:r>
        <w:rPr>
          <w:color w:val="222222"/>
          <w:highlight w:val="white"/>
        </w:rPr>
        <w:t>(3), 556-568.</w:t>
      </w:r>
      <w:r>
        <w:t xml:space="preserve"> </w:t>
      </w:r>
    </w:p>
  </w:comment>
  <w:comment w:id="201" w:author="Kerr, Wesley" w:date="2026-05-20T09:39:00Z" w:initials="KW">
    <w:p w14:paraId="06F4F40C" w14:textId="77777777" w:rsidR="0077333A" w:rsidRDefault="0077333A">
      <w:pPr>
        <w:pStyle w:val="CommentText"/>
      </w:pPr>
      <w:r>
        <w:rPr>
          <w:rStyle w:val="CommentReference"/>
        </w:rPr>
        <w:annotationRef/>
      </w:r>
      <w:r>
        <w:t xml:space="preserve">We don’t define what the “windowed” Herzog criteria was. </w:t>
      </w:r>
    </w:p>
  </w:comment>
  <w:comment w:id="206" w:author="Kerr, Wesley" w:date="2026-05-20T08:47:00Z" w:initials="KW">
    <w:p w14:paraId="7E43263B" w14:textId="77777777" w:rsidR="0077333A" w:rsidRDefault="0077333A">
      <w:pPr>
        <w:pStyle w:val="CommentText"/>
      </w:pPr>
      <w:r>
        <w:rPr>
          <w:rStyle w:val="CommentReference"/>
        </w:rPr>
        <w:annotationRef/>
      </w:r>
      <w:r>
        <w:t>Reference</w:t>
      </w:r>
    </w:p>
  </w:comment>
  <w:comment w:id="217" w:author="Rachael Sumner" w:date="2026-05-29T16:12:00Z" w:initials="RS">
    <w:p w14:paraId="7582D6D3" w14:textId="77777777" w:rsidR="00A8350D" w:rsidRDefault="00A8350D" w:rsidP="00A8350D">
      <w:pPr>
        <w:pStyle w:val="CommentText"/>
      </w:pPr>
      <w:r>
        <w:rPr>
          <w:rStyle w:val="CommentReference"/>
        </w:rPr>
        <w:annotationRef/>
      </w:r>
      <w:r>
        <w:t xml:space="preserve">I’ve noticed in the original draft </w:t>
      </w:r>
    </w:p>
    <w:p w14:paraId="37784F38" w14:textId="77777777" w:rsidR="00A8350D" w:rsidRDefault="00A8350D" w:rsidP="00A8350D">
      <w:pPr>
        <w:pStyle w:val="CommentText"/>
      </w:pPr>
    </w:p>
    <w:p w14:paraId="003BE3F3" w14:textId="77777777" w:rsidR="00A8350D" w:rsidRDefault="00A8350D" w:rsidP="00A8350D">
      <w:pPr>
        <w:pStyle w:val="CommentText"/>
      </w:pPr>
      <w:r>
        <w:t>“ovulatory phase if forward day &gt;=10 and backward day &lt;=-13;”</w:t>
      </w:r>
      <w:r>
        <w:br/>
      </w:r>
      <w:r>
        <w:br/>
        <w:t xml:space="preserve">Does this mean the ovulation window changes depending on cycle length? Because that doesn’t happen biologically. We need to fix the length at 4 days preceding luteal. Follicular phase can contract. </w:t>
      </w:r>
    </w:p>
  </w:comment>
  <w:comment w:id="218" w:author="Rachael Sumner" w:date="2026-05-29T16:23:00Z" w:initials="RS">
    <w:p w14:paraId="459ED2B7" w14:textId="77777777" w:rsidR="00CB51DA" w:rsidRDefault="00CB51DA" w:rsidP="00CB51DA">
      <w:pPr>
        <w:pStyle w:val="CommentText"/>
      </w:pPr>
      <w:r>
        <w:rPr>
          <w:rStyle w:val="CommentReference"/>
        </w:rPr>
        <w:annotationRef/>
      </w:r>
      <w:r>
        <w:rPr>
          <w:highlight w:val="yellow"/>
        </w:rPr>
        <w:t>@Daniel</w:t>
      </w:r>
    </w:p>
  </w:comment>
  <w:comment w:id="231" w:author="Kerr, Wesley" w:date="2026-05-20T08:52:00Z" w:initials="KW">
    <w:p w14:paraId="711E9646" w14:textId="77777777" w:rsidR="0077333A" w:rsidRDefault="0077333A">
      <w:pPr>
        <w:pStyle w:val="CommentText"/>
      </w:pPr>
      <w:r>
        <w:rPr>
          <w:rStyle w:val="CommentReference"/>
        </w:rPr>
        <w:annotationRef/>
      </w:r>
      <w:r>
        <w:t xml:space="preserve">I don’t know what this means. </w:t>
      </w:r>
    </w:p>
  </w:comment>
  <w:comment w:id="243" w:author="Kerr, Wesley" w:date="2026-05-20T09:19:00Z" w:initials="KW">
    <w:p w14:paraId="3D77EA8D" w14:textId="77777777" w:rsidR="0077333A" w:rsidRDefault="0077333A">
      <w:pPr>
        <w:pStyle w:val="CommentText"/>
      </w:pPr>
      <w:r>
        <w:rPr>
          <w:rStyle w:val="CommentReference"/>
        </w:rPr>
        <w:annotationRef/>
      </w:r>
      <w:r>
        <w:t>Reference needed</w:t>
      </w:r>
    </w:p>
  </w:comment>
  <w:comment w:id="244" w:author="Rachael Sumner" w:date="2026-05-29T16:23:00Z" w:initials="RS">
    <w:p w14:paraId="71F05D54" w14:textId="77777777" w:rsidR="00CB51DA" w:rsidRDefault="00CB51DA" w:rsidP="00CB51DA">
      <w:pPr>
        <w:pStyle w:val="CommentText"/>
      </w:pPr>
      <w:r>
        <w:rPr>
          <w:rStyle w:val="CommentReference"/>
        </w:rPr>
        <w:annotationRef/>
      </w:r>
      <w:r>
        <w:rPr>
          <w:highlight w:val="yellow"/>
        </w:rPr>
        <w:t>@Daniel</w:t>
      </w:r>
    </w:p>
  </w:comment>
  <w:comment w:id="280" w:author="Rachael Sumner" w:date="2026-05-29T16:20:00Z" w:initials="RS">
    <w:p w14:paraId="1901E6CA" w14:textId="77777777" w:rsidR="00CB51DA" w:rsidRDefault="00CB51DA" w:rsidP="00CB51DA">
      <w:pPr>
        <w:pStyle w:val="CommentText"/>
      </w:pPr>
      <w:r>
        <w:rPr>
          <w:rStyle w:val="CommentReference"/>
        </w:rPr>
        <w:annotationRef/>
      </w:r>
      <w:r>
        <w:t>Wesley Kerr comment:</w:t>
      </w:r>
    </w:p>
    <w:p w14:paraId="78FF9F6F" w14:textId="77777777" w:rsidR="00CB51DA" w:rsidRDefault="00CB51DA" w:rsidP="00CB51DA">
      <w:pPr>
        <w:pStyle w:val="CommentText"/>
      </w:pPr>
    </w:p>
    <w:p w14:paraId="4BCB9CF3" w14:textId="77777777" w:rsidR="00CB51DA" w:rsidRDefault="00CB51DA" w:rsidP="00CB51DA">
      <w:pPr>
        <w:pStyle w:val="CommentText"/>
      </w:pPr>
      <w:r>
        <w:t>Did we do this?</w:t>
      </w:r>
    </w:p>
  </w:comment>
  <w:comment w:id="281" w:author="Rachael Sumner" w:date="2026-05-29T16:23:00Z" w:initials="RS">
    <w:p w14:paraId="5EDE62C7" w14:textId="77777777" w:rsidR="00CB51DA" w:rsidRDefault="00CB51DA" w:rsidP="00CB51DA">
      <w:pPr>
        <w:pStyle w:val="CommentText"/>
      </w:pPr>
      <w:r>
        <w:rPr>
          <w:rStyle w:val="CommentReference"/>
        </w:rPr>
        <w:annotationRef/>
      </w:r>
      <w:r>
        <w:rPr>
          <w:highlight w:val="yellow"/>
        </w:rPr>
        <w:t>@Daniel</w:t>
      </w:r>
    </w:p>
  </w:comment>
  <w:comment w:id="307" w:author="Rachael Sumner" w:date="2026-05-29T16:56:00Z" w:initials="RS">
    <w:p w14:paraId="114F9746" w14:textId="77777777" w:rsidR="00875437" w:rsidRDefault="00E051EB" w:rsidP="00875437">
      <w:pPr>
        <w:pStyle w:val="CommentText"/>
      </w:pPr>
      <w:r>
        <w:rPr>
          <w:rStyle w:val="CommentReference"/>
        </w:rPr>
        <w:annotationRef/>
      </w:r>
      <w:r w:rsidR="00875437">
        <w:t xml:space="preserve">Am I right that this is total number of cycles? </w:t>
      </w:r>
    </w:p>
    <w:p w14:paraId="356B1FEA" w14:textId="77777777" w:rsidR="00875437" w:rsidRDefault="00875437" w:rsidP="00875437">
      <w:pPr>
        <w:pStyle w:val="CommentText"/>
      </w:pPr>
    </w:p>
    <w:p w14:paraId="69B4126C" w14:textId="77777777" w:rsidR="00875437" w:rsidRDefault="00875437" w:rsidP="00875437">
      <w:pPr>
        <w:pStyle w:val="CommentText"/>
      </w:pPr>
      <w:r>
        <w:t xml:space="preserve">What is the proportion of “participants” with classifiable windows? This is more directly relatable to how studies are run vs classifying number of total cycles tracked. </w:t>
      </w:r>
    </w:p>
    <w:p w14:paraId="3C339ED6" w14:textId="77777777" w:rsidR="00875437" w:rsidRDefault="00875437" w:rsidP="00875437">
      <w:pPr>
        <w:pStyle w:val="CommentText"/>
      </w:pPr>
    </w:p>
    <w:p w14:paraId="3140E861" w14:textId="77777777" w:rsidR="00875437" w:rsidRDefault="00875437" w:rsidP="00875437">
      <w:pPr>
        <w:pStyle w:val="CommentText"/>
      </w:pPr>
      <w:r>
        <w:t>It is interesting that it is in fact higher than what is typically found</w:t>
      </w:r>
    </w:p>
  </w:comment>
  <w:comment w:id="313" w:author="Kerr, Wesley" w:date="2026-05-20T09:38:00Z" w:initials="KW">
    <w:p w14:paraId="4931DA09" w14:textId="77777777" w:rsidR="00990516" w:rsidRDefault="00990516">
      <w:pPr>
        <w:pStyle w:val="CommentText"/>
      </w:pPr>
      <w:r>
        <w:rPr>
          <w:rStyle w:val="CommentReference"/>
        </w:rPr>
        <w:annotationRef/>
      </w:r>
      <w:r>
        <w:t xml:space="preserve">We didn’t define this above. </w:t>
      </w:r>
    </w:p>
  </w:comment>
  <w:comment w:id="314" w:author="Rachael Sumner" w:date="2026-05-29T17:10:00Z" w:initials="RS">
    <w:p w14:paraId="5516A3A8" w14:textId="6943FEA0" w:rsidR="00875437" w:rsidRDefault="00875437" w:rsidP="00875437">
      <w:pPr>
        <w:pStyle w:val="CommentText"/>
      </w:pPr>
      <w:r>
        <w:rPr>
          <w:rStyle w:val="CommentReference"/>
        </w:rPr>
        <w:annotationRef/>
      </w:r>
      <w:r>
        <w:t xml:space="preserve">I think I’ve addressed this, but do we need to specify why? </w:t>
      </w:r>
    </w:p>
  </w:comment>
  <w:comment w:id="315" w:author="Kerr, Wesley" w:date="2026-05-20T09:40:00Z" w:initials="KW">
    <w:p w14:paraId="1886737F" w14:textId="77777777" w:rsidR="00990516" w:rsidRDefault="00990516">
      <w:pPr>
        <w:pStyle w:val="CommentText"/>
      </w:pPr>
      <w:r>
        <w:rPr>
          <w:rStyle w:val="CommentReference"/>
        </w:rPr>
        <w:annotationRef/>
      </w:r>
      <w:r>
        <w:t>What was the reproducibility rate?</w:t>
      </w:r>
    </w:p>
  </w:comment>
  <w:comment w:id="316" w:author="Rachael Sumner" w:date="2026-05-29T16:47:00Z" w:initials="RS">
    <w:p w14:paraId="4CD66061" w14:textId="77777777" w:rsidR="00CC02FE" w:rsidRDefault="00CC02FE" w:rsidP="00CC02FE">
      <w:pPr>
        <w:pStyle w:val="CommentText"/>
      </w:pPr>
      <w:r>
        <w:rPr>
          <w:rStyle w:val="CommentReference"/>
        </w:rPr>
        <w:annotationRef/>
      </w:r>
      <w:r>
        <w:rPr>
          <w:highlight w:val="yellow"/>
        </w:rPr>
        <w:t>@Daniel</w:t>
      </w:r>
    </w:p>
  </w:comment>
  <w:comment w:id="332" w:author="Kerr, Wesley" w:date="2026-05-20T09:43:00Z" w:initials="KW">
    <w:p w14:paraId="61A09C42" w14:textId="4711BA08" w:rsidR="00CC02FE" w:rsidRDefault="00CC02FE">
      <w:pPr>
        <w:pStyle w:val="CommentText"/>
      </w:pPr>
      <w:r>
        <w:rPr>
          <w:rStyle w:val="CommentReference"/>
        </w:rPr>
        <w:annotationRef/>
      </w:r>
      <w:r>
        <w:t xml:space="preserve">This is where there’s a difference between participant-level identification and reproducible identification. </w:t>
      </w:r>
    </w:p>
  </w:comment>
  <w:comment w:id="333" w:author="Rachael Sumner" w:date="2026-05-29T16:47:00Z" w:initials="RS">
    <w:p w14:paraId="06090D8C" w14:textId="77777777" w:rsidR="00CC02FE" w:rsidRDefault="00CC02FE" w:rsidP="00CC02FE">
      <w:pPr>
        <w:pStyle w:val="CommentText"/>
      </w:pPr>
      <w:r>
        <w:rPr>
          <w:rStyle w:val="CommentReference"/>
        </w:rPr>
        <w:annotationRef/>
      </w:r>
      <w:r>
        <w:rPr>
          <w:highlight w:val="yellow"/>
        </w:rPr>
        <w:t>@Daniel</w:t>
      </w:r>
    </w:p>
  </w:comment>
  <w:comment w:id="335" w:author="Kerr, Wesley" w:date="2026-05-20T09:46:00Z" w:initials="KW">
    <w:p w14:paraId="69976DDC" w14:textId="77777777" w:rsidR="00CC02FE" w:rsidRDefault="00CC02FE">
      <w:pPr>
        <w:pStyle w:val="CommentText"/>
      </w:pPr>
      <w:r>
        <w:rPr>
          <w:rStyle w:val="CommentReference"/>
        </w:rPr>
        <w:annotationRef/>
      </w:r>
      <w:r>
        <w:t xml:space="preserve">This is from the Monte Carlo. That doesn’t seem right. </w:t>
      </w:r>
    </w:p>
  </w:comment>
  <w:comment w:id="336" w:author="Rachael Sumner" w:date="2026-05-29T16:47:00Z" w:initials="RS">
    <w:p w14:paraId="4376CBE3" w14:textId="77777777" w:rsidR="00CC02FE" w:rsidRDefault="00CC02FE" w:rsidP="00CC02FE">
      <w:pPr>
        <w:pStyle w:val="CommentText"/>
      </w:pPr>
      <w:r>
        <w:rPr>
          <w:rStyle w:val="CommentReference"/>
        </w:rPr>
        <w:annotationRef/>
      </w:r>
      <w:r>
        <w:rPr>
          <w:highlight w:val="yellow"/>
        </w:rPr>
        <w:t>@Daniel</w:t>
      </w:r>
    </w:p>
  </w:comment>
  <w:comment w:id="337" w:author="Rachael Sumner" w:date="2026-05-29T17:16:00Z" w:initials="RS">
    <w:p w14:paraId="7E02733B" w14:textId="77777777" w:rsidR="00C9562B" w:rsidRDefault="00C9562B" w:rsidP="00C9562B">
      <w:pPr>
        <w:pStyle w:val="CommentText"/>
      </w:pPr>
      <w:r>
        <w:rPr>
          <w:rStyle w:val="CommentReference"/>
        </w:rPr>
        <w:annotationRef/>
      </w:r>
      <w:r>
        <w:t xml:space="preserve">For my tracking, this is what’s left of this section: </w:t>
      </w:r>
    </w:p>
    <w:p w14:paraId="3F0B97BE" w14:textId="77777777" w:rsidR="00C9562B" w:rsidRDefault="00C9562B" w:rsidP="00C9562B">
      <w:pPr>
        <w:pStyle w:val="CommentText"/>
      </w:pPr>
    </w:p>
    <w:p w14:paraId="3AC930DC" w14:textId="77777777" w:rsidR="00C9562B" w:rsidRDefault="00C9562B" w:rsidP="00C9562B">
      <w:pPr>
        <w:pStyle w:val="CommentText"/>
      </w:pPr>
      <w:r>
        <w:rPr>
          <w:i/>
          <w:iCs/>
        </w:rPr>
        <w:t>Study-level Monte Carlo</w:t>
      </w:r>
    </w:p>
    <w:p w14:paraId="4F0B9937" w14:textId="77777777" w:rsidR="00C9562B" w:rsidRDefault="00C9562B" w:rsidP="00C9562B">
      <w:pPr>
        <w:pStyle w:val="CommentText"/>
      </w:pPr>
      <w:r>
        <w:t>In 10,000 simulated studies of 30 participants using 3-month windows and the windowed Herzog 2004 threshold rule, the mean apparent prevalence among all 30 participants was 37.5% in the healthy ovulatory cohort and 46.0% in the heterogeneous cohort (Figure 2). Apparent prevalence was at least 39.1% in 45.9% and 79.9% of null studies, respectively, and at least 44.2% in 19.7% and 54.5%.</w:t>
      </w:r>
    </w:p>
  </w:comment>
  <w:comment w:id="342" w:author="Rachael Sumner" w:date="2026-05-29T16:33:00Z" w:initials="RS">
    <w:p w14:paraId="6A968861" w14:textId="77777777" w:rsidR="00CC02FE" w:rsidRDefault="00990516" w:rsidP="00CC02FE">
      <w:pPr>
        <w:pStyle w:val="CommentText"/>
      </w:pPr>
      <w:r>
        <w:rPr>
          <w:rStyle w:val="CommentReference"/>
        </w:rPr>
        <w:annotationRef/>
      </w:r>
      <w:r w:rsidR="00CC02FE">
        <w:rPr>
          <w:highlight w:val="yellow"/>
        </w:rPr>
        <w:t xml:space="preserve">@Daniel </w:t>
      </w:r>
      <w:r w:rsidR="00CC02FE">
        <w:t xml:space="preserve">to add in theory </w:t>
      </w:r>
      <w:r w:rsidR="00CC02FE">
        <w:br/>
      </w:r>
      <w:r w:rsidR="00CC02FE">
        <w:br/>
        <w:t xml:space="preserve">But why report  4 months specifically </w:t>
      </w:r>
      <w:r w:rsidR="00CC02FE">
        <w:rPr>
          <w:highlight w:val="green"/>
        </w:rPr>
        <w:t>@Wesley</w:t>
      </w:r>
      <w:r w:rsidR="00CC02FE">
        <w:t xml:space="preserve">?? </w:t>
      </w:r>
    </w:p>
  </w:comment>
  <w:comment w:id="391" w:author="Rachael Sumner" w:date="2026-05-29T16:22:00Z" w:initials="RS">
    <w:p w14:paraId="1F99AA05" w14:textId="77777777" w:rsidR="00CB51DA" w:rsidRDefault="00CB51DA" w:rsidP="00CB51DA">
      <w:pPr>
        <w:pStyle w:val="CommentText"/>
      </w:pPr>
      <w:r>
        <w:rPr>
          <w:rStyle w:val="CommentReference"/>
        </w:rPr>
        <w:annotationRef/>
      </w:r>
      <w:r>
        <w:t>Wesley Kerr comment:</w:t>
      </w:r>
    </w:p>
    <w:p w14:paraId="651C4C12" w14:textId="77777777" w:rsidR="00CB51DA" w:rsidRDefault="00CB51DA" w:rsidP="00CB51DA">
      <w:pPr>
        <w:pStyle w:val="CommentText"/>
      </w:pPr>
    </w:p>
    <w:p w14:paraId="4E4E81CA" w14:textId="77777777" w:rsidR="00CB51DA" w:rsidRDefault="00CB51DA" w:rsidP="00CB51DA">
      <w:pPr>
        <w:pStyle w:val="CommentText"/>
      </w:pPr>
      <w:r>
        <w:t xml:space="preserve">I don’t know what this is, and we didn’t specify it in methods, so we should take it out. </w:t>
      </w:r>
    </w:p>
  </w:comment>
  <w:comment w:id="392" w:author="Rachael Sumner" w:date="2026-05-29T16:23:00Z" w:initials="RS">
    <w:p w14:paraId="762E5EFB" w14:textId="77777777" w:rsidR="00CB51DA" w:rsidRDefault="00CB51DA" w:rsidP="00CB51DA">
      <w:pPr>
        <w:pStyle w:val="CommentText"/>
      </w:pPr>
      <w:r>
        <w:rPr>
          <w:rStyle w:val="CommentReference"/>
        </w:rPr>
        <w:annotationRef/>
      </w:r>
      <w:r>
        <w:rPr>
          <w:highlight w:val="yellow"/>
        </w:rPr>
        <w:t>@Daniel</w:t>
      </w:r>
    </w:p>
  </w:comment>
  <w:comment w:id="450" w:author="Rachael Sumner" w:date="2026-05-24T08:25:00Z" w:initials="RS">
    <w:p w14:paraId="4D1CF513" w14:textId="77777777" w:rsidR="006A38E3" w:rsidRDefault="006A38E3" w:rsidP="006A38E3">
      <w:pPr>
        <w:pStyle w:val="CommentText"/>
      </w:pPr>
      <w:r>
        <w:rPr>
          <w:rStyle w:val="CommentReference"/>
        </w:rPr>
        <w:annotationRef/>
      </w:r>
      <w:r>
        <w:t>Bilo L, Meo R, Valentino R, di Carlo C, Striano S, Nappi C.Characterization of reproductive endocrine disorders in womenwith epilepsy. J Clin Endocrinol Metab. 2001;86(7):2950–6.</w:t>
      </w:r>
    </w:p>
    <w:p w14:paraId="6AF2C246" w14:textId="77777777" w:rsidR="006A38E3" w:rsidRDefault="006A38E3" w:rsidP="006A38E3">
      <w:pPr>
        <w:pStyle w:val="CommentText"/>
      </w:pPr>
    </w:p>
    <w:p w14:paraId="7E13F89A" w14:textId="77777777" w:rsidR="006A38E3" w:rsidRDefault="006A38E3" w:rsidP="006A38E3">
      <w:pPr>
        <w:pStyle w:val="CommentText"/>
      </w:pPr>
      <w:r>
        <w:t xml:space="preserve"> Bilo L, Meo R, Nappi C, Annunziato L, Striano S, Colao AM,et al. Reproductive endocrine disorders in women with primarygeneralized epilepsy. Epilepsia. 1988;29(5):612–9.</w:t>
      </w:r>
    </w:p>
    <w:p w14:paraId="5F3531D7" w14:textId="77777777" w:rsidR="006A38E3" w:rsidRDefault="006A38E3" w:rsidP="006A38E3">
      <w:pPr>
        <w:pStyle w:val="CommentText"/>
      </w:pPr>
    </w:p>
    <w:p w14:paraId="16C5F5BA" w14:textId="77777777" w:rsidR="006A38E3" w:rsidRDefault="006A38E3" w:rsidP="006A38E3">
      <w:pPr>
        <w:pStyle w:val="CommentText"/>
      </w:pPr>
      <w:r>
        <w:t>Bauer J, Jarre A, Klingmüller D, Elger CE. Polycystic ovarysyndrome in patients with focal epilepsy: a study in 93 women.Epilepsy Res. 2000;41(2):163–7.</w:t>
      </w:r>
    </w:p>
    <w:p w14:paraId="43709445" w14:textId="77777777" w:rsidR="006A38E3" w:rsidRDefault="006A38E3" w:rsidP="006A38E3">
      <w:pPr>
        <w:pStyle w:val="CommentText"/>
      </w:pPr>
    </w:p>
    <w:p w14:paraId="50F501A4" w14:textId="77777777" w:rsidR="006A38E3" w:rsidRDefault="006A38E3" w:rsidP="006A38E3">
      <w:pPr>
        <w:pStyle w:val="CommentText"/>
      </w:pPr>
      <w:r>
        <w:t>Herzog AG, Seibel MM, Schomer DL, Vaitukaitis JL, GeschwindN. Reproductive endocrine disorders in men with partial sei-zures of temporal lobe origin. Arch Neurol. 1986;43(4):347–50.</w:t>
      </w:r>
    </w:p>
    <w:p w14:paraId="624CE3F7" w14:textId="77777777" w:rsidR="006A38E3" w:rsidRDefault="006A38E3" w:rsidP="006A38E3">
      <w:pPr>
        <w:pStyle w:val="CommentText"/>
      </w:pPr>
    </w:p>
    <w:p w14:paraId="0C5117E2" w14:textId="77777777" w:rsidR="006A38E3" w:rsidRDefault="006A38E3" w:rsidP="006A38E3">
      <w:pPr>
        <w:pStyle w:val="CommentText"/>
      </w:pPr>
      <w:r>
        <w:t>Isojarvi J, Laatikainen TJ, Pakarinen AJ, Juntunen K, MyllylaVV. Polycystic ovaries and hyperandrogenism in women takingvalproate for epilepsy. N Engl J Med. 1993;329(19):1383–8.</w:t>
      </w:r>
    </w:p>
  </w:comment>
  <w:comment w:id="459" w:author="Rachael Sumner" w:date="2026-05-24T08:27:00Z" w:initials="RS">
    <w:p w14:paraId="2960A675" w14:textId="77777777" w:rsidR="006A38E3" w:rsidRDefault="006A38E3" w:rsidP="006A38E3">
      <w:pPr>
        <w:pStyle w:val="CommentText"/>
      </w:pPr>
      <w:r>
        <w:rPr>
          <w:rStyle w:val="CommentReference"/>
        </w:rPr>
        <w:annotationRef/>
      </w:r>
      <w:r>
        <w:t>Cummings LN, Giudice L, Morrell MJ. Ovulatory function inepilepsy. Epilepsia. 1995;36(4):355–9.</w:t>
      </w:r>
    </w:p>
  </w:comment>
  <w:comment w:id="462" w:author="Rachael Sumner" w:date="2026-05-24T08:01:00Z" w:initials="RS">
    <w:p w14:paraId="6CCD4495" w14:textId="6C8BD709" w:rsidR="0023795C" w:rsidRDefault="0023795C" w:rsidP="00054DA4">
      <w:pPr>
        <w:pStyle w:val="CommentText"/>
      </w:pPr>
      <w:r>
        <w:rPr>
          <w:rStyle w:val="CommentReference"/>
        </w:rPr>
        <w:annotationRef/>
      </w:r>
      <w:r>
        <w:rPr>
          <w:color w:val="222222"/>
          <w:highlight w:val="white"/>
        </w:rPr>
        <w:t>Hamed, S. A., Hamed, E. A., Shokry, M., Omar, H., &amp; Abdellah, M. M. (2007). The reproductive conditions and lipid profile in females with epilepsy. </w:t>
      </w:r>
      <w:r>
        <w:rPr>
          <w:i/>
          <w:iCs/>
          <w:color w:val="222222"/>
          <w:highlight w:val="white"/>
        </w:rPr>
        <w:t>Acta neurologica scandinavica</w:t>
      </w:r>
      <w:r>
        <w:rPr>
          <w:color w:val="222222"/>
          <w:highlight w:val="white"/>
        </w:rPr>
        <w:t>, </w:t>
      </w:r>
      <w:r>
        <w:rPr>
          <w:i/>
          <w:iCs/>
          <w:color w:val="222222"/>
          <w:highlight w:val="white"/>
        </w:rPr>
        <w:t>115</w:t>
      </w:r>
      <w:r>
        <w:rPr>
          <w:color w:val="222222"/>
          <w:highlight w:val="white"/>
        </w:rPr>
        <w:t>(1), 12-22.</w:t>
      </w:r>
      <w:r>
        <w:t xml:space="preserve"> </w:t>
      </w:r>
    </w:p>
  </w:comment>
  <w:comment w:id="474" w:author="Rachael Sumner" w:date="2026-05-23T19:21:00Z" w:initials="RS">
    <w:p w14:paraId="465AB48B" w14:textId="77777777" w:rsidR="00215AFE" w:rsidRDefault="00215AFE" w:rsidP="00215AFE">
      <w:pPr>
        <w:pStyle w:val="CommentText"/>
      </w:pPr>
      <w:r>
        <w:rPr>
          <w:rStyle w:val="CommentReference"/>
        </w:rPr>
        <w:annotationRef/>
      </w:r>
      <w:r>
        <w:rPr>
          <w:color w:val="222222"/>
          <w:highlight w:val="white"/>
        </w:rPr>
        <w:t>Frank, S., &amp; Tyson, N. A. (2020). A clinical approach to catamenial epilepsy: a review. </w:t>
      </w:r>
      <w:r>
        <w:rPr>
          <w:i/>
          <w:iCs/>
          <w:color w:val="222222"/>
          <w:highlight w:val="white"/>
        </w:rPr>
        <w:t>The Permanente Journal</w:t>
      </w:r>
      <w:r>
        <w:rPr>
          <w:color w:val="222222"/>
          <w:highlight w:val="white"/>
        </w:rPr>
        <w:t>, </w:t>
      </w:r>
      <w:r>
        <w:rPr>
          <w:i/>
          <w:iCs/>
          <w:color w:val="222222"/>
          <w:highlight w:val="white"/>
        </w:rPr>
        <w:t>24</w:t>
      </w:r>
      <w:r>
        <w:rPr>
          <w:color w:val="222222"/>
          <w:highlight w:val="white"/>
        </w:rPr>
        <w:t>, 19-145.</w:t>
      </w:r>
      <w:r>
        <w:t xml:space="preserve"> </w:t>
      </w:r>
    </w:p>
  </w:comment>
  <w:comment w:id="477" w:author="Rachael Sumner" w:date="2026-05-24T08:03:00Z" w:initials="RS">
    <w:p w14:paraId="0D713DC9" w14:textId="77777777" w:rsidR="009645B5" w:rsidRDefault="00054DA4" w:rsidP="009645B5">
      <w:pPr>
        <w:pStyle w:val="CommentText"/>
      </w:pPr>
      <w:r>
        <w:rPr>
          <w:rStyle w:val="CommentReference"/>
        </w:rPr>
        <w:annotationRef/>
      </w:r>
      <w:r w:rsidR="009645B5">
        <w:rPr>
          <w:color w:val="222222"/>
          <w:highlight w:val="white"/>
        </w:rPr>
        <w:t>Bauer, J., Wild, L., Flügel, D., &amp; Stefan, H. (1992). The effect of a synthetic GnRH analogue on catamenial epilepsy: a study in ten patients. </w:t>
      </w:r>
      <w:r w:rsidR="009645B5">
        <w:rPr>
          <w:i/>
          <w:iCs/>
          <w:color w:val="222222"/>
          <w:highlight w:val="white"/>
        </w:rPr>
        <w:t>Journal of neurology</w:t>
      </w:r>
      <w:r w:rsidR="009645B5">
        <w:rPr>
          <w:color w:val="222222"/>
          <w:highlight w:val="white"/>
        </w:rPr>
        <w:t>, </w:t>
      </w:r>
      <w:r w:rsidR="009645B5">
        <w:rPr>
          <w:i/>
          <w:iCs/>
          <w:color w:val="222222"/>
          <w:highlight w:val="white"/>
        </w:rPr>
        <w:t>239</w:t>
      </w:r>
      <w:r w:rsidR="009645B5">
        <w:rPr>
          <w:color w:val="222222"/>
          <w:highlight w:val="white"/>
        </w:rPr>
        <w:t>(5), 284-286.</w:t>
      </w:r>
      <w:r w:rsidR="009645B5">
        <w:t xml:space="preserve"> </w:t>
      </w:r>
    </w:p>
  </w:comment>
  <w:comment w:id="478" w:author="Rachael Sumner" w:date="2026-05-24T08:53:00Z" w:initials="RS">
    <w:p w14:paraId="5C72D0B8" w14:textId="77777777" w:rsidR="009645B5" w:rsidRDefault="009645B5" w:rsidP="009645B5">
      <w:pPr>
        <w:pStyle w:val="CommentText"/>
      </w:pPr>
      <w:r>
        <w:rPr>
          <w:rStyle w:val="CommentReference"/>
        </w:rPr>
        <w:annotationRef/>
      </w:r>
      <w:r>
        <w:rPr>
          <w:color w:val="242424"/>
          <w:highlight w:val="white"/>
        </w:rPr>
        <w:t xml:space="preserve">Stone, E., Sumner, R. L., Hofman, P., Sharpe, C. (Under Review). Gonadotropin-releasing hormone agonists in the treatment of catamenial seizures: Four case reports. Epilepsy and Behavior Reports. </w:t>
      </w:r>
      <w:r>
        <w:rPr>
          <w:color w:val="242424"/>
          <w:highlight w:val="white"/>
        </w:rPr>
        <w:br/>
      </w:r>
    </w:p>
  </w:comment>
  <w:comment w:id="518" w:author="Rachael Sumner" w:date="2026-05-23T17:07:00Z" w:initials="RS">
    <w:p w14:paraId="79D91FE5" w14:textId="77777777" w:rsidR="00127CC5" w:rsidRDefault="00127CC5" w:rsidP="00127CC5">
      <w:pPr>
        <w:pStyle w:val="CommentText"/>
      </w:pPr>
      <w:r>
        <w:rPr>
          <w:rStyle w:val="CommentReference"/>
        </w:rPr>
        <w:annotationRef/>
      </w:r>
      <w:r>
        <w:rPr>
          <w:color w:val="222222"/>
          <w:highlight w:val="white"/>
        </w:rPr>
        <w:t xml:space="preserve">Was not really sure which was the  most authorative review on this… so I chose a highly cited one. </w:t>
      </w:r>
    </w:p>
    <w:p w14:paraId="19A97B72" w14:textId="77777777" w:rsidR="00127CC5" w:rsidRDefault="00127CC5" w:rsidP="00127CC5">
      <w:pPr>
        <w:pStyle w:val="CommentText"/>
      </w:pPr>
    </w:p>
    <w:p w14:paraId="15F18395" w14:textId="77777777" w:rsidR="00127CC5" w:rsidRDefault="00127CC5" w:rsidP="00127CC5">
      <w:pPr>
        <w:pStyle w:val="CommentText"/>
      </w:pPr>
      <w:r>
        <w:rPr>
          <w:color w:val="222222"/>
          <w:highlight w:val="white"/>
        </w:rPr>
        <w:t>Scharfman, H. E., &amp; MacLusky, N. J. (2006). The influence of gonadal hormones on neuronal excitability, seizures, and epilepsy in the female. </w:t>
      </w:r>
      <w:r>
        <w:rPr>
          <w:i/>
          <w:iCs/>
          <w:color w:val="222222"/>
          <w:highlight w:val="white"/>
        </w:rPr>
        <w:t>Epilepsia</w:t>
      </w:r>
      <w:r>
        <w:rPr>
          <w:color w:val="222222"/>
          <w:highlight w:val="white"/>
        </w:rPr>
        <w:t>, </w:t>
      </w:r>
      <w:r>
        <w:rPr>
          <w:i/>
          <w:iCs/>
          <w:color w:val="222222"/>
          <w:highlight w:val="white"/>
        </w:rPr>
        <w:t>47</w:t>
      </w:r>
      <w:r>
        <w:rPr>
          <w:color w:val="222222"/>
          <w:highlight w:val="white"/>
        </w:rPr>
        <w:t xml:space="preserve">(9), 1423-1440.  </w:t>
      </w:r>
    </w:p>
    <w:p w14:paraId="6D51A353" w14:textId="77777777" w:rsidR="00127CC5" w:rsidRDefault="00127CC5" w:rsidP="00127CC5">
      <w:pPr>
        <w:pStyle w:val="CommentText"/>
      </w:pPr>
    </w:p>
    <w:p w14:paraId="6FF389D5" w14:textId="77777777" w:rsidR="00127CC5" w:rsidRDefault="00127CC5" w:rsidP="00127CC5">
      <w:pPr>
        <w:pStyle w:val="CommentText"/>
      </w:pPr>
      <w:r>
        <w:rPr>
          <w:color w:val="222222"/>
          <w:highlight w:val="white"/>
        </w:rPr>
        <w:t xml:space="preserve">I wanted one on estrogen and allopregnanolone. Reddy and Rogawski have written and worked a lot esp in the GABA space </w:t>
      </w:r>
    </w:p>
    <w:p w14:paraId="6CFB92C2" w14:textId="77777777" w:rsidR="00127CC5" w:rsidRDefault="00127CC5" w:rsidP="00127CC5">
      <w:pPr>
        <w:pStyle w:val="CommentText"/>
      </w:pPr>
    </w:p>
    <w:p w14:paraId="3842665C" w14:textId="77777777" w:rsidR="00127CC5" w:rsidRDefault="00127CC5" w:rsidP="00127CC5">
      <w:pPr>
        <w:pStyle w:val="CommentText"/>
      </w:pPr>
      <w:r>
        <w:rPr>
          <w:color w:val="222222"/>
          <w:highlight w:val="white"/>
        </w:rPr>
        <w:t xml:space="preserve">Reddy, D. S., &amp; Rogawski, M. A. (2012). Neurosteroids—endogenous regulators of seizure susceptibility and role in the treatment of epilepsy.  </w:t>
      </w:r>
    </w:p>
  </w:comment>
  <w:comment w:id="521" w:author="Rachael Sumner" w:date="2026-05-23T16:57:00Z" w:initials="RS">
    <w:p w14:paraId="64A71F2B" w14:textId="77777777" w:rsidR="009645B5" w:rsidRDefault="003276E5" w:rsidP="009645B5">
      <w:pPr>
        <w:pStyle w:val="CommentText"/>
      </w:pPr>
      <w:r>
        <w:rPr>
          <w:rStyle w:val="CommentReference"/>
        </w:rPr>
        <w:annotationRef/>
      </w:r>
      <w:r w:rsidR="009645B5">
        <w:rPr>
          <w:color w:val="222222"/>
          <w:highlight w:val="white"/>
        </w:rPr>
        <w:t>Alshakhouri, M., Sharpe, C., Bergin, P., Shaw, A., Muthukumaraswamy, S., Hamandi, K., &amp; Sumner, R. L. (2025). Females with epilepsy show abnormal changes to perimenstrual sensory induced long-term potentiation. </w:t>
      </w:r>
      <w:r w:rsidR="009645B5">
        <w:rPr>
          <w:i/>
          <w:iCs/>
          <w:color w:val="222222"/>
          <w:highlight w:val="white"/>
        </w:rPr>
        <w:t>bioRxiv</w:t>
      </w:r>
      <w:r w:rsidR="009645B5">
        <w:rPr>
          <w:color w:val="222222"/>
          <w:highlight w:val="white"/>
        </w:rPr>
        <w:t>, 2025-08.</w:t>
      </w:r>
      <w:r w:rsidR="009645B5">
        <w:t xml:space="preserve"> </w:t>
      </w:r>
    </w:p>
    <w:p w14:paraId="7A63A54F" w14:textId="77777777" w:rsidR="009645B5" w:rsidRDefault="009645B5" w:rsidP="009645B5">
      <w:pPr>
        <w:pStyle w:val="CommentText"/>
      </w:pPr>
    </w:p>
    <w:p w14:paraId="5BC9CF18" w14:textId="77777777" w:rsidR="009645B5" w:rsidRDefault="009645B5" w:rsidP="009645B5">
      <w:pPr>
        <w:pStyle w:val="CommentText"/>
      </w:pPr>
    </w:p>
    <w:p w14:paraId="28A78002" w14:textId="77777777" w:rsidR="009645B5" w:rsidRDefault="009645B5" w:rsidP="009645B5">
      <w:pPr>
        <w:pStyle w:val="CommentText"/>
      </w:pPr>
      <w:r>
        <w:t>Is under review at Neuroendocrinology</w:t>
      </w:r>
    </w:p>
  </w:comment>
  <w:comment w:id="522" w:author="Rachael Sumner" w:date="2026-05-23T16:59:00Z" w:initials="RS">
    <w:p w14:paraId="3104A1C0" w14:textId="629BA19E" w:rsidR="00516F75" w:rsidRDefault="003276E5" w:rsidP="00516F75">
      <w:pPr>
        <w:pStyle w:val="CommentText"/>
      </w:pPr>
      <w:r>
        <w:rPr>
          <w:rStyle w:val="CommentReference"/>
        </w:rPr>
        <w:annotationRef/>
      </w:r>
      <w:r w:rsidR="00516F75">
        <w:rPr>
          <w:color w:val="222222"/>
          <w:highlight w:val="white"/>
        </w:rPr>
        <w:t>Badawy, R. A., Vogrin, S. J., Lai, A., &amp; Cook, M. J. (2013). Are patterns of cortical hyperexcitability altered in catamenial epilepsy?. </w:t>
      </w:r>
      <w:r w:rsidR="00516F75">
        <w:rPr>
          <w:i/>
          <w:iCs/>
          <w:color w:val="222222"/>
          <w:highlight w:val="white"/>
        </w:rPr>
        <w:t>Annals of Neurology</w:t>
      </w:r>
      <w:r w:rsidR="00516F75">
        <w:rPr>
          <w:color w:val="222222"/>
          <w:highlight w:val="white"/>
        </w:rPr>
        <w:t>, </w:t>
      </w:r>
      <w:r w:rsidR="00516F75">
        <w:rPr>
          <w:i/>
          <w:iCs/>
          <w:color w:val="222222"/>
          <w:highlight w:val="white"/>
        </w:rPr>
        <w:t>74</w:t>
      </w:r>
      <w:r w:rsidR="00516F75">
        <w:rPr>
          <w:color w:val="222222"/>
          <w:highlight w:val="white"/>
        </w:rPr>
        <w:t>(5), 743-757.</w:t>
      </w:r>
      <w:r w:rsidR="00516F75">
        <w:t xml:space="preserve"> </w:t>
      </w:r>
    </w:p>
  </w:comment>
  <w:comment w:id="540" w:author="Rachael Sumner" w:date="2026-05-23T16:26:00Z" w:initials="RS">
    <w:p w14:paraId="6302875A" w14:textId="1933B215" w:rsidR="00516F75" w:rsidRDefault="009F22E3" w:rsidP="00516F75">
      <w:pPr>
        <w:pStyle w:val="CommentText"/>
      </w:pPr>
      <w:r>
        <w:rPr>
          <w:rStyle w:val="CommentReference"/>
        </w:rPr>
        <w:annotationRef/>
      </w:r>
      <w:r w:rsidR="00516F75">
        <w:rPr>
          <w:color w:val="222222"/>
          <w:highlight w:val="white"/>
        </w:rPr>
        <w:t>Alshakhouri, M., Sharpe, C., Bergin, P., &amp; Sumner, R. L. (2024). Female sex steroids and epilepsy: Part 2. A practical and human focus on catamenial epilepsy. </w:t>
      </w:r>
      <w:r w:rsidR="00516F75">
        <w:rPr>
          <w:i/>
          <w:iCs/>
          <w:color w:val="222222"/>
          <w:highlight w:val="white"/>
        </w:rPr>
        <w:t>Epilepsia</w:t>
      </w:r>
      <w:r w:rsidR="00516F75">
        <w:rPr>
          <w:color w:val="222222"/>
          <w:highlight w:val="white"/>
        </w:rPr>
        <w:t>, </w:t>
      </w:r>
      <w:r w:rsidR="00516F75">
        <w:rPr>
          <w:i/>
          <w:iCs/>
          <w:color w:val="222222"/>
          <w:highlight w:val="white"/>
        </w:rPr>
        <w:t>65</w:t>
      </w:r>
      <w:r w:rsidR="00516F75">
        <w:rPr>
          <w:color w:val="222222"/>
          <w:highlight w:val="white"/>
        </w:rPr>
        <w:t>(3), 569-582.</w:t>
      </w:r>
      <w:r w:rsidR="00516F75">
        <w:t xml:space="preserve"> </w:t>
      </w:r>
    </w:p>
  </w:comment>
  <w:comment w:id="570" w:author="Rachael Sumner" w:date="2026-05-22T14:37:00Z" w:initials="RS">
    <w:p w14:paraId="4BE5A80E" w14:textId="5B44E6B1" w:rsidR="00215AFE" w:rsidRDefault="00ED2C22" w:rsidP="00215AFE">
      <w:pPr>
        <w:pStyle w:val="CommentText"/>
      </w:pPr>
      <w:r>
        <w:rPr>
          <w:rStyle w:val="CommentReference"/>
        </w:rPr>
        <w:annotationRef/>
      </w:r>
      <w:r w:rsidR="00215AFE">
        <w:t xml:space="preserve">What is the convention here? All funding from the last 5 years? Does it include funding not related to epilepsy? </w:t>
      </w:r>
    </w:p>
    <w:p w14:paraId="1AA3EFC3" w14:textId="77777777" w:rsidR="00215AFE" w:rsidRDefault="00215AFE" w:rsidP="00215AFE">
      <w:pPr>
        <w:pStyle w:val="CommentText"/>
      </w:pPr>
      <w:r>
        <w:t xml:space="preserve">  </w:t>
      </w:r>
    </w:p>
  </w:comment>
  <w:comment w:id="571" w:author="Rachael Sumner" w:date="2026-05-23T19:35:00Z" w:initials="RS">
    <w:p w14:paraId="38DF24D9" w14:textId="77777777" w:rsidR="00DB146C" w:rsidRDefault="00DB146C" w:rsidP="00DB146C">
      <w:pPr>
        <w:pStyle w:val="CommentText"/>
      </w:pPr>
      <w:r>
        <w:rPr>
          <w:rStyle w:val="CommentReference"/>
        </w:rPr>
        <w:annotationRef/>
      </w:r>
      <w:r>
        <w:t>Last 5 years relevant to epilepsy:</w:t>
      </w:r>
    </w:p>
    <w:p w14:paraId="6395725F" w14:textId="77777777" w:rsidR="00DB146C" w:rsidRDefault="00DB146C" w:rsidP="00DB146C">
      <w:pPr>
        <w:pStyle w:val="CommentText"/>
      </w:pPr>
      <w:r>
        <w:t>Health Research Council</w:t>
      </w:r>
    </w:p>
    <w:p w14:paraId="775182AC" w14:textId="77777777" w:rsidR="00DB146C" w:rsidRDefault="00DB146C" w:rsidP="00DB146C">
      <w:pPr>
        <w:pStyle w:val="CommentText"/>
      </w:pPr>
      <w:r>
        <w:t xml:space="preserve">Auckland Medical Research Foundation </w:t>
      </w:r>
    </w:p>
    <w:p w14:paraId="0D0EEA5D" w14:textId="77777777" w:rsidR="00DB146C" w:rsidRDefault="00DB146C" w:rsidP="00DB146C">
      <w:pPr>
        <w:pStyle w:val="CommentText"/>
      </w:pPr>
      <w:r>
        <w:t xml:space="preserve">Neurological Foundation </w:t>
      </w:r>
    </w:p>
    <w:p w14:paraId="1041983A" w14:textId="77777777" w:rsidR="00DB146C" w:rsidRDefault="00DB146C" w:rsidP="00DB146C">
      <w:pPr>
        <w:pStyle w:val="CommentText"/>
      </w:pPr>
      <w:r>
        <w:t>Maurice Phyllis Paykel Trust</w:t>
      </w:r>
    </w:p>
    <w:p w14:paraId="3F79A384" w14:textId="77777777" w:rsidR="00DB146C" w:rsidRDefault="00DB146C" w:rsidP="00DB146C">
      <w:pPr>
        <w:pStyle w:val="CommentText"/>
      </w:pPr>
    </w:p>
    <w:p w14:paraId="3882CC81" w14:textId="77777777" w:rsidR="00DB146C" w:rsidRDefault="00DB146C" w:rsidP="00DB146C">
      <w:pPr>
        <w:pStyle w:val="CommentText"/>
      </w:pPr>
      <w:r>
        <w:t>Additional if includes not relevant to epilepsy:</w:t>
      </w:r>
    </w:p>
    <w:p w14:paraId="7A699BA5" w14:textId="77777777" w:rsidR="00DB146C" w:rsidRDefault="00DB146C" w:rsidP="00DB146C">
      <w:pPr>
        <w:pStyle w:val="CommentText"/>
      </w:pPr>
      <w:r>
        <w:t>MindBio Therapeutics (microdosing lysergic-acid diethylamide)</w:t>
      </w:r>
    </w:p>
  </w:comment>
  <w:comment w:id="719" w:author="Kerr, Wesley" w:date="2026-05-20T10:02:00Z" w:initials="KW">
    <w:p w14:paraId="2DFDA3ED" w14:textId="77777777" w:rsidR="0077333A" w:rsidRDefault="0077333A" w:rsidP="0077333A">
      <w:pPr>
        <w:pStyle w:val="CommentText"/>
      </w:pPr>
      <w:r>
        <w:rPr>
          <w:rStyle w:val="CommentReference"/>
        </w:rPr>
        <w:annotationRef/>
      </w:r>
      <w:r>
        <w:t>Can we fill these in?</w:t>
      </w:r>
    </w:p>
    <w:p w14:paraId="76867A2F" w14:textId="77777777" w:rsidR="0077333A" w:rsidRDefault="0077333A" w:rsidP="0077333A">
      <w:pPr>
        <w:pStyle w:val="CommentText"/>
      </w:pPr>
      <w:r>
        <w:t xml:space="preserve">We may want to call out the proportion whose monthly seizure frequency was below our threshold of 4 days with seizure in a window. </w:t>
      </w:r>
    </w:p>
  </w:comment>
  <w:comment w:id="745" w:author="Rachael Sumner" w:date="2026-05-29T15:16:00Z" w:initials="RS">
    <w:p w14:paraId="735291CD" w14:textId="77777777" w:rsidR="0077333A" w:rsidRDefault="0077333A" w:rsidP="0077333A">
      <w:pPr>
        <w:pStyle w:val="CommentText"/>
      </w:pPr>
      <w:r>
        <w:rPr>
          <w:rStyle w:val="CommentReference"/>
        </w:rPr>
        <w:annotationRef/>
      </w:r>
      <w:r>
        <w:t>Wesley comment:</w:t>
      </w:r>
    </w:p>
    <w:p w14:paraId="41B0623A" w14:textId="77777777" w:rsidR="0077333A" w:rsidRDefault="0077333A" w:rsidP="0077333A">
      <w:pPr>
        <w:pStyle w:val="CommentText"/>
      </w:pPr>
    </w:p>
    <w:p w14:paraId="26B5358C" w14:textId="77777777" w:rsidR="0077333A" w:rsidRDefault="0077333A" w:rsidP="0077333A">
      <w:pPr>
        <w:pStyle w:val="CommentText"/>
      </w:pPr>
      <w:r>
        <w:t>I think we need to organize this differently because it’s confusing to me. I want to know why not classifiable.</w:t>
      </w:r>
    </w:p>
    <w:p w14:paraId="10D3F39C" w14:textId="77777777" w:rsidR="0077333A" w:rsidRDefault="0077333A" w:rsidP="0077333A">
      <w:pPr>
        <w:pStyle w:val="CommentText"/>
      </w:pPr>
    </w:p>
    <w:p w14:paraId="2E35608B" w14:textId="77777777" w:rsidR="0077333A" w:rsidRDefault="0077333A" w:rsidP="0077333A">
      <w:pPr>
        <w:pStyle w:val="CommentText"/>
      </w:pPr>
      <w:r>
        <w:t>I think we need participant-window level statistics, then participant-level statistics.</w:t>
      </w:r>
    </w:p>
    <w:p w14:paraId="50C5892A" w14:textId="77777777" w:rsidR="0077333A" w:rsidRDefault="0077333A" w:rsidP="0077333A">
      <w:pPr>
        <w:pStyle w:val="CommentText"/>
      </w:pPr>
    </w:p>
    <w:p w14:paraId="452BF3D6" w14:textId="77777777" w:rsidR="0077333A" w:rsidRDefault="0077333A" w:rsidP="0077333A">
      <w:pPr>
        <w:pStyle w:val="CommentText"/>
      </w:pPr>
      <w:r>
        <w:t>Participant-window level</w:t>
      </w:r>
    </w:p>
    <w:p w14:paraId="423641F1" w14:textId="77777777" w:rsidR="0077333A" w:rsidRDefault="0077333A" w:rsidP="0077333A">
      <w:pPr>
        <w:pStyle w:val="CommentText"/>
      </w:pPr>
      <w:r>
        <w:t>Proportion with at least 4 seizure days</w:t>
      </w:r>
    </w:p>
    <w:p w14:paraId="368C954A" w14:textId="77777777" w:rsidR="0077333A" w:rsidRDefault="0077333A" w:rsidP="0077333A">
      <w:pPr>
        <w:pStyle w:val="CommentText"/>
      </w:pPr>
      <w:r>
        <w:t>Proportion C1, C2, C3</w:t>
      </w:r>
    </w:p>
    <w:p w14:paraId="4A481073" w14:textId="77777777" w:rsidR="0077333A" w:rsidRDefault="0077333A" w:rsidP="0077333A">
      <w:pPr>
        <w:pStyle w:val="CommentText"/>
      </w:pPr>
    </w:p>
    <w:p w14:paraId="49ABDA14" w14:textId="77777777" w:rsidR="0077333A" w:rsidRDefault="0077333A" w:rsidP="0077333A">
      <w:pPr>
        <w:pStyle w:val="CommentText"/>
      </w:pPr>
      <w:r>
        <w:t>Participant-level</w:t>
      </w:r>
    </w:p>
    <w:p w14:paraId="60DA03FC" w14:textId="77777777" w:rsidR="0077333A" w:rsidRDefault="0077333A" w:rsidP="0077333A">
      <w:pPr>
        <w:pStyle w:val="CommentText"/>
      </w:pPr>
      <w:r>
        <w:t>Proportion with at least 1 window of at least 4 seizure days</w:t>
      </w:r>
    </w:p>
    <w:p w14:paraId="26D7C8C5" w14:textId="77777777" w:rsidR="0077333A" w:rsidRDefault="0077333A" w:rsidP="0077333A">
      <w:pPr>
        <w:pStyle w:val="CommentText"/>
      </w:pPr>
      <w:r>
        <w:t>Proportion with at least 1 C1, C2, or C3</w:t>
      </w:r>
    </w:p>
    <w:p w14:paraId="725173E8" w14:textId="77777777" w:rsidR="0077333A" w:rsidRDefault="0077333A" w:rsidP="0077333A">
      <w:pPr>
        <w:pStyle w:val="CommentText"/>
      </w:pPr>
      <w:r>
        <w:t>Proportion with reproducible C1, C2, or C3</w:t>
      </w:r>
    </w:p>
  </w:comment>
  <w:comment w:id="746" w:author="Rachael Sumner" w:date="2026-05-29T15:17:00Z" w:initials="RS">
    <w:p w14:paraId="438A00E5" w14:textId="77777777" w:rsidR="0077333A" w:rsidRDefault="0077333A" w:rsidP="0077333A">
      <w:pPr>
        <w:pStyle w:val="CommentText"/>
      </w:pPr>
      <w:r>
        <w:rPr>
          <w:rStyle w:val="CommentReference"/>
        </w:rPr>
        <w:annotationRef/>
      </w:r>
      <w:r>
        <w:t xml:space="preserve">Wesley </w:t>
      </w:r>
    </w:p>
    <w:p w14:paraId="205121BE" w14:textId="77777777" w:rsidR="0077333A" w:rsidRDefault="0077333A" w:rsidP="0077333A">
      <w:pPr>
        <w:pStyle w:val="CommentText"/>
      </w:pPr>
    </w:p>
    <w:p w14:paraId="6388339D" w14:textId="77777777" w:rsidR="0077333A" w:rsidRDefault="0077333A" w:rsidP="0077333A">
      <w:pPr>
        <w:pStyle w:val="CommentText"/>
      </w:pPr>
      <w:r>
        <w:t xml:space="preserve">It’s confusing to not have the cycles alternate with the months. </w:t>
      </w:r>
    </w:p>
    <w:p w14:paraId="7B30F3B6" w14:textId="77777777" w:rsidR="0077333A" w:rsidRDefault="0077333A" w:rsidP="0077333A">
      <w:pPr>
        <w:pStyle w:val="CommentText"/>
      </w:pPr>
    </w:p>
    <w:p w14:paraId="2002799E" w14:textId="77777777" w:rsidR="0077333A" w:rsidRDefault="0077333A" w:rsidP="0077333A">
      <w:pPr>
        <w:pStyle w:val="CommentText"/>
      </w:pPr>
      <w:r>
        <w:t>To keep consistent names, broad population should be heterogenous menstruating-age</w:t>
      </w:r>
    </w:p>
    <w:p w14:paraId="1A00567A" w14:textId="77777777" w:rsidR="0077333A" w:rsidRDefault="0077333A" w:rsidP="0077333A">
      <w:pPr>
        <w:pStyle w:val="CommentText"/>
      </w:pPr>
    </w:p>
    <w:p w14:paraId="1A024304" w14:textId="77777777" w:rsidR="0077333A" w:rsidRDefault="0077333A" w:rsidP="0077333A">
      <w:pPr>
        <w:pStyle w:val="CommentText"/>
      </w:pPr>
      <w:r>
        <w:t>Similar to the Table, I think we should have window-level and participant level, but that may be Figure 2. In my head, I think of stacked bar graphs where we have 3 groups based on participants:</w:t>
      </w:r>
    </w:p>
    <w:p w14:paraId="63D1A8DF" w14:textId="77777777" w:rsidR="0077333A" w:rsidRDefault="0077333A" w:rsidP="0077333A">
      <w:pPr>
        <w:pStyle w:val="CommentText"/>
        <w:numPr>
          <w:ilvl w:val="0"/>
          <w:numId w:val="10"/>
        </w:numPr>
      </w:pPr>
      <w:r>
        <w:t xml:space="preserve"> Never identified</w:t>
      </w:r>
    </w:p>
    <w:p w14:paraId="7D486A98" w14:textId="77777777" w:rsidR="0077333A" w:rsidRDefault="0077333A" w:rsidP="0077333A">
      <w:pPr>
        <w:pStyle w:val="CommentText"/>
        <w:numPr>
          <w:ilvl w:val="0"/>
          <w:numId w:val="10"/>
        </w:numPr>
      </w:pPr>
      <w:r>
        <w:t xml:space="preserve"> At least 1 window identified</w:t>
      </w:r>
    </w:p>
    <w:p w14:paraId="5E2E4586" w14:textId="77777777" w:rsidR="0077333A" w:rsidRDefault="0077333A" w:rsidP="0077333A">
      <w:pPr>
        <w:pStyle w:val="CommentText"/>
        <w:numPr>
          <w:ilvl w:val="0"/>
          <w:numId w:val="10"/>
        </w:numPr>
      </w:pPr>
      <w:r>
        <w:t xml:space="preserve"> Met reproducibility criteria</w:t>
      </w:r>
    </w:p>
    <w:p w14:paraId="302E0CB5" w14:textId="77777777" w:rsidR="0077333A" w:rsidRDefault="0077333A" w:rsidP="0077333A">
      <w:pPr>
        <w:pStyle w:val="CommentText"/>
      </w:pPr>
    </w:p>
    <w:p w14:paraId="71AA4C39" w14:textId="77777777" w:rsidR="0077333A" w:rsidRDefault="0077333A" w:rsidP="0077333A">
      <w:pPr>
        <w:pStyle w:val="CommentText"/>
      </w:pPr>
      <w:r>
        <w:t xml:space="preserve">If I can get a vector graphic version of this, I can do prettification things. I’d add a alpha =0.05 line. </w:t>
      </w:r>
    </w:p>
    <w:p w14:paraId="2D3B2A0F" w14:textId="77777777" w:rsidR="0077333A" w:rsidRDefault="0077333A" w:rsidP="0077333A">
      <w:pPr>
        <w:pStyle w:val="CommentText"/>
      </w:pPr>
    </w:p>
    <w:p w14:paraId="224B020F" w14:textId="77777777" w:rsidR="0077333A" w:rsidRDefault="0077333A" w:rsidP="0077333A">
      <w:pPr>
        <w:pStyle w:val="CommentText"/>
      </w:pPr>
      <w:r>
        <w:t xml:space="preserve">I don’t know how minimum-data rule gets higher than windowed Herzog since it’s a subset. </w:t>
      </w:r>
    </w:p>
  </w:comment>
  <w:comment w:id="749" w:author="Rachael Sumner" w:date="2026-05-29T15:17:00Z" w:initials="RS">
    <w:p w14:paraId="55118F50" w14:textId="77777777" w:rsidR="00990516" w:rsidRDefault="0077333A" w:rsidP="00990516">
      <w:pPr>
        <w:pStyle w:val="CommentText"/>
      </w:pPr>
      <w:r>
        <w:rPr>
          <w:rStyle w:val="CommentReference"/>
        </w:rPr>
        <w:annotationRef/>
      </w:r>
      <w:r w:rsidR="00990516">
        <w:t>Wesley Kerr Comment:</w:t>
      </w:r>
    </w:p>
    <w:p w14:paraId="1DB3E4F4" w14:textId="77777777" w:rsidR="00990516" w:rsidRDefault="00990516" w:rsidP="00990516">
      <w:pPr>
        <w:pStyle w:val="CommentText"/>
      </w:pPr>
    </w:p>
    <w:p w14:paraId="196325E8" w14:textId="77777777" w:rsidR="00990516" w:rsidRDefault="00990516" w:rsidP="00990516">
      <w:pPr>
        <w:pStyle w:val="CommentText"/>
      </w:pPr>
      <w:r>
        <w:t>The y-axis should be a proportion of simulations.</w:t>
      </w:r>
    </w:p>
    <w:p w14:paraId="0BB1F0C7" w14:textId="77777777" w:rsidR="00990516" w:rsidRDefault="00990516" w:rsidP="00990516">
      <w:pPr>
        <w:pStyle w:val="CommentText"/>
      </w:pPr>
    </w:p>
    <w:p w14:paraId="2BFC7984" w14:textId="77777777" w:rsidR="00990516" w:rsidRDefault="00990516" w:rsidP="00990516">
      <w:pPr>
        <w:pStyle w:val="CommentText"/>
      </w:pPr>
      <w:r>
        <w:t xml:space="preserve">I’m not entirely sure what this is showing. </w:t>
      </w:r>
    </w:p>
  </w:comment>
  <w:comment w:id="752" w:author="Rachael Sumner" w:date="2026-05-29T15:18:00Z" w:initials="RS">
    <w:p w14:paraId="1CAB8DAE" w14:textId="6787C97E" w:rsidR="0077333A" w:rsidRDefault="0077333A" w:rsidP="0077333A">
      <w:pPr>
        <w:pStyle w:val="CommentText"/>
      </w:pPr>
      <w:r>
        <w:rPr>
          <w:rStyle w:val="CommentReference"/>
        </w:rPr>
        <w:annotationRef/>
      </w:r>
      <w:r>
        <w:t>Wesley Kerr:</w:t>
      </w:r>
      <w:r>
        <w:br/>
      </w:r>
      <w:r>
        <w:br/>
        <w:t>Can I get the vector graphic version of this?</w:t>
      </w:r>
    </w:p>
    <w:p w14:paraId="7C671BEE" w14:textId="77777777" w:rsidR="0077333A" w:rsidRDefault="0077333A" w:rsidP="0077333A">
      <w:pPr>
        <w:pStyle w:val="CommentText"/>
      </w:pPr>
    </w:p>
    <w:p w14:paraId="1AA783DB" w14:textId="77777777" w:rsidR="0077333A" w:rsidRDefault="0077333A" w:rsidP="0077333A">
      <w:pPr>
        <w:pStyle w:val="CommentText"/>
      </w:pPr>
      <w:r>
        <w:t>It likely should be Figure 1 for an illustrative figure.</w:t>
      </w:r>
    </w:p>
    <w:p w14:paraId="277A2EEB" w14:textId="77777777" w:rsidR="0077333A" w:rsidRDefault="0077333A" w:rsidP="0077333A">
      <w:pPr>
        <w:pStyle w:val="CommentText"/>
      </w:pPr>
    </w:p>
    <w:p w14:paraId="1566B65B" w14:textId="77777777" w:rsidR="0077333A" w:rsidRDefault="0077333A" w:rsidP="0077333A">
      <w:pPr>
        <w:pStyle w:val="CommentText"/>
      </w:pPr>
      <w:r>
        <w:t>We should color the definitions of the menstrual/hormonal phases.</w:t>
      </w:r>
    </w:p>
    <w:p w14:paraId="206E7164" w14:textId="77777777" w:rsidR="0077333A" w:rsidRDefault="0077333A" w:rsidP="0077333A">
      <w:pPr>
        <w:pStyle w:val="CommentText"/>
      </w:pPr>
    </w:p>
    <w:p w14:paraId="4800C2DF" w14:textId="77777777" w:rsidR="0077333A" w:rsidRDefault="0077333A" w:rsidP="0077333A">
      <w:pPr>
        <w:pStyle w:val="CommentText"/>
      </w:pPr>
      <w:r>
        <w:t>The y-axis needs to start at 0. We should label seizures per day in human readable versions (0.14 seizures/day = weekly seizures, 0.28 seizures/day = 2 seizures/week)</w:t>
      </w:r>
    </w:p>
    <w:p w14:paraId="6040D208" w14:textId="77777777" w:rsidR="0077333A" w:rsidRDefault="0077333A" w:rsidP="0077333A">
      <w:pPr>
        <w:pStyle w:val="CommentText"/>
      </w:pPr>
    </w:p>
    <w:p w14:paraId="23725F74" w14:textId="77777777" w:rsidR="0077333A" w:rsidRDefault="0077333A" w:rsidP="0077333A">
      <w:pPr>
        <w:pStyle w:val="CommentText"/>
      </w:pPr>
      <w:r>
        <w:t xml:space="preserve">We need standard error bars or some variability measure on the lines. That would account for the peak from uncertainty at day 35.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6F1E68" w15:done="0"/>
  <w15:commentEx w15:paraId="2DAE794E" w15:done="0"/>
  <w15:commentEx w15:paraId="1970628E" w15:done="0"/>
  <w15:commentEx w15:paraId="0781A46D" w15:done="0"/>
  <w15:commentEx w15:paraId="138D9DFA" w15:done="0"/>
  <w15:commentEx w15:paraId="4A6DACB7" w15:done="0"/>
  <w15:commentEx w15:paraId="4AC88626" w15:done="0"/>
  <w15:commentEx w15:paraId="72CA0590" w15:done="0"/>
  <w15:commentEx w15:paraId="0E8F2DE1" w15:done="0"/>
  <w15:commentEx w15:paraId="4ECA9C1B" w15:paraIdParent="0E8F2DE1" w15:done="0"/>
  <w15:commentEx w15:paraId="658DAB63" w15:done="0"/>
  <w15:commentEx w15:paraId="45A0EE85" w15:paraIdParent="658DAB63" w15:done="0"/>
  <w15:commentEx w15:paraId="06F4F40C" w15:done="1"/>
  <w15:commentEx w15:paraId="7E43263B" w15:done="1"/>
  <w15:commentEx w15:paraId="003BE3F3" w15:done="0"/>
  <w15:commentEx w15:paraId="459ED2B7" w15:paraIdParent="003BE3F3" w15:done="0"/>
  <w15:commentEx w15:paraId="711E9646" w15:done="1"/>
  <w15:commentEx w15:paraId="3D77EA8D" w15:done="0"/>
  <w15:commentEx w15:paraId="71F05D54" w15:paraIdParent="3D77EA8D" w15:done="0"/>
  <w15:commentEx w15:paraId="4BCB9CF3" w15:done="0"/>
  <w15:commentEx w15:paraId="5EDE62C7" w15:paraIdParent="4BCB9CF3" w15:done="0"/>
  <w15:commentEx w15:paraId="3140E861" w15:done="0"/>
  <w15:commentEx w15:paraId="4931DA09" w15:done="0"/>
  <w15:commentEx w15:paraId="5516A3A8" w15:paraIdParent="4931DA09" w15:done="0"/>
  <w15:commentEx w15:paraId="1886737F" w15:done="0"/>
  <w15:commentEx w15:paraId="4CD66061" w15:paraIdParent="1886737F" w15:done="0"/>
  <w15:commentEx w15:paraId="61A09C42" w15:done="0"/>
  <w15:commentEx w15:paraId="06090D8C" w15:paraIdParent="61A09C42" w15:done="0"/>
  <w15:commentEx w15:paraId="69976DDC" w15:done="0"/>
  <w15:commentEx w15:paraId="4376CBE3" w15:paraIdParent="69976DDC" w15:done="0"/>
  <w15:commentEx w15:paraId="4F0B9937" w15:paraIdParent="69976DDC" w15:done="0"/>
  <w15:commentEx w15:paraId="6A968861" w15:done="0"/>
  <w15:commentEx w15:paraId="4E4E81CA" w15:done="0"/>
  <w15:commentEx w15:paraId="762E5EFB" w15:paraIdParent="4E4E81CA" w15:done="0"/>
  <w15:commentEx w15:paraId="0C5117E2" w15:done="0"/>
  <w15:commentEx w15:paraId="2960A675" w15:done="0"/>
  <w15:commentEx w15:paraId="6CCD4495" w15:done="0"/>
  <w15:commentEx w15:paraId="465AB48B" w15:done="0"/>
  <w15:commentEx w15:paraId="0D713DC9" w15:done="0"/>
  <w15:commentEx w15:paraId="5C72D0B8" w15:paraIdParent="0D713DC9" w15:done="0"/>
  <w15:commentEx w15:paraId="3842665C" w15:done="0"/>
  <w15:commentEx w15:paraId="28A78002" w15:done="0"/>
  <w15:commentEx w15:paraId="3104A1C0" w15:paraIdParent="28A78002" w15:done="0"/>
  <w15:commentEx w15:paraId="6302875A" w15:done="0"/>
  <w15:commentEx w15:paraId="1AA3EFC3" w15:done="0"/>
  <w15:commentEx w15:paraId="7A699BA5" w15:paraIdParent="1AA3EFC3" w15:done="0"/>
  <w15:commentEx w15:paraId="76867A2F" w15:done="0"/>
  <w15:commentEx w15:paraId="725173E8" w15:done="0"/>
  <w15:commentEx w15:paraId="224B020F" w15:done="0"/>
  <w15:commentEx w15:paraId="2BFC7984" w15:done="0"/>
  <w15:commentEx w15:paraId="23725F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0739F" w16cex:dateUtc="2026-05-20T12:11:00Z"/>
  <w16cex:commentExtensible w16cex:durableId="4A3240C9" w16cex:dateUtc="2026-05-20T12:15:00Z"/>
  <w16cex:commentExtensible w16cex:durableId="6F9F921D" w16cex:dateUtc="2026-05-20T12:21:00Z"/>
  <w16cex:commentExtensible w16cex:durableId="05843874" w16cex:dateUtc="2026-05-20T12:18:00Z"/>
  <w16cex:commentExtensible w16cex:durableId="1F403CBA" w16cex:dateUtc="2026-05-20T12:21:00Z"/>
  <w16cex:commentExtensible w16cex:durableId="10EF4590" w16cex:dateUtc="2026-05-23T07:13:00Z"/>
  <w16cex:commentExtensible w16cex:durableId="7F7DDCE5" w16cex:dateUtc="2026-05-23T07:16:00Z"/>
  <w16cex:commentExtensible w16cex:durableId="017DAD4E" w16cex:dateUtc="2026-05-23T07:17:00Z"/>
  <w16cex:commentExtensible w16cex:durableId="5E795B22" w16cex:dateUtc="2026-05-20T12:33:00Z"/>
  <w16cex:commentExtensible w16cex:durableId="3AC6FF84" w16cex:dateUtc="2026-05-29T03:39:00Z"/>
  <w16cex:commentExtensible w16cex:durableId="3C2BE771" w16cex:dateUtc="2026-05-20T12:39:00Z"/>
  <w16cex:commentExtensible w16cex:durableId="12BBDF1E" w16cex:dateUtc="2026-05-29T03:43:00Z"/>
  <w16cex:commentExtensible w16cex:durableId="4CBA0558" w16cex:dateUtc="2026-05-20T13:39:00Z"/>
  <w16cex:commentExtensible w16cex:durableId="14D02CCF" w16cex:dateUtc="2026-05-20T12:47:00Z"/>
  <w16cex:commentExtensible w16cex:durableId="6E90E650" w16cex:dateUtc="2026-05-29T04:12:00Z"/>
  <w16cex:commentExtensible w16cex:durableId="303969A8" w16cex:dateUtc="2026-05-29T04:23:00Z"/>
  <w16cex:commentExtensible w16cex:durableId="11E9D701" w16cex:dateUtc="2026-05-20T12:52:00Z"/>
  <w16cex:commentExtensible w16cex:durableId="1EC1B0CF" w16cex:dateUtc="2026-05-20T13:19:00Z"/>
  <w16cex:commentExtensible w16cex:durableId="2CE8B54B" w16cex:dateUtc="2026-05-29T04:23:00Z"/>
  <w16cex:commentExtensible w16cex:durableId="3F1877C7" w16cex:dateUtc="2026-05-29T04:20:00Z"/>
  <w16cex:commentExtensible w16cex:durableId="1BBABA50" w16cex:dateUtc="2026-05-29T04:23:00Z"/>
  <w16cex:commentExtensible w16cex:durableId="29A4A17B" w16cex:dateUtc="2026-05-29T04:56:00Z"/>
  <w16cex:commentExtensible w16cex:durableId="48ACE1CA" w16cex:dateUtc="2026-05-20T13:38:00Z"/>
  <w16cex:commentExtensible w16cex:durableId="3E784D88" w16cex:dateUtc="2026-05-29T05:10:00Z"/>
  <w16cex:commentExtensible w16cex:durableId="3A0AE9A7" w16cex:dateUtc="2026-05-20T13:40:00Z"/>
  <w16cex:commentExtensible w16cex:durableId="6F28C7F5" w16cex:dateUtc="2026-05-29T04:47:00Z"/>
  <w16cex:commentExtensible w16cex:durableId="76AF68A3" w16cex:dateUtc="2026-05-20T13:43:00Z"/>
  <w16cex:commentExtensible w16cex:durableId="59E670E1" w16cex:dateUtc="2026-05-29T04:47:00Z"/>
  <w16cex:commentExtensible w16cex:durableId="09DE4FE2" w16cex:dateUtc="2026-05-20T13:46:00Z"/>
  <w16cex:commentExtensible w16cex:durableId="312F67B7" w16cex:dateUtc="2026-05-29T04:47:00Z"/>
  <w16cex:commentExtensible w16cex:durableId="1B612D2C" w16cex:dateUtc="2026-05-29T05:16:00Z"/>
  <w16cex:commentExtensible w16cex:durableId="3D0F47CE" w16cex:dateUtc="2026-05-29T04:33:00Z"/>
  <w16cex:commentExtensible w16cex:durableId="4B4629BE" w16cex:dateUtc="2026-05-29T04:22:00Z"/>
  <w16cex:commentExtensible w16cex:durableId="3C137260" w16cex:dateUtc="2026-05-29T04:23:00Z"/>
  <w16cex:commentExtensible w16cex:durableId="01012518" w16cex:dateUtc="2026-05-23T20:25:00Z"/>
  <w16cex:commentExtensible w16cex:durableId="301DA4E7" w16cex:dateUtc="2026-05-23T20:27:00Z"/>
  <w16cex:commentExtensible w16cex:durableId="63C7E976" w16cex:dateUtc="2026-05-23T20:01:00Z"/>
  <w16cex:commentExtensible w16cex:durableId="720B8392" w16cex:dateUtc="2026-05-23T07:21:00Z"/>
  <w16cex:commentExtensible w16cex:durableId="0A1AACF1" w16cex:dateUtc="2026-05-23T20:03:00Z"/>
  <w16cex:commentExtensible w16cex:durableId="426B1DFA" w16cex:dateUtc="2026-05-23T20:53:00Z"/>
  <w16cex:commentExtensible w16cex:durableId="5BD38384" w16cex:dateUtc="2026-05-23T05:07:00Z"/>
  <w16cex:commentExtensible w16cex:durableId="22A5CC90" w16cex:dateUtc="2026-05-23T04:57:00Z"/>
  <w16cex:commentExtensible w16cex:durableId="3E208723" w16cex:dateUtc="2026-05-23T04:59:00Z"/>
  <w16cex:commentExtensible w16cex:durableId="023DBC6F" w16cex:dateUtc="2026-05-23T04:26:00Z"/>
  <w16cex:commentExtensible w16cex:durableId="63729529" w16cex:dateUtc="2026-05-22T02:37:00Z"/>
  <w16cex:commentExtensible w16cex:durableId="745B6A9B" w16cex:dateUtc="2026-05-23T07:35:00Z"/>
  <w16cex:commentExtensible w16cex:durableId="68FED427" w16cex:dateUtc="2026-05-20T14:02:00Z"/>
  <w16cex:commentExtensible w16cex:durableId="2CDFBF9B" w16cex:dateUtc="2026-05-29T03:16:00Z"/>
  <w16cex:commentExtensible w16cex:durableId="1729A762" w16cex:dateUtc="2026-05-29T03:17:00Z"/>
  <w16cex:commentExtensible w16cex:durableId="087BC911" w16cex:dateUtc="2026-05-29T03:17:00Z"/>
  <w16cex:commentExtensible w16cex:durableId="2FB7B079" w16cex:dateUtc="2026-05-29T0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6F1E68" w16cid:durableId="0020739F"/>
  <w16cid:commentId w16cid:paraId="2DAE794E" w16cid:durableId="4A3240C9"/>
  <w16cid:commentId w16cid:paraId="1970628E" w16cid:durableId="6F9F921D"/>
  <w16cid:commentId w16cid:paraId="0781A46D" w16cid:durableId="05843874"/>
  <w16cid:commentId w16cid:paraId="138D9DFA" w16cid:durableId="1F403CBA"/>
  <w16cid:commentId w16cid:paraId="4A6DACB7" w16cid:durableId="10EF4590"/>
  <w16cid:commentId w16cid:paraId="4AC88626" w16cid:durableId="7F7DDCE5"/>
  <w16cid:commentId w16cid:paraId="72CA0590" w16cid:durableId="017DAD4E"/>
  <w16cid:commentId w16cid:paraId="0E8F2DE1" w16cid:durableId="5E795B22"/>
  <w16cid:commentId w16cid:paraId="4ECA9C1B" w16cid:durableId="3AC6FF84"/>
  <w16cid:commentId w16cid:paraId="658DAB63" w16cid:durableId="3C2BE771"/>
  <w16cid:commentId w16cid:paraId="45A0EE85" w16cid:durableId="12BBDF1E"/>
  <w16cid:commentId w16cid:paraId="06F4F40C" w16cid:durableId="4CBA0558"/>
  <w16cid:commentId w16cid:paraId="7E43263B" w16cid:durableId="14D02CCF"/>
  <w16cid:commentId w16cid:paraId="003BE3F3" w16cid:durableId="6E90E650"/>
  <w16cid:commentId w16cid:paraId="459ED2B7" w16cid:durableId="303969A8"/>
  <w16cid:commentId w16cid:paraId="711E9646" w16cid:durableId="11E9D701"/>
  <w16cid:commentId w16cid:paraId="3D77EA8D" w16cid:durableId="1EC1B0CF"/>
  <w16cid:commentId w16cid:paraId="71F05D54" w16cid:durableId="2CE8B54B"/>
  <w16cid:commentId w16cid:paraId="4BCB9CF3" w16cid:durableId="3F1877C7"/>
  <w16cid:commentId w16cid:paraId="5EDE62C7" w16cid:durableId="1BBABA50"/>
  <w16cid:commentId w16cid:paraId="3140E861" w16cid:durableId="29A4A17B"/>
  <w16cid:commentId w16cid:paraId="4931DA09" w16cid:durableId="48ACE1CA"/>
  <w16cid:commentId w16cid:paraId="5516A3A8" w16cid:durableId="3E784D88"/>
  <w16cid:commentId w16cid:paraId="1886737F" w16cid:durableId="3A0AE9A7"/>
  <w16cid:commentId w16cid:paraId="4CD66061" w16cid:durableId="6F28C7F5"/>
  <w16cid:commentId w16cid:paraId="61A09C42" w16cid:durableId="76AF68A3"/>
  <w16cid:commentId w16cid:paraId="06090D8C" w16cid:durableId="59E670E1"/>
  <w16cid:commentId w16cid:paraId="69976DDC" w16cid:durableId="09DE4FE2"/>
  <w16cid:commentId w16cid:paraId="4376CBE3" w16cid:durableId="312F67B7"/>
  <w16cid:commentId w16cid:paraId="4F0B9937" w16cid:durableId="1B612D2C"/>
  <w16cid:commentId w16cid:paraId="6A968861" w16cid:durableId="3D0F47CE"/>
  <w16cid:commentId w16cid:paraId="4E4E81CA" w16cid:durableId="4B4629BE"/>
  <w16cid:commentId w16cid:paraId="762E5EFB" w16cid:durableId="3C137260"/>
  <w16cid:commentId w16cid:paraId="0C5117E2" w16cid:durableId="01012518"/>
  <w16cid:commentId w16cid:paraId="2960A675" w16cid:durableId="301DA4E7"/>
  <w16cid:commentId w16cid:paraId="6CCD4495" w16cid:durableId="63C7E976"/>
  <w16cid:commentId w16cid:paraId="465AB48B" w16cid:durableId="720B8392"/>
  <w16cid:commentId w16cid:paraId="0D713DC9" w16cid:durableId="0A1AACF1"/>
  <w16cid:commentId w16cid:paraId="5C72D0B8" w16cid:durableId="426B1DFA"/>
  <w16cid:commentId w16cid:paraId="3842665C" w16cid:durableId="5BD38384"/>
  <w16cid:commentId w16cid:paraId="28A78002" w16cid:durableId="22A5CC90"/>
  <w16cid:commentId w16cid:paraId="3104A1C0" w16cid:durableId="3E208723"/>
  <w16cid:commentId w16cid:paraId="6302875A" w16cid:durableId="023DBC6F"/>
  <w16cid:commentId w16cid:paraId="1AA3EFC3" w16cid:durableId="63729529"/>
  <w16cid:commentId w16cid:paraId="7A699BA5" w16cid:durableId="745B6A9B"/>
  <w16cid:commentId w16cid:paraId="76867A2F" w16cid:durableId="68FED427"/>
  <w16cid:commentId w16cid:paraId="725173E8" w16cid:durableId="2CDFBF9B"/>
  <w16cid:commentId w16cid:paraId="224B020F" w16cid:durableId="1729A762"/>
  <w16cid:commentId w16cid:paraId="2BFC7984" w16cid:durableId="087BC911"/>
  <w16cid:commentId w16cid:paraId="23725F74" w16cid:durableId="2FB7B0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F3B32" w14:textId="77777777" w:rsidR="00A07527" w:rsidRDefault="00A07527">
      <w:pPr>
        <w:spacing w:line="240" w:lineRule="auto"/>
      </w:pPr>
      <w:r>
        <w:separator/>
      </w:r>
    </w:p>
  </w:endnote>
  <w:endnote w:type="continuationSeparator" w:id="0">
    <w:p w14:paraId="77A3DE73" w14:textId="77777777" w:rsidR="00A07527" w:rsidRDefault="00A075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C687" w14:textId="77777777" w:rsidR="00A07527" w:rsidRDefault="00A07527">
      <w:pPr>
        <w:spacing w:line="240" w:lineRule="auto"/>
      </w:pPr>
      <w:r>
        <w:separator/>
      </w:r>
    </w:p>
  </w:footnote>
  <w:footnote w:type="continuationSeparator" w:id="0">
    <w:p w14:paraId="06997D6F" w14:textId="77777777" w:rsidR="00A07527" w:rsidRDefault="00A075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1048D" w14:textId="77777777" w:rsidR="00544B2B" w:rsidRDefault="00000000">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0773F8"/>
    <w:multiLevelType w:val="hybridMultilevel"/>
    <w:tmpl w:val="9356D3A8"/>
    <w:lvl w:ilvl="0" w:tplc="5218BDA4">
      <w:start w:val="1"/>
      <w:numFmt w:val="decimal"/>
      <w:lvlText w:val="%1)"/>
      <w:lvlJc w:val="left"/>
      <w:pPr>
        <w:ind w:left="720" w:hanging="360"/>
      </w:pPr>
    </w:lvl>
    <w:lvl w:ilvl="1" w:tplc="AD7E37C0">
      <w:start w:val="1"/>
      <w:numFmt w:val="decimal"/>
      <w:lvlText w:val="%2)"/>
      <w:lvlJc w:val="left"/>
      <w:pPr>
        <w:ind w:left="720" w:hanging="360"/>
      </w:pPr>
    </w:lvl>
    <w:lvl w:ilvl="2" w:tplc="24F05BE0">
      <w:start w:val="1"/>
      <w:numFmt w:val="decimal"/>
      <w:lvlText w:val="%3)"/>
      <w:lvlJc w:val="left"/>
      <w:pPr>
        <w:ind w:left="720" w:hanging="360"/>
      </w:pPr>
    </w:lvl>
    <w:lvl w:ilvl="3" w:tplc="22AEF6A8">
      <w:start w:val="1"/>
      <w:numFmt w:val="decimal"/>
      <w:lvlText w:val="%4)"/>
      <w:lvlJc w:val="left"/>
      <w:pPr>
        <w:ind w:left="720" w:hanging="360"/>
      </w:pPr>
    </w:lvl>
    <w:lvl w:ilvl="4" w:tplc="47BC86EA">
      <w:start w:val="1"/>
      <w:numFmt w:val="decimal"/>
      <w:lvlText w:val="%5)"/>
      <w:lvlJc w:val="left"/>
      <w:pPr>
        <w:ind w:left="720" w:hanging="360"/>
      </w:pPr>
    </w:lvl>
    <w:lvl w:ilvl="5" w:tplc="1F6A6B7A">
      <w:start w:val="1"/>
      <w:numFmt w:val="decimal"/>
      <w:lvlText w:val="%6)"/>
      <w:lvlJc w:val="left"/>
      <w:pPr>
        <w:ind w:left="720" w:hanging="360"/>
      </w:pPr>
    </w:lvl>
    <w:lvl w:ilvl="6" w:tplc="8CB2FC5A">
      <w:start w:val="1"/>
      <w:numFmt w:val="decimal"/>
      <w:lvlText w:val="%7)"/>
      <w:lvlJc w:val="left"/>
      <w:pPr>
        <w:ind w:left="720" w:hanging="360"/>
      </w:pPr>
    </w:lvl>
    <w:lvl w:ilvl="7" w:tplc="B9E6481C">
      <w:start w:val="1"/>
      <w:numFmt w:val="decimal"/>
      <w:lvlText w:val="%8)"/>
      <w:lvlJc w:val="left"/>
      <w:pPr>
        <w:ind w:left="720" w:hanging="360"/>
      </w:pPr>
    </w:lvl>
    <w:lvl w:ilvl="8" w:tplc="D8FE1A92">
      <w:start w:val="1"/>
      <w:numFmt w:val="decimal"/>
      <w:lvlText w:val="%9)"/>
      <w:lvlJc w:val="left"/>
      <w:pPr>
        <w:ind w:left="720" w:hanging="360"/>
      </w:pPr>
    </w:lvl>
  </w:abstractNum>
  <w:num w:numId="1" w16cid:durableId="101538826">
    <w:abstractNumId w:val="8"/>
  </w:num>
  <w:num w:numId="2" w16cid:durableId="1476143844">
    <w:abstractNumId w:val="6"/>
  </w:num>
  <w:num w:numId="3" w16cid:durableId="428696916">
    <w:abstractNumId w:val="5"/>
  </w:num>
  <w:num w:numId="4" w16cid:durableId="794055424">
    <w:abstractNumId w:val="4"/>
  </w:num>
  <w:num w:numId="5" w16cid:durableId="410665950">
    <w:abstractNumId w:val="7"/>
  </w:num>
  <w:num w:numId="6" w16cid:durableId="395589188">
    <w:abstractNumId w:val="3"/>
  </w:num>
  <w:num w:numId="7" w16cid:durableId="76825989">
    <w:abstractNumId w:val="2"/>
  </w:num>
  <w:num w:numId="8" w16cid:durableId="1388798281">
    <w:abstractNumId w:val="1"/>
  </w:num>
  <w:num w:numId="9" w16cid:durableId="458643666">
    <w:abstractNumId w:val="0"/>
  </w:num>
  <w:num w:numId="10" w16cid:durableId="153618822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ael Sumner">
    <w15:presenceInfo w15:providerId="AD" w15:userId="S::rsum009@UoA.auckland.ac.nz::162f5a50-9744-41b3-a384-e49902582cc7"/>
  </w15:person>
  <w15:person w15:author="Kerr, Wesley">
    <w15:presenceInfo w15:providerId="AD" w15:userId="S::kerrw2@upmc.edu::e9efe91f-ac29-4a5c-a8e4-833e0bd364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DA4"/>
    <w:rsid w:val="0006063C"/>
    <w:rsid w:val="000B00CF"/>
    <w:rsid w:val="000E6B01"/>
    <w:rsid w:val="0011508D"/>
    <w:rsid w:val="00127CC5"/>
    <w:rsid w:val="0015074B"/>
    <w:rsid w:val="00215AFE"/>
    <w:rsid w:val="0023795C"/>
    <w:rsid w:val="00244884"/>
    <w:rsid w:val="00283121"/>
    <w:rsid w:val="0029639D"/>
    <w:rsid w:val="002E0A28"/>
    <w:rsid w:val="002E2FE2"/>
    <w:rsid w:val="00326F90"/>
    <w:rsid w:val="003276E5"/>
    <w:rsid w:val="0034581E"/>
    <w:rsid w:val="003C01E4"/>
    <w:rsid w:val="003E17C1"/>
    <w:rsid w:val="003F2F80"/>
    <w:rsid w:val="00402F83"/>
    <w:rsid w:val="00495F37"/>
    <w:rsid w:val="00516F75"/>
    <w:rsid w:val="005333F2"/>
    <w:rsid w:val="00544B2B"/>
    <w:rsid w:val="00553365"/>
    <w:rsid w:val="0058326F"/>
    <w:rsid w:val="005A5F29"/>
    <w:rsid w:val="005D66F6"/>
    <w:rsid w:val="005F45ED"/>
    <w:rsid w:val="006013FC"/>
    <w:rsid w:val="00691278"/>
    <w:rsid w:val="006A38E3"/>
    <w:rsid w:val="00702C42"/>
    <w:rsid w:val="0071215F"/>
    <w:rsid w:val="0077333A"/>
    <w:rsid w:val="0080454C"/>
    <w:rsid w:val="0083092F"/>
    <w:rsid w:val="0084197C"/>
    <w:rsid w:val="008614C2"/>
    <w:rsid w:val="00864A84"/>
    <w:rsid w:val="00866D54"/>
    <w:rsid w:val="008704EA"/>
    <w:rsid w:val="00875437"/>
    <w:rsid w:val="008C07A3"/>
    <w:rsid w:val="008C2643"/>
    <w:rsid w:val="00955A7C"/>
    <w:rsid w:val="009645B5"/>
    <w:rsid w:val="00990516"/>
    <w:rsid w:val="0099364A"/>
    <w:rsid w:val="009F22E3"/>
    <w:rsid w:val="00A07527"/>
    <w:rsid w:val="00A17543"/>
    <w:rsid w:val="00A676C6"/>
    <w:rsid w:val="00A8350D"/>
    <w:rsid w:val="00AA1D8D"/>
    <w:rsid w:val="00AC6822"/>
    <w:rsid w:val="00AE1466"/>
    <w:rsid w:val="00AE3554"/>
    <w:rsid w:val="00AF435B"/>
    <w:rsid w:val="00B41E36"/>
    <w:rsid w:val="00B47730"/>
    <w:rsid w:val="00C64353"/>
    <w:rsid w:val="00C9562B"/>
    <w:rsid w:val="00CB0664"/>
    <w:rsid w:val="00CB51DA"/>
    <w:rsid w:val="00CC02FE"/>
    <w:rsid w:val="00CF0301"/>
    <w:rsid w:val="00D43622"/>
    <w:rsid w:val="00D83085"/>
    <w:rsid w:val="00DB146C"/>
    <w:rsid w:val="00DB3B48"/>
    <w:rsid w:val="00DD45E3"/>
    <w:rsid w:val="00DF71C0"/>
    <w:rsid w:val="00E051EB"/>
    <w:rsid w:val="00E3569F"/>
    <w:rsid w:val="00E47CE7"/>
    <w:rsid w:val="00EB02E8"/>
    <w:rsid w:val="00ED2C22"/>
    <w:rsid w:val="00F22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2543E"/>
  <w14:defaultImageDpi w14:val="300"/>
  <w15:docId w15:val="{89EB457A-6185-DA4A-A4F0-E5D1B4CC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AE1466"/>
  </w:style>
  <w:style w:type="character" w:styleId="CommentReference">
    <w:name w:val="annotation reference"/>
    <w:basedOn w:val="DefaultParagraphFont"/>
    <w:uiPriority w:val="99"/>
    <w:semiHidden/>
    <w:unhideWhenUsed/>
    <w:rsid w:val="00ED2C22"/>
    <w:rPr>
      <w:sz w:val="16"/>
      <w:szCs w:val="16"/>
    </w:rPr>
  </w:style>
  <w:style w:type="paragraph" w:styleId="CommentText">
    <w:name w:val="annotation text"/>
    <w:basedOn w:val="Normal"/>
    <w:link w:val="CommentTextChar"/>
    <w:uiPriority w:val="99"/>
    <w:unhideWhenUsed/>
    <w:rsid w:val="00ED2C22"/>
    <w:pPr>
      <w:spacing w:line="240" w:lineRule="auto"/>
    </w:pPr>
    <w:rPr>
      <w:sz w:val="20"/>
      <w:szCs w:val="20"/>
    </w:rPr>
  </w:style>
  <w:style w:type="character" w:customStyle="1" w:styleId="CommentTextChar">
    <w:name w:val="Comment Text Char"/>
    <w:basedOn w:val="DefaultParagraphFont"/>
    <w:link w:val="CommentText"/>
    <w:uiPriority w:val="99"/>
    <w:rsid w:val="00ED2C22"/>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D2C22"/>
    <w:rPr>
      <w:b/>
      <w:bCs/>
    </w:rPr>
  </w:style>
  <w:style w:type="character" w:customStyle="1" w:styleId="CommentSubjectChar">
    <w:name w:val="Comment Subject Char"/>
    <w:basedOn w:val="CommentTextChar"/>
    <w:link w:val="CommentSubject"/>
    <w:uiPriority w:val="99"/>
    <w:semiHidden/>
    <w:rsid w:val="00ED2C22"/>
    <w:rPr>
      <w:rFonts w:ascii="Times New Roman" w:eastAsia="Times New Roman" w:hAnsi="Times New Roman"/>
      <w:b/>
      <w:bCs/>
      <w:sz w:val="20"/>
      <w:szCs w:val="20"/>
    </w:rPr>
  </w:style>
  <w:style w:type="paragraph" w:styleId="Revision">
    <w:name w:val="Revision"/>
    <w:hidden/>
    <w:uiPriority w:val="99"/>
    <w:semiHidden/>
    <w:rsid w:val="00D43622"/>
    <w:pPr>
      <w:spacing w:after="0" w:line="240" w:lineRule="auto"/>
    </w:pPr>
    <w:rPr>
      <w:rFonts w:ascii="Times New Roman" w:eastAsia="Times New Roman" w:hAnsi="Times New Roman"/>
      <w:sz w:val="24"/>
    </w:rPr>
  </w:style>
  <w:style w:type="character" w:styleId="Hyperlink">
    <w:name w:val="Hyperlink"/>
    <w:basedOn w:val="DefaultParagraphFont"/>
    <w:uiPriority w:val="99"/>
    <w:unhideWhenUsed/>
    <w:rsid w:val="003276E5"/>
    <w:rPr>
      <w:color w:val="0000FF" w:themeColor="hyperlink"/>
      <w:u w:val="single"/>
    </w:rPr>
  </w:style>
  <w:style w:type="character" w:styleId="UnresolvedMention">
    <w:name w:val="Unresolved Mention"/>
    <w:basedOn w:val="DefaultParagraphFont"/>
    <w:uiPriority w:val="99"/>
    <w:semiHidden/>
    <w:unhideWhenUsed/>
    <w:rsid w:val="00327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24</Pages>
  <Words>6449</Words>
  <Characters>36764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Rachael Sumner</cp:lastModifiedBy>
  <cp:revision>5</cp:revision>
  <dcterms:created xsi:type="dcterms:W3CDTF">2026-05-29T03:09:00Z</dcterms:created>
  <dcterms:modified xsi:type="dcterms:W3CDTF">2026-05-29T05:17:00Z</dcterms:modified>
  <cp:category/>
</cp:coreProperties>
</file>