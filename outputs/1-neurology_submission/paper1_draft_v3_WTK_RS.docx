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A125" w14:textId="61D7D592" w:rsidR="00BA1FAB" w:rsidRDefault="00A22A73">
      <w:del w:id="0" w:author="Kerr, Wesley" w:date="2026-07-19T14:07:00Z" w16du:dateUtc="2026-07-19T18:07:00Z">
        <w:r w:rsidDel="002B448D">
          <w:rPr>
            <w:b/>
            <w:sz w:val="28"/>
          </w:rPr>
          <w:delText xml:space="preserve">Apparent </w:delText>
        </w:r>
      </w:del>
      <w:ins w:id="1" w:author="Kerr, Wesley" w:date="2026-07-19T14:07:00Z" w16du:dateUtc="2026-07-19T18:07:00Z">
        <w:r w:rsidR="002B448D">
          <w:rPr>
            <w:b/>
            <w:sz w:val="28"/>
          </w:rPr>
          <w:t xml:space="preserve">False Positive </w:t>
        </w:r>
      </w:ins>
      <w:r>
        <w:rPr>
          <w:b/>
          <w:sz w:val="28"/>
        </w:rPr>
        <w:t>Catamenial Epilepsy Classification</w:t>
      </w:r>
      <w:ins w:id="2" w:author="Kerr, Wesley" w:date="2026-07-19T14:07:00Z" w16du:dateUtc="2026-07-19T18:07:00Z">
        <w:r w:rsidR="006A5650">
          <w:rPr>
            <w:b/>
            <w:sz w:val="28"/>
          </w:rPr>
          <w:t xml:space="preserve">: A </w:t>
        </w:r>
      </w:ins>
      <w:del w:id="3" w:author="Kerr, Wesley" w:date="2026-07-19T14:07:00Z" w16du:dateUtc="2026-07-19T18:07:00Z">
        <w:r w:rsidDel="006A5650">
          <w:rPr>
            <w:b/>
            <w:sz w:val="28"/>
          </w:rPr>
          <w:delText xml:space="preserve"> </w:delText>
        </w:r>
      </w:del>
      <w:del w:id="4" w:author="Kerr, Wesley" w:date="2026-07-19T14:08:00Z" w16du:dateUtc="2026-07-19T18:08:00Z">
        <w:r w:rsidDel="006A5650">
          <w:rPr>
            <w:b/>
            <w:sz w:val="28"/>
          </w:rPr>
          <w:delText xml:space="preserve">Under a Null </w:delText>
        </w:r>
      </w:del>
      <w:r>
        <w:rPr>
          <w:b/>
          <w:sz w:val="28"/>
        </w:rPr>
        <w:t>Simulation</w:t>
      </w:r>
      <w:ins w:id="5" w:author="Kerr, Wesley" w:date="2026-07-19T14:08:00Z" w16du:dateUtc="2026-07-19T18:08:00Z">
        <w:r w:rsidR="006A5650">
          <w:rPr>
            <w:b/>
            <w:sz w:val="28"/>
          </w:rPr>
          <w:t xml:space="preserve"> Study</w:t>
        </w:r>
      </w:ins>
    </w:p>
    <w:p w14:paraId="4928F217" w14:textId="77777777" w:rsidR="00BA1FAB" w:rsidRDefault="00A22A73">
      <w:r>
        <w:t>Article type: Article</w:t>
      </w:r>
    </w:p>
    <w:p w14:paraId="42DC3A8A" w14:textId="1AB31219" w:rsidR="00BA1FAB" w:rsidRDefault="00A22A73">
      <w:r>
        <w:t xml:space="preserve">Running title: </w:t>
      </w:r>
      <w:del w:id="6" w:author="Kerr, Wesley" w:date="2026-07-19T14:08:00Z" w16du:dateUtc="2026-07-19T18:08:00Z">
        <w:r w:rsidDel="006A5650">
          <w:delText xml:space="preserve">Null </w:delText>
        </w:r>
      </w:del>
      <w:ins w:id="7" w:author="Kerr, Wesley" w:date="2026-07-19T14:08:00Z" w16du:dateUtc="2026-07-19T18:08:00Z">
        <w:r w:rsidR="006A5650">
          <w:t xml:space="preserve">False </w:t>
        </w:r>
        <w:commentRangeStart w:id="8"/>
        <w:r w:rsidR="006A5650">
          <w:t>Positive</w:t>
        </w:r>
      </w:ins>
      <w:commentRangeEnd w:id="8"/>
      <w:r w:rsidR="006A5650">
        <w:rPr>
          <w:rStyle w:val="CommentReference"/>
          <w:sz w:val="24"/>
          <w:szCs w:val="22"/>
        </w:rPr>
        <w:commentReference w:id="8"/>
      </w:r>
      <w:ins w:id="9" w:author="Kerr, Wesley" w:date="2026-07-19T14:08:00Z" w16du:dateUtc="2026-07-19T18:08:00Z">
        <w:r w:rsidR="006A5650">
          <w:t xml:space="preserve"> </w:t>
        </w:r>
      </w:ins>
      <w:r>
        <w:t>Catamenial Classification</w:t>
      </w:r>
    </w:p>
    <w:p w14:paraId="15BEA657" w14:textId="77777777" w:rsidR="00BA1FAB" w:rsidRDefault="00A22A73">
      <w:r>
        <w:t>Title character count: 67</w:t>
      </w:r>
    </w:p>
    <w:p w14:paraId="4E0001CA" w14:textId="77777777" w:rsidR="00BA1FAB" w:rsidRDefault="00A22A73">
      <w:r>
        <w:t>Abstract word count: 235</w:t>
      </w:r>
    </w:p>
    <w:p w14:paraId="71518656" w14:textId="77777777" w:rsidR="00BA1FAB" w:rsidRDefault="00A22A73">
      <w:r>
        <w:t>Text word count: 2040</w:t>
      </w:r>
    </w:p>
    <w:p w14:paraId="5F9B76EB" w14:textId="77777777" w:rsidR="00BA1FAB" w:rsidRDefault="00A22A73">
      <w:r>
        <w:t>References: 18</w:t>
      </w:r>
    </w:p>
    <w:p w14:paraId="6A2E01F1" w14:textId="77777777" w:rsidR="00BA1FAB" w:rsidRDefault="00A22A73">
      <w:r>
        <w:t>Tables: 4</w:t>
      </w:r>
    </w:p>
    <w:p w14:paraId="020D5BF6" w14:textId="77777777" w:rsidR="00BA1FAB" w:rsidRDefault="00A22A73">
      <w:r>
        <w:t>Figures: 3</w:t>
      </w:r>
    </w:p>
    <w:p w14:paraId="558DA4F0" w14:textId="77777777" w:rsidR="00BA1FAB" w:rsidRDefault="00A22A73">
      <w:r>
        <w:t>Supplementary content: Yes; separate appendix document</w:t>
      </w:r>
    </w:p>
    <w:p w14:paraId="39713071" w14:textId="3C78E885" w:rsidR="000C6639" w:rsidRDefault="000C6639" w:rsidP="00264E07">
      <w:pPr>
        <w:spacing w:line="360" w:lineRule="auto"/>
      </w:pPr>
      <w:r>
        <w:t>Authors: (1) Daniel M. Goldenholz</w:t>
      </w:r>
      <w:commentRangeStart w:id="10"/>
      <w:r>
        <w:t xml:space="preserve">; </w:t>
      </w:r>
      <w:ins w:id="11" w:author="Rachael Sumner" w:date="2026-07-24T08:24:00Z" w16du:dateUtc="2026-07-23T20:24:00Z">
        <w:r w:rsidR="00FD054A">
          <w:t>(2,3,4) Wesley T. Kerr;</w:t>
        </w:r>
      </w:ins>
      <w:commentRangeEnd w:id="10"/>
      <w:r w:rsidR="00B80FB5">
        <w:rPr>
          <w:rStyle w:val="CommentReference"/>
          <w:sz w:val="24"/>
          <w:szCs w:val="22"/>
        </w:rPr>
        <w:commentReference w:id="10"/>
      </w:r>
      <w:ins w:id="12" w:author="Rachael Sumner" w:date="2026-07-24T08:24:00Z" w16du:dateUtc="2026-07-23T20:24:00Z">
        <w:r w:rsidR="00FD054A">
          <w:t xml:space="preserve"> </w:t>
        </w:r>
      </w:ins>
      <w:r>
        <w:t>(</w:t>
      </w:r>
      <w:ins w:id="13" w:author="Rachael Sumner" w:date="2026-07-24T08:24:00Z" w16du:dateUtc="2026-07-23T20:24:00Z">
        <w:r w:rsidR="00FD054A">
          <w:t>5</w:t>
        </w:r>
      </w:ins>
      <w:del w:id="14" w:author="Rachael Sumner" w:date="2026-07-24T08:24:00Z" w16du:dateUtc="2026-07-23T20:24:00Z">
        <w:r w:rsidDel="00FD054A">
          <w:delText>2</w:delText>
        </w:r>
      </w:del>
      <w:r>
        <w:t xml:space="preserve">) Sharon Chiang; </w:t>
      </w:r>
      <w:del w:id="15" w:author="Rachael Sumner" w:date="2026-07-24T08:24:00Z" w16du:dateUtc="2026-07-23T20:24:00Z">
        <w:r w:rsidDel="00FD054A">
          <w:delText xml:space="preserve">(3,4,5) Wesley T. Kerr; </w:delText>
        </w:r>
      </w:del>
      <w:r>
        <w:t>(6) M. Brandon Westover, (7,8) Rachael L. Sumner.</w:t>
      </w:r>
    </w:p>
    <w:p w14:paraId="228FD328" w14:textId="77777777" w:rsidR="000C6639" w:rsidRDefault="000C6639" w:rsidP="00264E07">
      <w:pPr>
        <w:spacing w:line="360" w:lineRule="auto"/>
      </w:pPr>
      <w:r>
        <w:t xml:space="preserve">Affiliations: </w:t>
      </w:r>
    </w:p>
    <w:p w14:paraId="465C3C30" w14:textId="0A776CA6" w:rsidR="000C6639" w:rsidRDefault="000C6639" w:rsidP="00264E07">
      <w:pPr>
        <w:spacing w:line="360" w:lineRule="auto"/>
        <w:ind w:firstLine="720"/>
      </w:pPr>
      <w:r>
        <w:t>1 – Beth Israel Deaconess Medical Center</w:t>
      </w:r>
    </w:p>
    <w:p w14:paraId="5B7DCECF" w14:textId="2DC717D6" w:rsidR="000C6639" w:rsidDel="00FD054A" w:rsidRDefault="000C6639" w:rsidP="00264E07">
      <w:pPr>
        <w:spacing w:line="360" w:lineRule="auto"/>
        <w:rPr>
          <w:del w:id="16" w:author="Rachael Sumner" w:date="2026-07-24T08:24:00Z" w16du:dateUtc="2026-07-23T20:24:00Z"/>
        </w:rPr>
      </w:pPr>
      <w:del w:id="17" w:author="Rachael Sumner" w:date="2026-07-24T08:24:00Z" w16du:dateUtc="2026-07-23T20:24:00Z">
        <w:r w:rsidDel="00FD054A">
          <w:tab/>
          <w:delText>2 – UCSF</w:delText>
        </w:r>
      </w:del>
    </w:p>
    <w:p w14:paraId="0565CE89" w14:textId="3E4DB209" w:rsidR="000C6639" w:rsidRDefault="000C6639" w:rsidP="00264E07">
      <w:pPr>
        <w:spacing w:line="360" w:lineRule="auto"/>
        <w:ind w:left="720"/>
      </w:pPr>
      <w:del w:id="18" w:author="Rachael Sumner" w:date="2026-07-24T08:24:00Z" w16du:dateUtc="2026-07-23T20:24:00Z">
        <w:r w:rsidDel="00FD054A">
          <w:delText>3</w:delText>
        </w:r>
      </w:del>
      <w:ins w:id="19" w:author="Rachael Sumner" w:date="2026-07-24T08:24:00Z" w16du:dateUtc="2026-07-23T20:24:00Z">
        <w:r w:rsidR="00FD054A">
          <w:t>2</w:t>
        </w:r>
      </w:ins>
      <w:r>
        <w:t xml:space="preserve"> – Department of Neurology, University of Pittsburgh, Pittsburgh, United States </w:t>
      </w:r>
    </w:p>
    <w:p w14:paraId="1E0F509E" w14:textId="52EB29CE" w:rsidR="000C6639" w:rsidRDefault="000C6639" w:rsidP="00264E07">
      <w:pPr>
        <w:spacing w:line="360" w:lineRule="auto"/>
        <w:ind w:left="720"/>
      </w:pPr>
      <w:del w:id="20" w:author="Rachael Sumner" w:date="2026-07-24T08:24:00Z" w16du:dateUtc="2026-07-23T20:24:00Z">
        <w:r w:rsidDel="00FD054A">
          <w:delText>4</w:delText>
        </w:r>
      </w:del>
      <w:ins w:id="21" w:author="Rachael Sumner" w:date="2026-07-24T08:24:00Z" w16du:dateUtc="2026-07-23T20:24:00Z">
        <w:r w:rsidR="00FD054A">
          <w:t>3</w:t>
        </w:r>
      </w:ins>
      <w:r>
        <w:t xml:space="preserve"> - Biomedical Informatics, University of Pittsburgh, Pittsburgh, United States </w:t>
      </w:r>
    </w:p>
    <w:p w14:paraId="0473BF15" w14:textId="3D5A619E" w:rsidR="000C6639" w:rsidRDefault="000C6639" w:rsidP="00264E07">
      <w:pPr>
        <w:spacing w:line="360" w:lineRule="auto"/>
        <w:ind w:left="720"/>
      </w:pPr>
      <w:del w:id="22" w:author="Rachael Sumner" w:date="2026-07-24T08:25:00Z" w16du:dateUtc="2026-07-23T20:25:00Z">
        <w:r w:rsidDel="00FD054A">
          <w:delText>5</w:delText>
        </w:r>
      </w:del>
      <w:ins w:id="23" w:author="Rachael Sumner" w:date="2026-07-24T08:25:00Z" w16du:dateUtc="2026-07-23T20:25:00Z">
        <w:r w:rsidR="00FD054A">
          <w:t>4</w:t>
        </w:r>
      </w:ins>
      <w:r>
        <w:t xml:space="preserve"> - Psychiatry, University of Pittsburgh, Pittsburgh, United States</w:t>
      </w:r>
    </w:p>
    <w:p w14:paraId="04300F13" w14:textId="3CED68F7" w:rsidR="00FD054A" w:rsidRDefault="000C6639" w:rsidP="00264E07">
      <w:pPr>
        <w:spacing w:line="360" w:lineRule="auto"/>
        <w:rPr>
          <w:ins w:id="24" w:author="Rachael Sumner" w:date="2026-07-24T08:25:00Z" w16du:dateUtc="2026-07-23T20:25:00Z"/>
        </w:rPr>
      </w:pPr>
      <w:commentRangeStart w:id="25"/>
      <w:r>
        <w:tab/>
      </w:r>
      <w:ins w:id="26" w:author="Rachael Sumner" w:date="2026-07-24T08:25:00Z" w16du:dateUtc="2026-07-23T20:25:00Z">
        <w:r w:rsidR="00FD054A">
          <w:t>5 - UCSF</w:t>
        </w:r>
      </w:ins>
      <w:commentRangeEnd w:id="25"/>
      <w:r w:rsidR="00FD054A">
        <w:rPr>
          <w:rStyle w:val="CommentReference"/>
          <w:sz w:val="24"/>
          <w:szCs w:val="22"/>
        </w:rPr>
        <w:commentReference w:id="25"/>
      </w:r>
    </w:p>
    <w:p w14:paraId="677640F9" w14:textId="4E393842" w:rsidR="000C6639" w:rsidRDefault="000C6639">
      <w:pPr>
        <w:spacing w:line="360" w:lineRule="auto"/>
        <w:ind w:firstLine="720"/>
        <w:pPrChange w:id="27" w:author="Rachael Sumner" w:date="2026-07-24T08:25:00Z" w16du:dateUtc="2026-07-23T20:25:00Z">
          <w:pPr>
            <w:spacing w:line="360" w:lineRule="auto"/>
          </w:pPr>
        </w:pPrChange>
      </w:pPr>
      <w:r>
        <w:t xml:space="preserve">6 – Stanford </w:t>
      </w:r>
    </w:p>
    <w:p w14:paraId="3EA78113" w14:textId="2B952CAF" w:rsidR="000C6639" w:rsidRDefault="000C6639" w:rsidP="00264E07">
      <w:pPr>
        <w:spacing w:line="360" w:lineRule="auto"/>
        <w:ind w:left="720"/>
      </w:pPr>
      <w:r>
        <w:t>7 – Auckland University of Technology, Department of Biomedicine and Medical Diagnostics</w:t>
      </w:r>
    </w:p>
    <w:p w14:paraId="3B0F8FF7" w14:textId="3C3C482C" w:rsidR="000C6639" w:rsidRDefault="000C6639" w:rsidP="00264E07">
      <w:pPr>
        <w:spacing w:line="360" w:lineRule="auto"/>
        <w:ind w:firstLine="720"/>
      </w:pPr>
      <w:r>
        <w:t>8 – University of Auckland, School of Pharmacy</w:t>
      </w:r>
    </w:p>
    <w:p w14:paraId="6991E0E7" w14:textId="77777777" w:rsidR="00BA1FAB" w:rsidRDefault="00A22A73" w:rsidP="00264E07">
      <w:pPr>
        <w:spacing w:line="360" w:lineRule="auto"/>
      </w:pPr>
      <w:r>
        <w:t>Corresponding author: David M. Goldenholz.</w:t>
      </w:r>
    </w:p>
    <w:p w14:paraId="1C6DE792" w14:textId="00484BA1" w:rsidR="00BA1FAB" w:rsidRDefault="00A22A73">
      <w:r>
        <w:t xml:space="preserve">Statistical analysis completed by: </w:t>
      </w:r>
      <w:r w:rsidR="000C6639">
        <w:t>Daniel</w:t>
      </w:r>
      <w:r>
        <w:t xml:space="preserve"> M. Goldenholz.</w:t>
      </w:r>
    </w:p>
    <w:p w14:paraId="3F5983DC" w14:textId="4EEEFDD9" w:rsidR="00BA1FAB" w:rsidRDefault="00A22A73">
      <w:r>
        <w:lastRenderedPageBreak/>
        <w:t xml:space="preserve">Author responsibility statement: </w:t>
      </w:r>
      <w:r w:rsidR="000C6639">
        <w:t>Daniel</w:t>
      </w:r>
      <w:r>
        <w:t xml:space="preserve"> M. Goldenholz takes responsibility for the simulation data, analyses, interpretation, and conduct of the research; had full access to all output data; and had responsibility for the decision to submit. All authors approved the submitted version.</w:t>
      </w:r>
    </w:p>
    <w:p w14:paraId="6824751F" w14:textId="37121ADF" w:rsidR="00BA1FAB" w:rsidRDefault="00A22A73">
      <w:r>
        <w:t>contributorship: DMG, conceptualization, methodology, software, formal analysis, visualization, writing-original draft, writing-review and editing, funding acquisition; SC</w:t>
      </w:r>
      <w:r w:rsidR="00264E07">
        <w:t>, WK, RS, MBW:</w:t>
      </w:r>
      <w:r>
        <w:t xml:space="preserve"> methodology, clinical interpretation, writing-review and editing;</w:t>
      </w:r>
    </w:p>
    <w:p w14:paraId="59AE1D2C" w14:textId="77777777" w:rsidR="00BA1FAB" w:rsidRDefault="00A22A73">
      <w:pPr>
        <w:pStyle w:val="Heading1"/>
        <w:pageBreakBefore/>
      </w:pPr>
      <w:r>
        <w:lastRenderedPageBreak/>
        <w:t>Abstract</w:t>
      </w:r>
    </w:p>
    <w:p w14:paraId="07A204F1" w14:textId="4A996EFE" w:rsidR="00BA1FAB" w:rsidRDefault="00A22A73">
      <w:r>
        <w:t xml:space="preserve">Objective: To quantify </w:t>
      </w:r>
      <w:del w:id="28" w:author="Kerr, Wesley" w:date="2026-07-19T14:08:00Z" w16du:dateUtc="2026-07-19T18:08:00Z">
        <w:r w:rsidDel="00187F55">
          <w:delText xml:space="preserve">apparent </w:delText>
        </w:r>
      </w:del>
      <w:ins w:id="29" w:author="Kerr, Wesley" w:date="2026-07-19T14:08:00Z" w16du:dateUtc="2026-07-19T18:08:00Z">
        <w:r w:rsidR="00187F55">
          <w:t xml:space="preserve">the false positive rate of </w:t>
        </w:r>
      </w:ins>
      <w:r>
        <w:t xml:space="preserve">catamenial epilepsy classification </w:t>
      </w:r>
      <w:ins w:id="30" w:author="Kerr, Wesley" w:date="2026-07-19T14:08:00Z" w16du:dateUtc="2026-07-19T18:08:00Z">
        <w:r w:rsidR="00187F55">
          <w:t>when</w:t>
        </w:r>
      </w:ins>
      <w:ins w:id="31" w:author="Kerr, Wesley" w:date="2026-07-19T14:09:00Z" w16du:dateUtc="2026-07-19T18:09:00Z">
        <w:r w:rsidR="00187F55">
          <w:t xml:space="preserve"> </w:t>
        </w:r>
      </w:ins>
      <w:del w:id="32" w:author="Kerr, Wesley" w:date="2026-07-19T14:09:00Z" w16du:dateUtc="2026-07-19T18:09:00Z">
        <w:r w:rsidDel="00187F55">
          <w:delText xml:space="preserve">under a null model in which </w:delText>
        </w:r>
      </w:del>
      <w:r>
        <w:t xml:space="preserve">seizure and menstrual-cycle diaries </w:t>
      </w:r>
      <w:del w:id="33" w:author="Kerr, Wesley" w:date="2026-07-19T14:09:00Z" w16du:dateUtc="2026-07-19T18:09:00Z">
        <w:r w:rsidDel="00187F55">
          <w:delText xml:space="preserve">are </w:delText>
        </w:r>
      </w:del>
      <w:ins w:id="34" w:author="Kerr, Wesley" w:date="2026-07-19T14:09:00Z" w16du:dateUtc="2026-07-19T18:09:00Z">
        <w:r w:rsidR="00187F55">
          <w:t>we</w:t>
        </w:r>
        <w:commentRangeStart w:id="35"/>
        <w:r w:rsidR="00187F55">
          <w:t xml:space="preserve">re </w:t>
        </w:r>
      </w:ins>
      <w:r>
        <w:t>independent</w:t>
      </w:r>
      <w:r w:rsidR="00C94F0B">
        <w:t xml:space="preserve">. The most common method of classifying catamenial epilepsy was emphasized, as championed by Andrew Herzog, we used </w:t>
      </w:r>
      <w:r>
        <w:t>C1, C2, and C3 pattern-specific false positives.</w:t>
      </w:r>
      <w:commentRangeEnd w:id="35"/>
      <w:r w:rsidR="00C94F0B">
        <w:rPr>
          <w:rStyle w:val="CommentReference"/>
          <w:sz w:val="24"/>
          <w:szCs w:val="22"/>
        </w:rPr>
        <w:commentReference w:id="35"/>
      </w:r>
      <w:r>
        <w:t xml:space="preserve"> Methods: We simulated 100,000 synthetic participants for 36 months in healthy ovulatory and heterogeneous menstruating-age cohorts. CHOCOLATES generated seizure diaries and HORMONE-CYCLE generated independent menstrual/hormone diaries. A random circular shift was applied before merging. Strict Herzog phase labels were primary, with a luteal-anchored fixed periovulatory sensitivity. We evaluated exact Herzog 2004, windowed Herzog thresholds, Herzog plus &gt;=4 seizure-day minimums, and cycle reproducibility &gt;=2/3 across calendar, cycle, and full-diary windows; negative-binomial C1/C2 regression was evaluated as a full-diary calibrated comparator. Results: In 36-month strict-Herzog windows, windowed Herzog thresholds classified 11.2% of healthy ovulatory and 36.3% of heterogeneous-cohort participants as apparent catamenial epilepsy under independence. In the heterogeneous cohort, C3 drove the excess: the C1/C2 union was 11.8%, whereas C3 positivity occurred in 37.0% of applicable windows. Negative-binomial C1/C2 regression exhibited approximately nominal Type I error, 4.1% and 4.2%. Three-month calendar windows remained vulnerable, with windowed Herzog false-positive rates of 41.3% and 51.2%. Conclusions: </w:t>
      </w:r>
      <w:del w:id="36" w:author="Kerr, Wesley" w:date="2026-07-19T14:09:00Z" w16du:dateUtc="2026-07-19T18:09:00Z">
        <w:r w:rsidDel="00EB4125">
          <w:delText xml:space="preserve">Apparent </w:delText>
        </w:r>
      </w:del>
      <w:ins w:id="37" w:author="Kerr, Wesley" w:date="2026-07-19T14:09:00Z" w16du:dateUtc="2026-07-19T18:09:00Z">
        <w:r w:rsidR="00EB4125">
          <w:t xml:space="preserve">False positive </w:t>
        </w:r>
      </w:ins>
      <w:r>
        <w:t>catamenial epilepsy classification can be common under independence, especially when C3/inadequate-luteal-phase logic is applied in heterogeneous cycles. Studies should report C1, C2, and C3 separately and prespecify diary duration, seizure-day minimums, denominator handling, phase labeling, and reproducibility criteria.</w:t>
      </w:r>
    </w:p>
    <w:p w14:paraId="6DA450DD" w14:textId="650EBFAA" w:rsidR="00BA1FAB" w:rsidRDefault="00A22A73">
      <w:r>
        <w:lastRenderedPageBreak/>
        <w:t xml:space="preserve">Classification of Evidence: Not applicable. </w:t>
      </w:r>
    </w:p>
    <w:p w14:paraId="53BF1AC8" w14:textId="77777777" w:rsidR="00BA1FAB" w:rsidRDefault="00A22A73">
      <w:r>
        <w:t>Search Terms: catamenial epilepsy; epilepsy; seizures; menstrual cycle; simulation study.</w:t>
      </w:r>
    </w:p>
    <w:p w14:paraId="122E8CC7" w14:textId="2296C817" w:rsidR="00BA1FAB" w:rsidRDefault="00A22A73" w:rsidP="00B41555">
      <w:r>
        <w:br w:type="page"/>
      </w:r>
      <w:r>
        <w:lastRenderedPageBreak/>
        <w:t>Introduction</w:t>
      </w:r>
    </w:p>
    <w:p w14:paraId="1EDB66B7" w14:textId="31D35B99" w:rsidR="00BA1FAB" w:rsidRDefault="00A22A73">
      <w:r>
        <w:t xml:space="preserve">Catamenial epilepsy describes seizure exacerbation in relation to the menstrual cycle. The clinical literature has long recognized perimenstrual, periovulatory, and inadequate luteal-phase patterns, but reported prevalence varies widely because studies use different phase definitions, thresholds, diary durations, and eligibility rules. Herzog and colleagues reported 39.1% catamenial epilepsy in women who charted seizures and menses for three complete cycles using a two-of-three-cycle rule, and later work from the NIH Progesterone Treatment Trial has been interpreted as supporting prevalence near 44% in selected trial </w:t>
      </w:r>
      <w:commentRangeStart w:id="38"/>
      <w:r>
        <w:t>participants</w:t>
      </w:r>
      <w:commentRangeEnd w:id="38"/>
      <w:r w:rsidR="00BA6609">
        <w:rPr>
          <w:rStyle w:val="CommentReference"/>
          <w:sz w:val="24"/>
          <w:szCs w:val="22"/>
        </w:rPr>
        <w:commentReference w:id="38"/>
      </w:r>
      <w:r>
        <w:t>.1,5</w:t>
      </w:r>
      <w:ins w:id="39" w:author="Kerr, Wesley" w:date="2026-07-19T13:10:00Z" w16du:dateUtc="2026-07-19T17:10:00Z">
        <w:r w:rsidR="00957D92">
          <w:t xml:space="preserve"> However, these quanti</w:t>
        </w:r>
      </w:ins>
      <w:ins w:id="40" w:author="Kerr, Wesley" w:date="2026-07-19T13:11:00Z" w16du:dateUtc="2026-07-19T17:11:00Z">
        <w:r w:rsidR="00957D92">
          <w:t xml:space="preserve">tative </w:t>
        </w:r>
        <w:r w:rsidR="00527A3D">
          <w:t>criteria had poor correlation with par</w:t>
        </w:r>
      </w:ins>
      <w:ins w:id="41" w:author="Kerr, Wesley" w:date="2026-07-19T13:12:00Z" w16du:dateUtc="2026-07-19T17:12:00Z">
        <w:r w:rsidR="00527A3D">
          <w:t xml:space="preserve">ticipant’s subjective report of catamenial seizures, suggesting that </w:t>
        </w:r>
      </w:ins>
      <w:ins w:id="42" w:author="Kerr, Wesley" w:date="2026-07-19T13:13:00Z" w16du:dateUtc="2026-07-19T17:13:00Z">
        <w:r w:rsidR="007D2872">
          <w:t xml:space="preserve">multiple types of errors may occur: (1) </w:t>
        </w:r>
      </w:ins>
      <w:ins w:id="43" w:author="Kerr, Wesley" w:date="2026-07-19T13:14:00Z" w16du:dateUtc="2026-07-19T17:14:00Z">
        <w:r w:rsidR="004A6B28">
          <w:t xml:space="preserve">false positive catamenial epilepsy based on </w:t>
        </w:r>
        <w:r w:rsidR="002B084B">
          <w:t xml:space="preserve">quantitative criteria, (2) </w:t>
        </w:r>
      </w:ins>
      <w:ins w:id="44" w:author="Kerr, Wesley" w:date="2026-07-19T13:13:00Z" w16du:dateUtc="2026-07-19T17:13:00Z">
        <w:r w:rsidR="004A6B28">
          <w:t>catamenial epilepsy not identified by the partici</w:t>
        </w:r>
      </w:ins>
      <w:ins w:id="45" w:author="Kerr, Wesley" w:date="2026-07-19T13:14:00Z" w16du:dateUtc="2026-07-19T17:14:00Z">
        <w:r w:rsidR="004A6B28">
          <w:t xml:space="preserve">pant, </w:t>
        </w:r>
        <w:r w:rsidR="002B084B">
          <w:t xml:space="preserve">and </w:t>
        </w:r>
      </w:ins>
      <w:ins w:id="46" w:author="Kerr, Wesley" w:date="2026-07-19T13:15:00Z" w16du:dateUtc="2026-07-19T17:15:00Z">
        <w:r w:rsidR="00B0051E">
          <w:t xml:space="preserve">(3) </w:t>
        </w:r>
        <w:r w:rsidR="002B084B">
          <w:t>false positive participant</w:t>
        </w:r>
        <w:r w:rsidR="00B0051E">
          <w:t xml:space="preserve"> identification not substantiated by quantitative </w:t>
        </w:r>
        <w:commentRangeStart w:id="47"/>
        <w:r w:rsidR="00B0051E">
          <w:t>criteria</w:t>
        </w:r>
      </w:ins>
      <w:commentRangeEnd w:id="47"/>
      <w:r w:rsidR="00B0051E">
        <w:rPr>
          <w:rStyle w:val="CommentReference"/>
          <w:sz w:val="24"/>
          <w:szCs w:val="22"/>
        </w:rPr>
        <w:commentReference w:id="47"/>
      </w:r>
      <w:ins w:id="48" w:author="Kerr, Wesley" w:date="2026-07-19T13:15:00Z" w16du:dateUtc="2026-07-19T17:15:00Z">
        <w:r w:rsidR="00B0051E">
          <w:t xml:space="preserve">. </w:t>
        </w:r>
      </w:ins>
    </w:p>
    <w:p w14:paraId="62004BB3" w14:textId="673B14A4" w:rsidR="00BA1FAB" w:rsidRDefault="00A22A73">
      <w:r>
        <w:t xml:space="preserve">The diagnostic problem </w:t>
      </w:r>
      <w:ins w:id="49" w:author="Kerr, Wesley" w:date="2026-07-19T13:16:00Z" w16du:dateUtc="2026-07-19T17:16:00Z">
        <w:r w:rsidR="004D5618">
          <w:t xml:space="preserve">of false positive and false negative identification of catamenial epilepsy </w:t>
        </w:r>
      </w:ins>
      <w:r w:rsidR="00B41555">
        <w:t>concerns randomness</w:t>
      </w:r>
      <w:r>
        <w:t>. Seizures are temporally structured: clustering, circadian rhythms, and multidien rhythms have been documented in long-term diaries and intracranial recordings.9-11 If seizure rhythms are independent of menstrual cycles but contain multidien structure in overlapping period bands, finite diary windows can still contain chance alignments</w:t>
      </w:r>
      <w:ins w:id="50" w:author="Kerr, Wesley" w:date="2026-07-19T13:17:00Z" w16du:dateUtc="2026-07-19T17:17:00Z">
        <w:r w:rsidR="00F2119F">
          <w:t xml:space="preserve"> leading to false positive </w:t>
        </w:r>
        <w:r w:rsidR="00F90B97">
          <w:t>judgements of catamenial epilepsy</w:t>
        </w:r>
      </w:ins>
      <w:r>
        <w:t xml:space="preserve">. Ratio definitions are especially vulnerable when seizure counts are sparse or comparator phases contain few </w:t>
      </w:r>
      <w:commentRangeStart w:id="51"/>
      <w:r>
        <w:t>events</w:t>
      </w:r>
      <w:commentRangeEnd w:id="51"/>
      <w:r w:rsidR="00F90B97">
        <w:rPr>
          <w:rStyle w:val="CommentReference"/>
          <w:sz w:val="24"/>
          <w:szCs w:val="22"/>
        </w:rPr>
        <w:commentReference w:id="51"/>
      </w:r>
      <w:r>
        <w:t>. This creates a</w:t>
      </w:r>
      <w:r w:rsidR="00B41555">
        <w:t xml:space="preserve"> clinical</w:t>
      </w:r>
      <w:r>
        <w:t xml:space="preserve"> specificity question: what apparent catamenial epilepsy rate should be expected when no menstrual coupling exists?</w:t>
      </w:r>
    </w:p>
    <w:p w14:paraId="40650E55" w14:textId="59779EA1" w:rsidR="00BA1FAB" w:rsidRDefault="00A22A73">
      <w:r>
        <w:t xml:space="preserve">We conducted a reproducible null-simulation study to estimate apparent </w:t>
      </w:r>
      <w:ins w:id="52" w:author="Kerr, Wesley" w:date="2026-07-19T13:20:00Z" w16du:dateUtc="2026-07-19T17:20:00Z">
        <w:r w:rsidR="00462B1A">
          <w:t xml:space="preserve">false positive </w:t>
        </w:r>
      </w:ins>
      <w:r>
        <w:t xml:space="preserve">catamenial epilepsy classification across definitions and observation windows under independence. The </w:t>
      </w:r>
      <w:r>
        <w:lastRenderedPageBreak/>
        <w:t>analysis evaluates specificity-like behavior only. Because traditional definitions combine C1, C2, and C3 patterns, we separately report C1/C2 and C3 false-positive behavior and compare negative-binomial regression only against C1/C2 outcomes.</w:t>
      </w:r>
    </w:p>
    <w:p w14:paraId="7FE3B9D4" w14:textId="77777777" w:rsidR="00BA1FAB" w:rsidRDefault="00A22A73">
      <w:pPr>
        <w:pStyle w:val="Heading1"/>
      </w:pPr>
      <w:r>
        <w:t>Methods</w:t>
      </w:r>
    </w:p>
    <w:p w14:paraId="7448BD43" w14:textId="63AD1790" w:rsidR="00B41555" w:rsidRPr="00B41555" w:rsidRDefault="00A22A73">
      <w:pPr>
        <w:rPr>
          <w:u w:val="single"/>
        </w:rPr>
      </w:pPr>
      <w:r w:rsidRPr="00B41555">
        <w:rPr>
          <w:u w:val="single"/>
        </w:rPr>
        <w:t>Study design</w:t>
      </w:r>
    </w:p>
    <w:p w14:paraId="5E5CE9E2" w14:textId="09EBB99D" w:rsidR="00BA1FAB" w:rsidRDefault="00A22A73">
      <w:r>
        <w:t>For each synthetic participant, seizure and menstrual/hormone diaries were generated independently for 36 months</w:t>
      </w:r>
      <w:ins w:id="53" w:author="Kerr, Wesley" w:date="2026-07-19T13:21:00Z" w16du:dateUtc="2026-07-19T17:21:00Z">
        <w:r w:rsidR="004034AC">
          <w:t xml:space="preserve"> by </w:t>
        </w:r>
        <w:commentRangeStart w:id="54"/>
        <w:r w:rsidR="004034AC">
          <w:t>CHOCOLATES</w:t>
        </w:r>
      </w:ins>
      <w:commentRangeEnd w:id="54"/>
      <w:r w:rsidR="004034AC">
        <w:rPr>
          <w:rStyle w:val="CommentReference"/>
          <w:sz w:val="24"/>
          <w:szCs w:val="22"/>
        </w:rPr>
        <w:commentReference w:id="54"/>
      </w:r>
      <w:ins w:id="55" w:author="Kerr, Wesley" w:date="2026-07-19T13:21:00Z" w16du:dateUtc="2026-07-19T17:21:00Z">
        <w:r w:rsidR="00CC486E">
          <w:t xml:space="preserve"> and HORMONE-CYCLE, respectively</w:t>
        </w:r>
      </w:ins>
      <w:r>
        <w:t xml:space="preserve">. </w:t>
      </w:r>
      <w:ins w:id="56" w:author="Kerr, Wesley" w:date="2026-07-19T13:22:00Z" w16du:dateUtc="2026-07-19T17:22:00Z">
        <w:r w:rsidR="00CC486E">
          <w:t xml:space="preserve">To ensure no more than chance relationship between seizure and hormone diaries, </w:t>
        </w:r>
      </w:ins>
      <w:del w:id="57" w:author="Kerr, Wesley" w:date="2026-07-19T13:22:00Z" w16du:dateUtc="2026-07-19T17:22:00Z">
        <w:r w:rsidDel="00CC486E">
          <w:delText>A</w:delText>
        </w:r>
      </w:del>
      <w:ins w:id="58" w:author="Kerr, Wesley" w:date="2026-07-19T13:22:00Z" w16du:dateUtc="2026-07-19T17:22:00Z">
        <w:r w:rsidR="00CC486E">
          <w:t>a</w:t>
        </w:r>
      </w:ins>
      <w:r>
        <w:t xml:space="preserve"> participant-specific random circular shift of the seizure diary was sampled uniformly over the diary length before merging to prevent hidden start-date alignment; cycle labels were preserved from the hormone diary and seizure counts were wrapped with the shifted seizure diary. Random calendar and cycle windows were sampled per participant and could overlap across analysis families; all analyses were stratified by cohort and phase-labeling mode.</w:t>
      </w:r>
    </w:p>
    <w:p w14:paraId="6275D082" w14:textId="77777777" w:rsidR="00B41555" w:rsidRPr="00B41555" w:rsidRDefault="00A22A73">
      <w:pPr>
        <w:rPr>
          <w:u w:val="single"/>
        </w:rPr>
      </w:pPr>
      <w:r w:rsidRPr="00B41555">
        <w:rPr>
          <w:u w:val="single"/>
        </w:rPr>
        <w:t>Cohorts</w:t>
      </w:r>
    </w:p>
    <w:p w14:paraId="2D856449" w14:textId="0D92D744" w:rsidR="00BA1FAB" w:rsidRDefault="00A22A73">
      <w:r>
        <w:t>The healthy ovulatory cohort included 50,000 synthetic participants, age 18-45 years, with ovulatory cycling enforced through the simulator adapter where available. The heterogeneous menstruating-age cohort included 50,000 synthetic participants, age 13.0-54.9 years, allowing anovulation and irregularity. Because the hormone-cycle simulator exposed medical-factor controls but not a natural prevalence sampler,</w:t>
      </w:r>
      <w:r w:rsidR="00B41555">
        <w:t xml:space="preserve"> polycystic ovary syndrome</w:t>
      </w:r>
      <w:r>
        <w:t xml:space="preserve"> </w:t>
      </w:r>
      <w:r w:rsidR="00B41555">
        <w:t>(</w:t>
      </w:r>
      <w:r>
        <w:t>PCOS</w:t>
      </w:r>
      <w:r w:rsidR="00B41555">
        <w:t>)</w:t>
      </w:r>
      <w:r>
        <w:t xml:space="preserve">, peri-menarche, perimenopause, and dysmenorrhea were sampled from configuration </w:t>
      </w:r>
      <w:commentRangeStart w:id="59"/>
      <w:r>
        <w:t>rates</w:t>
      </w:r>
      <w:commentRangeEnd w:id="59"/>
      <w:r w:rsidR="001441D1">
        <w:rPr>
          <w:rStyle w:val="CommentReference"/>
          <w:sz w:val="24"/>
          <w:szCs w:val="22"/>
        </w:rPr>
        <w:commentReference w:id="59"/>
      </w:r>
      <w:r>
        <w:t>. This cohort should be interpreted as an assumption-driven heterogeneity stress test unless these rates are replaced with externally validated prevalence inputs.</w:t>
      </w:r>
    </w:p>
    <w:p w14:paraId="1D33877D" w14:textId="77777777" w:rsidR="00B41555" w:rsidRPr="00B41555" w:rsidRDefault="00A22A73">
      <w:pPr>
        <w:rPr>
          <w:u w:val="single"/>
        </w:rPr>
      </w:pPr>
      <w:r w:rsidRPr="00B41555">
        <w:rPr>
          <w:u w:val="single"/>
        </w:rPr>
        <w:t>Diary simulators</w:t>
      </w:r>
    </w:p>
    <w:p w14:paraId="71650E8C" w14:textId="41F90AC1" w:rsidR="00BA1FAB" w:rsidRDefault="00A22A73">
      <w:r>
        <w:lastRenderedPageBreak/>
        <w:t xml:space="preserve">CHOCOLATES (Cyclic Heterogeneous Overdispersed Clustered Open-source L-relationship Adjustable Temporally limited E-diary Simulator) generated non-catamenial seizure diaries using a hierarchical gamma-Poisson/negative-binomial seizure-count generator with seizure-burden heterogeneity, multidien cycles, clustering, mean-variance structure, and interseizure-interval limits.12 HORMONE-CYCLE generated independent menstrual/hormone diaries. It samples participant-level latent traits and cycle-level realizations, then interpolates daily estradiol and progesterone trajectories from menstrual subphase reference medians. Its features include cycle length, within-participant variability, bleeding days, ovulatory and anovulatory cycles, follicular and luteal phase lengths, ovulation day, luteal progesterone, inadequate-luteal-phase flags, and configured modifiers for </w:t>
      </w:r>
      <w:commentRangeStart w:id="60"/>
      <w:r>
        <w:t>PCOS</w:t>
      </w:r>
      <w:commentRangeEnd w:id="60"/>
      <w:r w:rsidR="00035C0E">
        <w:rPr>
          <w:rStyle w:val="CommentReference"/>
          <w:sz w:val="24"/>
          <w:szCs w:val="22"/>
        </w:rPr>
        <w:commentReference w:id="60"/>
      </w:r>
      <w:r>
        <w:t xml:space="preserve">, peri-menarche, perimenopause, dysmenorrhea, oral contraceptive use, hormonal </w:t>
      </w:r>
      <w:commentRangeStart w:id="61"/>
      <w:r>
        <w:t>IUD</w:t>
      </w:r>
      <w:commentRangeEnd w:id="61"/>
      <w:r w:rsidR="00035C0E">
        <w:rPr>
          <w:rStyle w:val="CommentReference"/>
          <w:sz w:val="24"/>
          <w:szCs w:val="22"/>
        </w:rPr>
        <w:commentReference w:id="61"/>
      </w:r>
      <w:r>
        <w:t>, and copper IUD. Baseline cycle targets were based on Apple Women's Health Study data, Natural Cycles data, and Stricker et al. hormone reference values.13-15 Simulator validation targets, versions, and package commits are documented in the Appendix following STRESS reporting principles.16</w:t>
      </w:r>
    </w:p>
    <w:p w14:paraId="1565F68F" w14:textId="77777777" w:rsidR="00B41555" w:rsidRPr="00B41555" w:rsidRDefault="00A22A73">
      <w:pPr>
        <w:rPr>
          <w:u w:val="single"/>
        </w:rPr>
      </w:pPr>
      <w:r w:rsidRPr="00B41555">
        <w:rPr>
          <w:u w:val="single"/>
        </w:rPr>
        <w:t>Phase labeling and definitions</w:t>
      </w:r>
    </w:p>
    <w:p w14:paraId="4CEBFC62" w14:textId="6CAB1AAF" w:rsidR="00BA1FAB" w:rsidRDefault="00A22A73">
      <w:r>
        <w:t xml:space="preserve">Strict Herzog phases were </w:t>
      </w:r>
      <w:ins w:id="62" w:author="Kerr, Wesley" w:date="2026-07-19T13:24:00Z" w16du:dateUtc="2026-07-19T17:24:00Z">
        <w:r w:rsidR="007073D1">
          <w:t xml:space="preserve">the </w:t>
        </w:r>
      </w:ins>
      <w:r>
        <w:t>primary</w:t>
      </w:r>
      <w:ins w:id="63" w:author="Kerr, Wesley" w:date="2026-07-19T13:24:00Z" w16du:dateUtc="2026-07-19T17:24:00Z">
        <w:r w:rsidR="007073D1">
          <w:t xml:space="preserve"> </w:t>
        </w:r>
        <w:commentRangeStart w:id="64"/>
        <w:r w:rsidR="007073D1">
          <w:t>outcome</w:t>
        </w:r>
      </w:ins>
      <w:commentRangeEnd w:id="64"/>
      <w:r w:rsidR="00B25F86">
        <w:rPr>
          <w:rStyle w:val="CommentReference"/>
          <w:sz w:val="24"/>
          <w:szCs w:val="22"/>
        </w:rPr>
        <w:commentReference w:id="64"/>
      </w:r>
      <w:r>
        <w:t xml:space="preserve">. In a complete cycle of length L, day 1 was menstrual-flow onset and backward day was d-(L+1). </w:t>
      </w:r>
      <w:ins w:id="65" w:author="Kerr, Wesley" w:date="2026-07-19T13:26:00Z" w16du:dateUtc="2026-07-19T17:26:00Z">
        <w:r w:rsidR="00DA5F04">
          <w:t xml:space="preserve">In accordance with the Herzog definitions, </w:t>
        </w:r>
      </w:ins>
      <w:del w:id="66" w:author="Kerr, Wesley" w:date="2026-07-19T13:26:00Z" w16du:dateUtc="2026-07-19T17:26:00Z">
        <w:r w:rsidDel="00DA5F04">
          <w:delText>S</w:delText>
        </w:r>
      </w:del>
      <w:ins w:id="67" w:author="Kerr, Wesley" w:date="2026-07-19T13:26:00Z" w16du:dateUtc="2026-07-19T17:26:00Z">
        <w:r w:rsidR="00DA5F04">
          <w:t>s</w:t>
        </w:r>
      </w:ins>
      <w:r>
        <w:t xml:space="preserve">trict labels were assigned as menstrual phase if forward day 1-3 or backward day -3 to -1; follicular phase if forward day 4-9; ovulatory phase if forward day &gt;=10 and backward day &lt;=-13; luteal phase if backward day -12 to -4; otherwise </w:t>
      </w:r>
      <w:commentRangeStart w:id="68"/>
      <w:r>
        <w:t>unlabeled</w:t>
      </w:r>
      <w:commentRangeEnd w:id="68"/>
      <w:r w:rsidR="00DA5F04">
        <w:rPr>
          <w:rStyle w:val="CommentReference"/>
          <w:sz w:val="24"/>
          <w:szCs w:val="22"/>
        </w:rPr>
        <w:commentReference w:id="68"/>
      </w:r>
      <w:r>
        <w:t>. Because this strict ovulatory window expands with cycle length, we added a sensitivity mode that fixed the ovulatory phase at backward days -16 to -13 immediately before the luteal phase, with the follicular phase absorbing cycle-length variability.</w:t>
      </w:r>
    </w:p>
    <w:p w14:paraId="6A6A8169" w14:textId="77777777" w:rsidR="00B41555" w:rsidRDefault="00A22A73">
      <w:r>
        <w:lastRenderedPageBreak/>
        <w:t xml:space="preserve">Windowed Herzog thresholds used average daily seizure frequency (ADSF): </w:t>
      </w:r>
    </w:p>
    <w:p w14:paraId="014321A0" w14:textId="3FEB349F" w:rsidR="00B41555" w:rsidRDefault="002468DF" w:rsidP="00B41555">
      <w:pPr>
        <w:ind w:firstLine="720"/>
      </w:pPr>
      <w:ins w:id="69" w:author="Kerr, Wesley" w:date="2026-07-19T13:25:00Z" w16du:dateUtc="2026-07-19T17:25:00Z">
        <w:r>
          <w:t xml:space="preserve">Perimenstrual </w:t>
        </w:r>
      </w:ins>
      <w:r w:rsidR="00A22A73">
        <w:t>C1 = ADSF(M)/ADSF(F+L) &gt;=1.69</w:t>
      </w:r>
    </w:p>
    <w:p w14:paraId="33E8D36D" w14:textId="5D380F7F" w:rsidR="00B41555" w:rsidRDefault="002468DF" w:rsidP="00B41555">
      <w:pPr>
        <w:ind w:firstLine="720"/>
      </w:pPr>
      <w:ins w:id="70" w:author="Kerr, Wesley" w:date="2026-07-19T13:25:00Z" w16du:dateUtc="2026-07-19T17:25:00Z">
        <w:r>
          <w:t xml:space="preserve">Periovulatory </w:t>
        </w:r>
      </w:ins>
      <w:r w:rsidR="00A22A73">
        <w:t>C2 = ADSF(O)/ADSF(F+L) &gt;=1.83</w:t>
      </w:r>
    </w:p>
    <w:p w14:paraId="7CB8F811" w14:textId="68ED4074" w:rsidR="00B41555" w:rsidRDefault="002468DF" w:rsidP="00B41555">
      <w:pPr>
        <w:ind w:firstLine="720"/>
      </w:pPr>
      <w:ins w:id="71" w:author="Kerr, Wesley" w:date="2026-07-19T13:25:00Z" w16du:dateUtc="2026-07-19T17:25:00Z">
        <w:r>
          <w:t xml:space="preserve">Luteal </w:t>
        </w:r>
      </w:ins>
      <w:r w:rsidR="00A22A73">
        <w:t xml:space="preserve">C3 = ADSF(O+L+M)/ADSF(F) &gt;=1.62 among inadequate-luteal-phase </w:t>
      </w:r>
      <w:commentRangeStart w:id="72"/>
      <w:r w:rsidR="00A22A73">
        <w:t>days</w:t>
      </w:r>
      <w:commentRangeEnd w:id="72"/>
      <w:r w:rsidR="0031215A">
        <w:rPr>
          <w:rStyle w:val="CommentReference"/>
          <w:sz w:val="24"/>
          <w:szCs w:val="22"/>
        </w:rPr>
        <w:commentReference w:id="72"/>
      </w:r>
      <w:r w:rsidR="00A22A73">
        <w:t xml:space="preserve">. </w:t>
      </w:r>
    </w:p>
    <w:p w14:paraId="143E0842" w14:textId="31DCBFDB" w:rsidR="00BA1FAB" w:rsidRDefault="00A22A73" w:rsidP="00B41555">
      <w:r>
        <w:t xml:space="preserve">C3 was evaluated only in the heterogeneous cohort when </w:t>
      </w:r>
      <w:commentRangeStart w:id="73"/>
      <w:r>
        <w:t xml:space="preserve">ilp_flag </w:t>
      </w:r>
      <w:commentRangeEnd w:id="73"/>
      <w:r w:rsidR="00DA5F04">
        <w:rPr>
          <w:rStyle w:val="CommentReference"/>
          <w:sz w:val="24"/>
          <w:szCs w:val="22"/>
        </w:rPr>
        <w:commentReference w:id="73"/>
      </w:r>
      <w:r>
        <w:t>was present; anovulatory or nonclassifiable cycles without ilp_flag did not contribute to C3. We report any C1-C3 classification, the C1/C2 union, mutually exclusive C1/C2/C3 categories, and C3-excluding endpoints.</w:t>
      </w:r>
    </w:p>
    <w:p w14:paraId="2ACF787C" w14:textId="08244B51" w:rsidR="00BA1FAB" w:rsidRDefault="00A22A73">
      <w:r>
        <w:t xml:space="preserve">Exact Herzog 2004 </w:t>
      </w:r>
      <w:ins w:id="74" w:author="Rachael Sumner" w:date="2026-07-24T08:06:00Z" w16du:dateUtc="2026-07-23T20:06:00Z">
        <w:r w:rsidR="009325E3">
          <w:t xml:space="preserve">reporting </w:t>
        </w:r>
      </w:ins>
      <w:r>
        <w:t xml:space="preserve">was restricted to complete 3-cycle windows with all cycles 23-35 days and required at least two of three cycles to show any positive </w:t>
      </w:r>
      <w:commentRangeStart w:id="75"/>
      <w:r>
        <w:t>pattern</w:t>
      </w:r>
      <w:commentRangeEnd w:id="75"/>
      <w:r w:rsidR="000E14BB">
        <w:rPr>
          <w:rStyle w:val="CommentReference"/>
          <w:sz w:val="24"/>
          <w:szCs w:val="22"/>
        </w:rPr>
        <w:commentReference w:id="75"/>
      </w:r>
      <w:r>
        <w:t xml:space="preserve">. Other calendar and longer cycle windows are reported as not evaluated for this rule. Herzog plus &gt;=4 seizure-day minimum required at least 4 calendar months or 6 complete cycles plus at least 4 seizure </w:t>
      </w:r>
      <w:commentRangeStart w:id="76"/>
      <w:r>
        <w:t>days</w:t>
      </w:r>
      <w:commentRangeEnd w:id="76"/>
      <w:r w:rsidR="00FE5FDA">
        <w:rPr>
          <w:rStyle w:val="CommentReference"/>
          <w:sz w:val="24"/>
          <w:szCs w:val="22"/>
        </w:rPr>
        <w:commentReference w:id="76"/>
      </w:r>
      <w:r>
        <w:t>. Cycle reproducibility required at least two-thirds of eligible cycles to be positive for the same pattern and the corresponding pooled ratio to pass threshold.</w:t>
      </w:r>
    </w:p>
    <w:p w14:paraId="59159D75" w14:textId="77777777" w:rsidR="00B41555" w:rsidRPr="00B41555" w:rsidRDefault="00A22A73">
      <w:pPr>
        <w:rPr>
          <w:u w:val="single"/>
        </w:rPr>
      </w:pPr>
      <w:r w:rsidRPr="00B41555">
        <w:rPr>
          <w:u w:val="single"/>
        </w:rPr>
        <w:t xml:space="preserve">Regression </w:t>
      </w:r>
      <w:commentRangeStart w:id="77"/>
      <w:r w:rsidRPr="00B41555">
        <w:rPr>
          <w:u w:val="single"/>
        </w:rPr>
        <w:t>comparator</w:t>
      </w:r>
      <w:commentRangeEnd w:id="77"/>
      <w:r w:rsidR="00C223E7" w:rsidRPr="00B41555">
        <w:rPr>
          <w:rStyle w:val="CommentReference"/>
          <w:sz w:val="24"/>
          <w:szCs w:val="22"/>
          <w:u w:val="single"/>
        </w:rPr>
        <w:commentReference w:id="77"/>
      </w:r>
    </w:p>
    <w:p w14:paraId="744E02D6" w14:textId="0BA54669" w:rsidR="00BA1FAB" w:rsidRDefault="00A22A73">
      <w:r>
        <w:t xml:space="preserve">The negative-binomial (NB) comparator used a within-participant generalized linear model with daily seizure count as outcome, log link, intercept, menstrual-phase indicator, ovulatory-phase indicator, and cycle fixed effects when at least four complete cycles were available. One-sided Wald tests evaluated C1 and C2 enrichment, Holm-adjusted within participant across the two comparisons; positivity required adjusted P&lt;0.05 and the corresponding Herzog rate-ratio threshold. </w:t>
      </w:r>
      <w:commentRangeStart w:id="78"/>
      <w:r>
        <w:t xml:space="preserve">C3 was not evaluated by NB regression. </w:t>
      </w:r>
      <w:commentRangeEnd w:id="78"/>
      <w:r w:rsidR="00C223E7">
        <w:rPr>
          <w:rStyle w:val="CommentReference"/>
          <w:sz w:val="24"/>
          <w:szCs w:val="22"/>
        </w:rPr>
        <w:commentReference w:id="78"/>
      </w:r>
      <w:r>
        <w:t xml:space="preserve">In this revision, NB regression was evaluated for full-diary windows as a calibrated C1/C2 comparator. The primary regression used full-diary </w:t>
      </w:r>
      <w:r>
        <w:lastRenderedPageBreak/>
        <w:t>method-of-moments dispersion as a stabilized comparator, and a full-window, window-only dispersion sensitivity was added.</w:t>
      </w:r>
    </w:p>
    <w:p w14:paraId="7CE616C4" w14:textId="77777777" w:rsidR="00B41555" w:rsidRPr="00B41555" w:rsidRDefault="00A22A73">
      <w:pPr>
        <w:rPr>
          <w:u w:val="single"/>
        </w:rPr>
      </w:pPr>
      <w:r w:rsidRPr="00B41555">
        <w:rPr>
          <w:u w:val="single"/>
        </w:rPr>
        <w:t>Statistical analysis</w:t>
      </w:r>
    </w:p>
    <w:p w14:paraId="6FCFCB1E" w14:textId="45B4CE14" w:rsidR="00BA1FAB" w:rsidRDefault="00A22A73">
      <w:r>
        <w:t xml:space="preserve">The primary outcome was the participant-window apparent </w:t>
      </w:r>
      <w:ins w:id="79" w:author="Kerr, Wesley" w:date="2026-07-19T13:34:00Z" w16du:dateUtc="2026-07-19T17:34:00Z">
        <w:r w:rsidR="00734262">
          <w:t xml:space="preserve">false positive </w:t>
        </w:r>
      </w:ins>
      <w:r>
        <w:t xml:space="preserve">catamenial epilepsy rate among classifiable windows </w:t>
      </w:r>
      <w:del w:id="80" w:author="Kerr, Wesley" w:date="2026-07-19T13:34:00Z" w16du:dateUtc="2026-07-19T17:34:00Z">
        <w:r w:rsidDel="00734262">
          <w:delText>under the null</w:delText>
        </w:r>
      </w:del>
      <w:ins w:id="81" w:author="Kerr, Wesley" w:date="2026-07-19T13:34:00Z" w16du:dateUtc="2026-07-19T17:34:00Z">
        <w:r w:rsidR="00734262">
          <w:t>even though the simulated seizure and menstrual/hormonal diaries had no more than chance alignment</w:t>
        </w:r>
      </w:ins>
      <w:r>
        <w:t>. We also report positivity among all attempted windows, participant-level positivity, indeterminate reasons, and rows with fewer than 1,000 classifiable windows as unstable and not interpreted. Calendar windows were expanded to 1, 3, 4, 6, 9, 12, 18, 24, and 36 months for practical monitoring-duration guidance. Study-level Monte Carlo independently sampled 10,000 studies of 30, 50, and 100 participants without replacement from each cohort, selecting one precomputed random valid 3-month window per participant. Standard protocol approvals, registrations, and patient consents were not required because all participants were synthetic.</w:t>
      </w:r>
      <w:r w:rsidR="00B41555">
        <w:t xml:space="preserve"> Complete open-source code is available: </w:t>
      </w:r>
      <w:hyperlink r:id="rId12" w:history="1">
        <w:r w:rsidR="00B41555" w:rsidRPr="00AE60ED">
          <w:rPr>
            <w:rStyle w:val="Hyperlink"/>
          </w:rPr>
          <w:t>https://github.com/GoldenholzLab/catamenial-epilepsy-sim.git</w:t>
        </w:r>
      </w:hyperlink>
    </w:p>
    <w:p w14:paraId="6702364A" w14:textId="77777777" w:rsidR="00B41555" w:rsidRDefault="00B41555"/>
    <w:p w14:paraId="11B03603" w14:textId="77777777" w:rsidR="00BA1FAB" w:rsidRDefault="00A22A73">
      <w:pPr>
        <w:pStyle w:val="Heading1"/>
      </w:pPr>
      <w:r>
        <w:t>Results</w:t>
      </w:r>
    </w:p>
    <w:p w14:paraId="0AA8B7A7" w14:textId="77777777" w:rsidR="00B41555" w:rsidRPr="00B41555" w:rsidRDefault="00A22A73">
      <w:pPr>
        <w:rPr>
          <w:u w:val="single"/>
        </w:rPr>
      </w:pPr>
      <w:r w:rsidRPr="00B41555">
        <w:rPr>
          <w:u w:val="single"/>
        </w:rPr>
        <w:t>Simulation cohort and diary characteristics</w:t>
      </w:r>
    </w:p>
    <w:p w14:paraId="3014CB29" w14:textId="30CEADEA" w:rsidR="00BA1FAB" w:rsidRDefault="00A22A73">
      <w:r>
        <w:t>The full run included 100,000 synthetic participants. With strict and luteal-anchored phase modes, expanded calendar windows, cycle windows, and study-pool windows, the analysis generated paired participant-window rows for sensitivity comparisons. Cohort summaries are shown in Table 1. The healthy ovulatory cohort had 100.0% ovulatory cycles by design. The heterogeneous cohort had 79.0% ovulatory cycles, greater cycle-length variability, and similar observed seizure burden.</w:t>
      </w:r>
    </w:p>
    <w:p w14:paraId="4C7A35B4" w14:textId="513EB7EA" w:rsidR="00B41555" w:rsidRPr="00B41555" w:rsidRDefault="00A22A73">
      <w:pPr>
        <w:rPr>
          <w:u w:val="single"/>
        </w:rPr>
      </w:pPr>
      <w:r w:rsidRPr="00B41555">
        <w:rPr>
          <w:u w:val="single"/>
        </w:rPr>
        <w:lastRenderedPageBreak/>
        <w:t>C3 contribution and C1/C2 comparison</w:t>
      </w:r>
    </w:p>
    <w:p w14:paraId="28C2B4F8" w14:textId="10EF6ECC" w:rsidR="00BA1FAB" w:rsidRDefault="00A22A73">
      <w:r>
        <w:t>In strict-Herzog 36-month windows, the windowed Herzog threshold definition classified 11.2% of healthy ovulatory participants and 36.3% of heterogeneous-cohort participants as apparent catamenial epilepsy under independence (Table 2). In the heterogeneous cohort, the corresponding C1/C2 union was 11.8%, similar to the healthy cohort's 11.2%, whereas C3 positivity occurred in 37.0% of applicable heterogeneous-cohort windows. Thus the broad-cohort excess was primarily a C3/inadequate-luteal-phase phenomenon rather than a perimenstrual or periovulatory excess.</w:t>
      </w:r>
    </w:p>
    <w:p w14:paraId="240D9461" w14:textId="77777777" w:rsidR="00B41555" w:rsidRPr="00B41555" w:rsidRDefault="00A22A73">
      <w:pPr>
        <w:rPr>
          <w:u w:val="single"/>
        </w:rPr>
      </w:pPr>
      <w:r w:rsidRPr="00B41555">
        <w:rPr>
          <w:u w:val="single"/>
        </w:rPr>
        <w:t>NB regression and denominator alignment</w:t>
      </w:r>
    </w:p>
    <w:p w14:paraId="50A55619" w14:textId="09B81B22" w:rsidR="00BA1FAB" w:rsidRDefault="00A22A73">
      <w:r>
        <w:t xml:space="preserve">Stabilized-dispersion NB regression evaluated C1/C2 only and exhibited </w:t>
      </w:r>
      <w:del w:id="82" w:author="Kerr, Wesley" w:date="2026-07-19T13:35:00Z" w16du:dateUtc="2026-07-19T17:35:00Z">
        <w:r w:rsidDel="00FD01F3">
          <w:delText xml:space="preserve">approximately nominal </w:delText>
        </w:r>
      </w:del>
      <w:r>
        <w:t>Type I error at 4.1% in the healthy ovulatory cohort and 4.2% in the heterogeneous cohort</w:t>
      </w:r>
      <w:ins w:id="83" w:author="Kerr, Wesley" w:date="2026-07-19T13:35:00Z" w16du:dateUtc="2026-07-19T17:35:00Z">
        <w:r w:rsidR="00FD01F3">
          <w:t>, which were comparable to the p&lt;0.05</w:t>
        </w:r>
      </w:ins>
      <w:ins w:id="84" w:author="Kerr, Wesley" w:date="2026-07-19T13:36:00Z" w16du:dateUtc="2026-07-19T17:36:00Z">
        <w:r w:rsidR="00FD01F3">
          <w:t xml:space="preserve"> Type </w:t>
        </w:r>
        <w:commentRangeStart w:id="85"/>
        <w:r w:rsidR="00FD01F3">
          <w:t>I</w:t>
        </w:r>
      </w:ins>
      <w:commentRangeEnd w:id="85"/>
      <w:r w:rsidR="00FD01F3">
        <w:rPr>
          <w:rStyle w:val="CommentReference"/>
          <w:sz w:val="24"/>
          <w:szCs w:val="22"/>
        </w:rPr>
        <w:commentReference w:id="85"/>
      </w:r>
      <w:ins w:id="86" w:author="Kerr, Wesley" w:date="2026-07-19T13:36:00Z" w16du:dateUtc="2026-07-19T17:36:00Z">
        <w:r w:rsidR="00FD01F3">
          <w:t xml:space="preserve"> error threshold</w:t>
        </w:r>
      </w:ins>
      <w:r>
        <w:t xml:space="preserve">. </w:t>
      </w:r>
      <w:ins w:id="87" w:author="Kerr, Wesley" w:date="2026-07-19T13:37:00Z" w16du:dateUtc="2026-07-19T17:37:00Z">
        <w:r w:rsidR="00AB7D70">
          <w:t xml:space="preserve">Because C3 was not tested with the NB regression approach, </w:t>
        </w:r>
      </w:ins>
      <w:del w:id="88" w:author="Kerr, Wesley" w:date="2026-07-19T13:37:00Z" w16du:dateUtc="2026-07-19T17:37:00Z">
        <w:r w:rsidDel="00AB7D70">
          <w:delText>T</w:delText>
        </w:r>
      </w:del>
      <w:ins w:id="89" w:author="Kerr, Wesley" w:date="2026-07-19T13:37:00Z" w16du:dateUtc="2026-07-19T17:37:00Z">
        <w:r w:rsidR="00AB7D70">
          <w:t>t</w:t>
        </w:r>
      </w:ins>
      <w:r>
        <w:t xml:space="preserve">he relevant comparison is therefore NB C1/C2 versus Herzog C1/C2, not NB versus the Herzog C1-C3 union. </w:t>
      </w:r>
      <w:commentRangeStart w:id="90"/>
      <w:r>
        <w:t>Calibration should not be interpreted as clinical usefulness; sensitivity and positive predictive value require true-coupling analyses outside this null study.</w:t>
      </w:r>
      <w:commentRangeEnd w:id="90"/>
      <w:r w:rsidR="00AB7D70">
        <w:rPr>
          <w:rStyle w:val="CommentReference"/>
          <w:sz w:val="24"/>
          <w:szCs w:val="22"/>
        </w:rPr>
        <w:commentReference w:id="90"/>
      </w:r>
    </w:p>
    <w:p w14:paraId="616F9D64" w14:textId="77777777" w:rsidR="00B41555" w:rsidRPr="00B41555" w:rsidRDefault="00A22A73">
      <w:pPr>
        <w:rPr>
          <w:u w:val="single"/>
        </w:rPr>
      </w:pPr>
      <w:r w:rsidRPr="00B41555">
        <w:rPr>
          <w:u w:val="single"/>
        </w:rPr>
        <w:t>Observation-window effects</w:t>
      </w:r>
    </w:p>
    <w:p w14:paraId="71E4EC46" w14:textId="62444CCD" w:rsidR="00BA1FAB" w:rsidRDefault="00A22A73">
      <w:r>
        <w:t xml:space="preserve">Short diary windows were most vulnerable to apparent catamenial classification. In random 3-month calendar windows, strict-Herzog windowed thresholds yielded apparent classification rates of 41.3% in the healthy ovulatory cohort and 51.2% in the heterogeneous cohort. Practical calendar-window summaries through 36 months are shown in Figure 1. Exact Herzog 2004 applied to 3 complete cycles yielded apparent classification rates of 50.3% and 51.6% among </w:t>
      </w:r>
      <w:r>
        <w:lastRenderedPageBreak/>
        <w:t xml:space="preserve">classifiable windows, while many attempted 3-cycle windows were not classifiable. </w:t>
      </w:r>
      <w:commentRangeStart w:id="91"/>
      <w:r>
        <w:t xml:space="preserve">Rows </w:t>
      </w:r>
      <w:commentRangeEnd w:id="91"/>
      <w:r w:rsidR="00AD7D3C">
        <w:rPr>
          <w:rStyle w:val="CommentReference"/>
          <w:sz w:val="24"/>
          <w:szCs w:val="22"/>
        </w:rPr>
        <w:commentReference w:id="91"/>
      </w:r>
      <w:r>
        <w:t>with fewer than 1,000 classifiable windows were flagged as unstable and not interpreted.</w:t>
      </w:r>
    </w:p>
    <w:p w14:paraId="57077549" w14:textId="77777777" w:rsidR="00B41555" w:rsidRPr="00B41555" w:rsidRDefault="00A22A73">
      <w:pPr>
        <w:rPr>
          <w:u w:val="single"/>
        </w:rPr>
      </w:pPr>
      <w:r w:rsidRPr="00B41555">
        <w:rPr>
          <w:u w:val="single"/>
        </w:rPr>
        <w:t>Phase-labeling sensitivity and study-level Monte Carlo</w:t>
      </w:r>
    </w:p>
    <w:p w14:paraId="7649288C" w14:textId="30B2D0F8" w:rsidR="00BA1FAB" w:rsidRDefault="00A22A73">
      <w:r>
        <w:t>The luteal-anchored ovulatory sensitivity tested whether strict Herzog's expanding ovulatory window drove periovulatory false positives; these results are reported in the notebook and Appendix. In 10,000 simulated 3-month studies, apparent prevalence varied with study size but could exceed historical benchmark values under the null. Figure 3 displays n=30, 50, and 100 distributions with the y-axis scaled as the proportion of simulated studies.</w:t>
      </w:r>
    </w:p>
    <w:p w14:paraId="6FA56B15" w14:textId="77777777" w:rsidR="00BA1FAB" w:rsidRDefault="00A22A73">
      <w:pPr>
        <w:pStyle w:val="Heading1"/>
      </w:pPr>
      <w:r>
        <w:t>Discussion</w:t>
      </w:r>
    </w:p>
    <w:p w14:paraId="3809F7F2" w14:textId="7BA4B935" w:rsidR="00BA1FAB" w:rsidRDefault="00A22A73">
      <w:r>
        <w:t>This null simulation shows that apparent catamenial epilepsy</w:t>
      </w:r>
      <w:r w:rsidR="001515C8">
        <w:t xml:space="preserve"> definitions are seen</w:t>
      </w:r>
      <w:r>
        <w:t xml:space="preserve"> frequently even when seizure and menstrual processes are </w:t>
      </w:r>
      <w:r w:rsidR="001515C8">
        <w:t xml:space="preserve">simulated </w:t>
      </w:r>
      <w:r>
        <w:t>independent</w:t>
      </w:r>
      <w:r w:rsidR="001515C8">
        <w:t>ly</w:t>
      </w:r>
      <w:r>
        <w:t>. The magnitude depends strongly on the catamenial pattern being tested, the window length, analyzability rules, and cohort menstrual-cycle assumptions. The largest heterogeneous-cohort excess was C3-driven; C1/C2 behavior was much more similar across cohorts. This distinction matters because C3 depends on inadequate-luteal-phase ascertainment rather than the perimenstrual or periovulatory windows that are usually easiest to audit from diaries alone.</w:t>
      </w:r>
    </w:p>
    <w:p w14:paraId="7179C75E" w14:textId="77777777" w:rsidR="00BA1FAB" w:rsidRDefault="00A22A73">
      <w:r>
        <w:t xml:space="preserve">The negative-binomial result should be interpreted as calibration, not superiority. A statistical test evaluated at alpha=0.05 </w:t>
      </w:r>
      <w:r w:rsidRPr="001515C8">
        <w:rPr>
          <w:i/>
          <w:iCs/>
        </w:rPr>
        <w:t>should</w:t>
      </w:r>
      <w:r>
        <w:t xml:space="preserve"> produce approximately 5% positives under a correctly specified null, and the stabilized-dispersion regression did so. Ratio rules are not nominal-alpha tests and therefore have no comparable Type I error guarantee. The relevant comparison in this paper is NB C1/C2 versus the Herzog C1/C2 union, because the NB model does not evaluate C3. Sensitivity, positive predictive value, and clinical usefulness require true-coupling analyses and are outside the scope of this null study.</w:t>
      </w:r>
    </w:p>
    <w:p w14:paraId="67E253C9" w14:textId="719C859A" w:rsidR="00BA1FAB" w:rsidRDefault="00A22A73">
      <w:r>
        <w:lastRenderedPageBreak/>
        <w:t xml:space="preserve">These results help </w:t>
      </w:r>
      <w:r w:rsidR="001515C8">
        <w:t>contextualize</w:t>
      </w:r>
      <w:r>
        <w:t xml:space="preserve"> the broad range of prevalence estimates in the catamenial epilepsy literature without estimating true prevalence. Earlier work established biologically plausible and clinically important menstrual-cycle seizure patterns, including C1, C2, and C3 patterns.1-5 Treatment literature also suggests that robust perimenstrual exacerbation may identify subgroups of interest, even though randomized evidence for hormonal therapy remains limited and mixed.6,7 The present analysis instead quantifies a diagnostic background rate expected from chance alignment when seizure cycles and menstrual cycles coexist under independence.</w:t>
      </w:r>
    </w:p>
    <w:p w14:paraId="70B542C6" w14:textId="77777777" w:rsidR="00BA1FAB" w:rsidRDefault="00A22A73">
      <w:r>
        <w:t>The findings are consistent with modern seizure-cycle research. Multidien seizure rhythms and seizure forecasting studies have shown that seizure risk varies over days to weeks, and those rhythms can be detected in long-term electronic diaries and chronic recordings.9-11 A menstrual-cycle analysis that does not account for intrinsic seizure cyclicity can therefore mistake phase overlap for hormone coupling. This is most problematic when the observation window is short, because a few events can dominate average daily seizure-frequency ratios.</w:t>
      </w:r>
    </w:p>
    <w:p w14:paraId="74CF9053" w14:textId="77777777" w:rsidR="00BA1FAB" w:rsidRDefault="00A22A73">
      <w:r>
        <w:t>Several methodologic implications follow. First, 3-month ratio-only classification should be interpreted cautiously in research settings, particularly when seizure counts are sparse. Second, C1, C2, and C3 should be reported separately rather than collapsed into a single prevalence value. Third, studies should report both classifiable-window and all-attempted-window rates, because stricter definitions may appear conservative partly by declining to classify insufficient windows. Fourth, benchmark comparisons should match the original study design. For Herzog 2004, the design-matched comparison is the exact 3-complete-cycle rule, whereas random 3-calendar-month windows are a design-sensitivity analysis.</w:t>
      </w:r>
    </w:p>
    <w:p w14:paraId="59E0BDA8" w14:textId="3A91CA7D" w:rsidR="00BA1FAB" w:rsidRDefault="00A22A73">
      <w:r>
        <w:lastRenderedPageBreak/>
        <w:t xml:space="preserve">Strict Herzog labeling was retained as the primary analysis for historical comparability. </w:t>
      </w:r>
      <w:ins w:id="92" w:author="Rachael Sumner" w:date="2026-07-24T08:57:00Z" w16du:dateUtc="2026-07-23T20:57:00Z">
        <w:r w:rsidR="00FD22F1">
          <w:t xml:space="preserve">Although limitations have been </w:t>
        </w:r>
        <w:commentRangeStart w:id="93"/>
        <w:r w:rsidR="00FD22F1">
          <w:t>discussed</w:t>
        </w:r>
      </w:ins>
      <w:commentRangeEnd w:id="93"/>
      <w:r w:rsidR="00FD22F1">
        <w:rPr>
          <w:rStyle w:val="CommentReference"/>
          <w:sz w:val="24"/>
          <w:szCs w:val="22"/>
        </w:rPr>
        <w:commentReference w:id="93"/>
      </w:r>
      <w:ins w:id="94" w:author="Rachael Sumner" w:date="2026-07-24T08:57:00Z" w16du:dateUtc="2026-07-23T20:57:00Z">
        <w:r w:rsidR="00FD22F1">
          <w:t xml:space="preserve"> (). </w:t>
        </w:r>
      </w:ins>
      <w:r>
        <w:t>The luteal-anchored ovulatory sensitivity addresses a separate biologic question: whether the strict Herzog ovulatory window, which expands with longer cycles, creates excess periovulatory apparent classification. Presenting both phase modes separates historical reproducibility from a more anatomically fixed periovulatory definition.</w:t>
      </w:r>
    </w:p>
    <w:p w14:paraId="1DD8B977" w14:textId="0DA44C95" w:rsidR="00BA1FAB" w:rsidRDefault="00A22A73">
      <w:r>
        <w:t xml:space="preserve">This study has </w:t>
      </w:r>
      <w:r w:rsidR="001515C8">
        <w:t xml:space="preserve">important </w:t>
      </w:r>
      <w:r>
        <w:t>limitations. The results are only as credible as the CHOCOLATES and HORMONE-CYCLE simulators, their parameter settings, and the adapter assumptions. The heterogeneous cohort medical-factor rates were configuration-sampled rather than drawn from a simulator-native prevalence sampler, and cycle-length variability is therefore a sensitivity driver rather than a settled population estimate. Monte Carlo binomial intervals do not include model-form uncertainty. This study does not evaluate false negatives, true prevalence, treatment effects, wavelet analyses, hidden Markov models, medication changes, or adjudicated seizure types.</w:t>
      </w:r>
    </w:p>
    <w:p w14:paraId="1E4FBF22" w14:textId="13B91E82" w:rsidR="00BA1FAB" w:rsidRDefault="00A22A73">
      <w:r>
        <w:t>In conclusion, under an independence model with structured seizure diaries and menstrual-cycle diaries, apparent catamenial epilepsy classification can be common and can reach historical benchmark prevalence values. Future diagnostic and interventional studies</w:t>
      </w:r>
      <w:r w:rsidR="001515C8">
        <w:t xml:space="preserve"> involving catamenial epilepsy</w:t>
      </w:r>
      <w:r>
        <w:t xml:space="preserve"> should prespecify diary length, menstrual-phase labeling, analyzability thresholds, zero-denominator handling, ovulatory-status handling, and reproducibility criteria before interpreting apparent menstrual clustering as evidence of hormone-linked seizure exacerbation.</w:t>
      </w:r>
    </w:p>
    <w:p w14:paraId="746437F7" w14:textId="77777777" w:rsidR="00BA1FAB" w:rsidRDefault="00A22A73">
      <w:pPr>
        <w:pStyle w:val="Heading1"/>
      </w:pPr>
      <w:r>
        <w:lastRenderedPageBreak/>
        <w:t>Acknowledgment</w:t>
      </w:r>
    </w:p>
    <w:p w14:paraId="15A9973E" w14:textId="2319A58D" w:rsidR="001515C8" w:rsidRPr="001515C8" w:rsidRDefault="001515C8">
      <w:pPr>
        <w:pStyle w:val="Heading1"/>
        <w:rPr>
          <w:b w:val="0"/>
          <w:bCs w:val="0"/>
        </w:rPr>
      </w:pPr>
      <w:r>
        <w:rPr>
          <w:b w:val="0"/>
          <w:bCs w:val="0"/>
        </w:rPr>
        <w:t xml:space="preserve">The authors thank the many patients who have contributed numerous menstrual and seizure diaries to various published studies leading to the simulators that enabled the present research. </w:t>
      </w:r>
    </w:p>
    <w:p w14:paraId="50CA4BFD" w14:textId="47BF6C46" w:rsidR="00BA1FAB" w:rsidRDefault="00A22A73">
      <w:pPr>
        <w:pStyle w:val="Heading1"/>
      </w:pPr>
      <w:r>
        <w:t>Study Funding</w:t>
      </w:r>
    </w:p>
    <w:p w14:paraId="7BD1FE7A" w14:textId="77777777" w:rsidR="00BA1FAB" w:rsidRDefault="00A22A73">
      <w:r>
        <w:t>This work was supported by NIH K23NS124656, NIH R21NS142800, and American Board of Psychiatry and Neurology support to DMG. The funders had no role in study design, data generation, analysis, interpretation, manuscript preparation, or the decision to submit.</w:t>
      </w:r>
    </w:p>
    <w:p w14:paraId="421C78CB" w14:textId="77777777" w:rsidR="00BA1FAB" w:rsidRDefault="00A22A73">
      <w:pPr>
        <w:pStyle w:val="Heading1"/>
      </w:pPr>
      <w:r>
        <w:t>Disclosure</w:t>
      </w:r>
    </w:p>
    <w:p w14:paraId="5952E1EE" w14:textId="77777777" w:rsidR="00BA1FAB" w:rsidRDefault="00A22A73">
      <w:r>
        <w:t>DMG reports funding from NIH K23NS124656, NIH R21NS142800, and the American Board of Psychiatry and Neurology. SC, WK, and RS report no disclosures relevant to the manuscript.</w:t>
      </w:r>
    </w:p>
    <w:p w14:paraId="5BB24DA9" w14:textId="77777777" w:rsidR="00BA1FAB" w:rsidRDefault="00A22A73">
      <w:pPr>
        <w:pStyle w:val="Heading1"/>
      </w:pPr>
      <w:r>
        <w:t>Data Availability</w:t>
      </w:r>
    </w:p>
    <w:p w14:paraId="625A434E" w14:textId="57CD089F" w:rsidR="00BA1FAB" w:rsidRDefault="00A22A73">
      <w:r>
        <w:t xml:space="preserve">The simulation code, </w:t>
      </w:r>
      <w:r w:rsidR="001515C8">
        <w:t>and outputs</w:t>
      </w:r>
      <w:r>
        <w:t xml:space="preserve"> are available in the project repository. The reproducible run used master seed 20260505 and the manifest in outputs/manifest.json records config parameters, output paths, file sizes, and SHA-256 checksums. </w:t>
      </w:r>
    </w:p>
    <w:p w14:paraId="3BD4EB4A" w14:textId="77777777" w:rsidR="00BA1FAB" w:rsidRDefault="00A22A73">
      <w:r>
        <w:br w:type="page"/>
      </w:r>
    </w:p>
    <w:p w14:paraId="72535B8F" w14:textId="77777777" w:rsidR="00BA1FAB" w:rsidRDefault="00A22A73">
      <w:pPr>
        <w:pStyle w:val="Heading1"/>
      </w:pPr>
      <w:r>
        <w:lastRenderedPageBreak/>
        <w:t>References</w:t>
      </w:r>
    </w:p>
    <w:p w14:paraId="02EC6973" w14:textId="77777777" w:rsidR="00BA1FAB" w:rsidRDefault="00A22A73">
      <w:r>
        <w:t>1. Herzog AG, Harden CL, Liporace J, et al. Frequency of catamenial seizure exacerbation in women with localization-related epilepsy. Ann Neurol. 2004;56(3):431-434. doi:10.1002/ana.20214</w:t>
      </w:r>
    </w:p>
    <w:p w14:paraId="429614DA" w14:textId="77777777" w:rsidR="00BA1FAB" w:rsidRDefault="00A22A73">
      <w:r>
        <w:t>2. Herzog AG, Klein P, Ransil BJ. Three patterns of catamenial epilepsy. Epilepsia. 1997;38(10):1082-1088. doi:10.1111/j.1528-1157.1997.tb01197.x</w:t>
      </w:r>
    </w:p>
    <w:p w14:paraId="12AAD242" w14:textId="77777777" w:rsidR="00BA1FAB" w:rsidRDefault="00A22A73">
      <w:r>
        <w:t>3. Herkes GK, Eadie MJ, Sharbrough F, Moyer T. Patterns of seizure occurrence in catamenial epilepsy. Epilepsy Res. 1993;15(1):47-52. doi:10.1016/0920-1211(93)90008-u</w:t>
      </w:r>
    </w:p>
    <w:p w14:paraId="3E50D70A" w14:textId="77777777" w:rsidR="00BA1FAB" w:rsidRDefault="00A22A73">
      <w:r>
        <w:t>4. Herzog AG. Catamenial epilepsy: definition, prevalence pathophysiology and treatment. Seizure. 2008;17(2):151-159. doi:10.1016/j.seizure.2007.11.014</w:t>
      </w:r>
    </w:p>
    <w:p w14:paraId="3E5662CA" w14:textId="77777777" w:rsidR="00BA1FAB" w:rsidRDefault="00A22A73">
      <w:r>
        <w:t>5. Herzog AG. Catamenial epilepsy: Update on prevalence, pathophysiology and treatment from the findings of the NIH Progesterone Treatment Trial. Seizure. 2015;28:18-25. doi:10.1016/j.seizure.2015.02.024</w:t>
      </w:r>
    </w:p>
    <w:p w14:paraId="1318B627" w14:textId="77777777" w:rsidR="00BA1FAB" w:rsidRDefault="00A22A73">
      <w:r>
        <w:t>6. Maguire MJ, Nevitt SJ. Treatments for seizures in catamenial (menstrual-related) epilepsy. Cochrane Database Syst Rev. 2021;9(9):CD013225. doi:10.1002/14651858.CD013225.pub3</w:t>
      </w:r>
    </w:p>
    <w:p w14:paraId="3610B6AF" w14:textId="77777777" w:rsidR="00BA1FAB" w:rsidRDefault="00A22A73">
      <w:r>
        <w:t>7. Herzog AG, Fowler KM, Smithson SD, et al. Progesterone vs placebo therapy for women with epilepsy: A randomized clinical trial. Neurology. 2012;78(24):1959-1966. doi:10.1212/WNL.0b013e318259e1f9</w:t>
      </w:r>
    </w:p>
    <w:p w14:paraId="3A3D1A1C" w14:textId="77777777" w:rsidR="00BA1FAB" w:rsidRDefault="00A22A73">
      <w:r>
        <w:t>8. Reddy DS. The role of neurosteroids in the pathophysiology and treatment of catamenial epilepsy. Epilepsy Res. 2009;85(1):1-30. doi:10.1016/j.eplepsyres.2009.02.017</w:t>
      </w:r>
    </w:p>
    <w:p w14:paraId="551F8966" w14:textId="77777777" w:rsidR="00BA1FAB" w:rsidRDefault="00A22A73">
      <w:r>
        <w:t>9. Baud MO, Kleen JK, Mirro EA, et al. Multi-day rhythms modulate seizure risk in epilepsy. Nat Commun. 2018;9(1):88. doi:10.1038/s41467-017-02577-y</w:t>
      </w:r>
    </w:p>
    <w:p w14:paraId="35E6F71B" w14:textId="77777777" w:rsidR="00BA1FAB" w:rsidRDefault="00A22A73">
      <w:r>
        <w:lastRenderedPageBreak/>
        <w:t>10. Karoly PJ, Rao VR, Gregg NM, et al. Cycles in epilepsy. Nat Rev Neurol. 2021;17(5):267-284. doi:10.1038/s41582-021-00464-1</w:t>
      </w:r>
    </w:p>
    <w:p w14:paraId="78A2939B" w14:textId="77777777" w:rsidR="00BA1FAB" w:rsidRDefault="00A22A73">
      <w:r>
        <w:t>11. Karoly PJ, Cook MJ, Maturana M, et al. Forecasting cycles of seizure likelihood. Epilepsia. 2020;61(4):776-786. doi:10.1111/epi.16485</w:t>
      </w:r>
    </w:p>
    <w:p w14:paraId="1005A87C" w14:textId="77777777" w:rsidR="00BA1FAB" w:rsidRDefault="00A22A73">
      <w:r>
        <w:t>12. Goldenholz DM, Westover MB. Flexible realistic simulation of seizure occurrence recapitulating statistical properties of seizure diaries. Epilepsia. 2023;64(2):396-405. doi:10.1111/epi.17471</w:t>
      </w:r>
    </w:p>
    <w:p w14:paraId="441D443C" w14:textId="77777777" w:rsidR="00BA1FAB" w:rsidRDefault="00A22A73">
      <w:r>
        <w:t>13. Li H, Gibson EA, Jukic AMZ, et al. Menstrual cycle length variation by demographic characteristics from the Apple Women’s Health Study. NPJ Digit Med. 2023;6(1):100. doi:10.1038/s41746-023-00848-1</w:t>
      </w:r>
    </w:p>
    <w:p w14:paraId="31CF8B90" w14:textId="77777777" w:rsidR="00BA1FAB" w:rsidRDefault="00A22A73">
      <w:r>
        <w:t>14. Bull JR, Rowland SP, Scherwitzl EB, Scherwitzl R, Danielsson KG, Harper J. Real-world menstrual cycle characteristics of more than 600,000 menstrual cycles. NPJ Digit Med. 2019;2:83. doi:10.1038/s41746-019-0152-7</w:t>
      </w:r>
    </w:p>
    <w:p w14:paraId="0229DE05" w14:textId="77777777" w:rsidR="00BA1FAB" w:rsidRDefault="00A22A73">
      <w:r>
        <w:t>15.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2006;44(7):883-887. doi:10.1515/CCLM.2006.160</w:t>
      </w:r>
    </w:p>
    <w:p w14:paraId="1B371CF7" w14:textId="77777777" w:rsidR="00BA1FAB" w:rsidRDefault="00A22A73">
      <w:r>
        <w:t>16. Monks T, Currie CSM, Onggo BS, Robinson S, Kunc M, Taylor SJE. Strengthening the reporting of empirical simulation studies: introducing the STRESS guidelines. J Simul. 2019;13(1):55-67. doi:10.1080/17477778.2018.1442155</w:t>
      </w:r>
    </w:p>
    <w:p w14:paraId="2C5EFD96" w14:textId="77777777" w:rsidR="00BA1FAB" w:rsidRDefault="00A22A73">
      <w:r>
        <w:t>17. Newmark ME, Penry JK. Catamenial epilepsy: a review. Epilepsia. 1980;21(3):281-300. doi:10.1111/j.1528-1157.1980.tb04074.x</w:t>
      </w:r>
    </w:p>
    <w:p w14:paraId="53332368" w14:textId="77777777" w:rsidR="00BA1FAB" w:rsidRDefault="00A22A73">
      <w:r>
        <w:lastRenderedPageBreak/>
        <w:t>18. Duncan S, Read CL, Brodie MJ. How common is catamenial epilepsy? Epilepsia. 1993;34(5):827-831. doi:10.1111/j.1528-1157.1993.tb02097.x</w:t>
      </w:r>
    </w:p>
    <w:p w14:paraId="6BE2244C" w14:textId="77777777" w:rsidR="00BA1FAB" w:rsidRDefault="00A22A73">
      <w:r>
        <w:br w:type="page"/>
      </w:r>
    </w:p>
    <w:p w14:paraId="5D975771" w14:textId="77777777" w:rsidR="00BA1FAB" w:rsidRDefault="00A22A73">
      <w:pPr>
        <w:pStyle w:val="Heading1"/>
      </w:pPr>
      <w:r>
        <w:lastRenderedPageBreak/>
        <w:t>Tables</w:t>
      </w:r>
    </w:p>
    <w:p w14:paraId="1202702E" w14:textId="77777777" w:rsidR="00BA1FAB" w:rsidRDefault="00A22A73">
      <w:r>
        <w:t>Table 1. Simulated cohort characteristics.</w:t>
      </w:r>
    </w:p>
    <w:tbl>
      <w:tblPr>
        <w:tblStyle w:val="TableGrid"/>
        <w:tblW w:w="0" w:type="auto"/>
        <w:jc w:val="center"/>
        <w:tblLook w:val="04A0" w:firstRow="1" w:lastRow="0" w:firstColumn="1" w:lastColumn="0" w:noHBand="0" w:noVBand="1"/>
        <w:tblPrChange w:id="95" w:author="Kerr, Wesley" w:date="2026-07-19T13:41:00Z" w16du:dateUtc="2026-07-19T17:41:00Z">
          <w:tblPr>
            <w:tblStyle w:val="TableGrid"/>
            <w:tblW w:w="0" w:type="auto"/>
            <w:jc w:val="center"/>
            <w:tblLook w:val="04A0" w:firstRow="1" w:lastRow="0" w:firstColumn="1" w:lastColumn="0" w:noHBand="0" w:noVBand="1"/>
          </w:tblPr>
        </w:tblPrChange>
      </w:tblPr>
      <w:tblGrid>
        <w:gridCol w:w="1426"/>
        <w:gridCol w:w="797"/>
        <w:gridCol w:w="832"/>
        <w:gridCol w:w="775"/>
        <w:gridCol w:w="934"/>
        <w:gridCol w:w="868"/>
        <w:gridCol w:w="1065"/>
        <w:gridCol w:w="1206"/>
        <w:gridCol w:w="1369"/>
        <w:gridCol w:w="78"/>
        <w:tblGridChange w:id="96">
          <w:tblGrid>
            <w:gridCol w:w="1426"/>
            <w:gridCol w:w="15"/>
            <w:gridCol w:w="126"/>
            <w:gridCol w:w="656"/>
            <w:gridCol w:w="39"/>
            <w:gridCol w:w="213"/>
            <w:gridCol w:w="1013"/>
            <w:gridCol w:w="342"/>
            <w:gridCol w:w="118"/>
            <w:gridCol w:w="667"/>
            <w:gridCol w:w="1017"/>
            <w:gridCol w:w="110"/>
            <w:gridCol w:w="85"/>
            <w:gridCol w:w="870"/>
            <w:gridCol w:w="83"/>
            <w:gridCol w:w="131"/>
            <w:gridCol w:w="992"/>
            <w:gridCol w:w="32"/>
            <w:gridCol w:w="206"/>
            <w:gridCol w:w="1112"/>
            <w:gridCol w:w="19"/>
            <w:gridCol w:w="248"/>
            <w:gridCol w:w="1127"/>
          </w:tblGrid>
        </w:tblGridChange>
      </w:tblGrid>
      <w:tr w:rsidR="00C460D2" w14:paraId="3D9A5C1A" w14:textId="77777777" w:rsidTr="00C460D2">
        <w:trPr>
          <w:gridAfter w:val="1"/>
          <w:wAfter w:w="85" w:type="dxa"/>
          <w:cantSplit/>
          <w:tblHeader/>
          <w:jc w:val="center"/>
          <w:ins w:id="97" w:author="Kerr, Wesley" w:date="2026-07-19T13:39:00Z"/>
          <w:trPrChange w:id="98" w:author="Kerr, Wesley" w:date="2026-07-19T13:41:00Z" w16du:dateUtc="2026-07-19T17:41:00Z">
            <w:trPr>
              <w:gridAfter w:val="1"/>
              <w:cantSplit/>
              <w:tblHeader/>
              <w:jc w:val="center"/>
            </w:trPr>
          </w:trPrChange>
        </w:trPr>
        <w:tc>
          <w:tcPr>
            <w:tcW w:w="1441" w:type="dxa"/>
            <w:tcMar>
              <w:top w:w="80" w:type="dxa"/>
              <w:left w:w="80" w:type="dxa"/>
              <w:bottom w:w="80" w:type="dxa"/>
              <w:right w:w="80" w:type="dxa"/>
            </w:tcMar>
            <w:vAlign w:val="center"/>
            <w:tcPrChange w:id="99" w:author="Kerr, Wesley" w:date="2026-07-19T13:41:00Z" w16du:dateUtc="2026-07-19T17:41:00Z">
              <w:tcPr>
                <w:tcW w:w="1441" w:type="dxa"/>
                <w:gridSpan w:val="2"/>
                <w:tcMar>
                  <w:top w:w="80" w:type="dxa"/>
                  <w:left w:w="80" w:type="dxa"/>
                  <w:bottom w:w="80" w:type="dxa"/>
                  <w:right w:w="80" w:type="dxa"/>
                </w:tcMar>
                <w:vAlign w:val="center"/>
              </w:tcPr>
            </w:tcPrChange>
          </w:tcPr>
          <w:p w14:paraId="2565CEAA" w14:textId="77777777" w:rsidR="00C460D2" w:rsidRDefault="00C460D2">
            <w:pPr>
              <w:spacing w:line="240" w:lineRule="auto"/>
              <w:rPr>
                <w:ins w:id="100" w:author="Kerr, Wesley" w:date="2026-07-19T13:39:00Z" w16du:dateUtc="2026-07-19T17:39:00Z"/>
                <w:b/>
                <w:sz w:val="18"/>
              </w:rPr>
            </w:pPr>
          </w:p>
        </w:tc>
        <w:tc>
          <w:tcPr>
            <w:tcW w:w="821" w:type="dxa"/>
            <w:tcMar>
              <w:top w:w="80" w:type="dxa"/>
              <w:left w:w="80" w:type="dxa"/>
              <w:bottom w:w="80" w:type="dxa"/>
              <w:right w:w="80" w:type="dxa"/>
            </w:tcMar>
            <w:vAlign w:val="center"/>
            <w:tcPrChange w:id="101" w:author="Kerr, Wesley" w:date="2026-07-19T13:41:00Z" w16du:dateUtc="2026-07-19T17:41:00Z">
              <w:tcPr>
                <w:tcW w:w="821" w:type="dxa"/>
                <w:gridSpan w:val="3"/>
                <w:tcMar>
                  <w:top w:w="80" w:type="dxa"/>
                  <w:left w:w="80" w:type="dxa"/>
                  <w:bottom w:w="80" w:type="dxa"/>
                  <w:right w:w="80" w:type="dxa"/>
                </w:tcMar>
                <w:vAlign w:val="center"/>
              </w:tcPr>
            </w:tcPrChange>
          </w:tcPr>
          <w:p w14:paraId="4DB60F26" w14:textId="77777777" w:rsidR="00C460D2" w:rsidRDefault="00C460D2">
            <w:pPr>
              <w:spacing w:line="240" w:lineRule="auto"/>
              <w:rPr>
                <w:ins w:id="102" w:author="Kerr, Wesley" w:date="2026-07-19T13:39:00Z" w16du:dateUtc="2026-07-19T17:39:00Z"/>
                <w:b/>
                <w:sz w:val="18"/>
              </w:rPr>
            </w:pPr>
          </w:p>
        </w:tc>
        <w:tc>
          <w:tcPr>
            <w:tcW w:w="1686" w:type="dxa"/>
            <w:gridSpan w:val="2"/>
            <w:tcMar>
              <w:top w:w="80" w:type="dxa"/>
              <w:left w:w="80" w:type="dxa"/>
              <w:bottom w:w="80" w:type="dxa"/>
              <w:right w:w="80" w:type="dxa"/>
            </w:tcMar>
            <w:vAlign w:val="center"/>
            <w:tcPrChange w:id="103" w:author="Kerr, Wesley" w:date="2026-07-19T13:41:00Z" w16du:dateUtc="2026-07-19T17:41:00Z">
              <w:tcPr>
                <w:tcW w:w="1686" w:type="dxa"/>
                <w:gridSpan w:val="4"/>
                <w:tcMar>
                  <w:top w:w="80" w:type="dxa"/>
                  <w:left w:w="80" w:type="dxa"/>
                  <w:bottom w:w="80" w:type="dxa"/>
                  <w:right w:w="80" w:type="dxa"/>
                </w:tcMar>
                <w:vAlign w:val="center"/>
              </w:tcPr>
            </w:tcPrChange>
          </w:tcPr>
          <w:p w14:paraId="65759AE1" w14:textId="5C2CC52C" w:rsidR="00C460D2" w:rsidRDefault="00C460D2">
            <w:pPr>
              <w:spacing w:line="240" w:lineRule="auto"/>
              <w:jc w:val="center"/>
              <w:rPr>
                <w:ins w:id="104" w:author="Kerr, Wesley" w:date="2026-07-19T13:40:00Z" w16du:dateUtc="2026-07-19T17:40:00Z"/>
                <w:b/>
                <w:sz w:val="18"/>
              </w:rPr>
              <w:pPrChange w:id="105" w:author="Kerr, Wesley" w:date="2026-07-19T13:40:00Z" w16du:dateUtc="2026-07-19T17:40:00Z">
                <w:pPr>
                  <w:spacing w:line="240" w:lineRule="auto"/>
                </w:pPr>
              </w:pPrChange>
            </w:pPr>
            <w:ins w:id="106" w:author="Kerr, Wesley" w:date="2026-07-19T13:39:00Z" w16du:dateUtc="2026-07-19T17:39:00Z">
              <w:r>
                <w:rPr>
                  <w:b/>
                  <w:sz w:val="18"/>
                </w:rPr>
                <w:t>Age, y</w:t>
              </w:r>
            </w:ins>
          </w:p>
        </w:tc>
        <w:tc>
          <w:tcPr>
            <w:tcW w:w="1879" w:type="dxa"/>
            <w:gridSpan w:val="2"/>
            <w:tcMar>
              <w:top w:w="80" w:type="dxa"/>
              <w:left w:w="80" w:type="dxa"/>
              <w:bottom w:w="80" w:type="dxa"/>
              <w:right w:w="80" w:type="dxa"/>
            </w:tcMar>
            <w:vAlign w:val="center"/>
            <w:tcPrChange w:id="107" w:author="Kerr, Wesley" w:date="2026-07-19T13:41:00Z" w16du:dateUtc="2026-07-19T17:41:00Z">
              <w:tcPr>
                <w:tcW w:w="1879" w:type="dxa"/>
                <w:gridSpan w:val="4"/>
                <w:tcMar>
                  <w:top w:w="80" w:type="dxa"/>
                  <w:left w:w="80" w:type="dxa"/>
                  <w:bottom w:w="80" w:type="dxa"/>
                  <w:right w:w="80" w:type="dxa"/>
                </w:tcMar>
                <w:vAlign w:val="center"/>
              </w:tcPr>
            </w:tcPrChange>
          </w:tcPr>
          <w:p w14:paraId="141BFC04" w14:textId="514B53C9" w:rsidR="00C460D2" w:rsidRDefault="00C460D2">
            <w:pPr>
              <w:spacing w:line="240" w:lineRule="auto"/>
              <w:jc w:val="center"/>
              <w:rPr>
                <w:ins w:id="108" w:author="Kerr, Wesley" w:date="2026-07-19T13:39:00Z" w16du:dateUtc="2026-07-19T17:39:00Z"/>
                <w:b/>
                <w:sz w:val="18"/>
              </w:rPr>
              <w:pPrChange w:id="109" w:author="Kerr, Wesley" w:date="2026-07-19T13:41:00Z" w16du:dateUtc="2026-07-19T17:41:00Z">
                <w:pPr>
                  <w:spacing w:line="240" w:lineRule="auto"/>
                </w:pPr>
              </w:pPrChange>
            </w:pPr>
            <w:ins w:id="110" w:author="Kerr, Wesley" w:date="2026-07-19T13:40:00Z" w16du:dateUtc="2026-07-19T17:40:00Z">
              <w:r>
                <w:rPr>
                  <w:b/>
                  <w:sz w:val="18"/>
                </w:rPr>
                <w:t>Cycle length, d</w:t>
              </w:r>
            </w:ins>
          </w:p>
        </w:tc>
        <w:tc>
          <w:tcPr>
            <w:tcW w:w="1084" w:type="dxa"/>
            <w:tcMar>
              <w:top w:w="80" w:type="dxa"/>
              <w:left w:w="80" w:type="dxa"/>
              <w:bottom w:w="80" w:type="dxa"/>
              <w:right w:w="80" w:type="dxa"/>
            </w:tcMar>
            <w:vAlign w:val="center"/>
            <w:tcPrChange w:id="111" w:author="Kerr, Wesley" w:date="2026-07-19T13:41:00Z" w16du:dateUtc="2026-07-19T17:41:00Z">
              <w:tcPr>
                <w:tcW w:w="1084" w:type="dxa"/>
                <w:gridSpan w:val="3"/>
                <w:tcMar>
                  <w:top w:w="80" w:type="dxa"/>
                  <w:left w:w="80" w:type="dxa"/>
                  <w:bottom w:w="80" w:type="dxa"/>
                  <w:right w:w="80" w:type="dxa"/>
                </w:tcMar>
                <w:vAlign w:val="center"/>
              </w:tcPr>
            </w:tcPrChange>
          </w:tcPr>
          <w:p w14:paraId="109FDA5B" w14:textId="77777777" w:rsidR="00C460D2" w:rsidRDefault="00C460D2">
            <w:pPr>
              <w:spacing w:line="240" w:lineRule="auto"/>
              <w:rPr>
                <w:ins w:id="112" w:author="Kerr, Wesley" w:date="2026-07-19T13:39:00Z" w16du:dateUtc="2026-07-19T17:39:00Z"/>
                <w:b/>
                <w:sz w:val="18"/>
              </w:rPr>
            </w:pPr>
          </w:p>
        </w:tc>
        <w:tc>
          <w:tcPr>
            <w:tcW w:w="1230" w:type="dxa"/>
            <w:tcMar>
              <w:top w:w="80" w:type="dxa"/>
              <w:left w:w="80" w:type="dxa"/>
              <w:bottom w:w="80" w:type="dxa"/>
              <w:right w:w="80" w:type="dxa"/>
            </w:tcMar>
            <w:vAlign w:val="center"/>
            <w:tcPrChange w:id="113" w:author="Kerr, Wesley" w:date="2026-07-19T13:41:00Z" w16du:dateUtc="2026-07-19T17:41:00Z">
              <w:tcPr>
                <w:tcW w:w="1230" w:type="dxa"/>
                <w:gridSpan w:val="3"/>
                <w:tcMar>
                  <w:top w:w="80" w:type="dxa"/>
                  <w:left w:w="80" w:type="dxa"/>
                  <w:bottom w:w="80" w:type="dxa"/>
                  <w:right w:w="80" w:type="dxa"/>
                </w:tcMar>
                <w:vAlign w:val="center"/>
              </w:tcPr>
            </w:tcPrChange>
          </w:tcPr>
          <w:p w14:paraId="5F8891AD" w14:textId="77777777" w:rsidR="00C460D2" w:rsidRDefault="00C460D2">
            <w:pPr>
              <w:spacing w:line="240" w:lineRule="auto"/>
              <w:rPr>
                <w:ins w:id="114" w:author="Kerr, Wesley" w:date="2026-07-19T13:39:00Z" w16du:dateUtc="2026-07-19T17:39:00Z"/>
                <w:b/>
                <w:sz w:val="18"/>
              </w:rPr>
            </w:pPr>
          </w:p>
        </w:tc>
        <w:tc>
          <w:tcPr>
            <w:tcW w:w="1379" w:type="dxa"/>
            <w:tcMar>
              <w:top w:w="80" w:type="dxa"/>
              <w:left w:w="80" w:type="dxa"/>
              <w:bottom w:w="80" w:type="dxa"/>
              <w:right w:w="80" w:type="dxa"/>
            </w:tcMar>
            <w:vAlign w:val="center"/>
            <w:tcPrChange w:id="115" w:author="Kerr, Wesley" w:date="2026-07-19T13:41:00Z" w16du:dateUtc="2026-07-19T17:41:00Z">
              <w:tcPr>
                <w:tcW w:w="1379" w:type="dxa"/>
                <w:gridSpan w:val="3"/>
                <w:tcMar>
                  <w:top w:w="80" w:type="dxa"/>
                  <w:left w:w="80" w:type="dxa"/>
                  <w:bottom w:w="80" w:type="dxa"/>
                  <w:right w:w="80" w:type="dxa"/>
                </w:tcMar>
                <w:vAlign w:val="center"/>
              </w:tcPr>
            </w:tcPrChange>
          </w:tcPr>
          <w:p w14:paraId="154971AB" w14:textId="77777777" w:rsidR="00C460D2" w:rsidRDefault="00C460D2">
            <w:pPr>
              <w:spacing w:line="240" w:lineRule="auto"/>
              <w:rPr>
                <w:ins w:id="116" w:author="Kerr, Wesley" w:date="2026-07-19T13:39:00Z" w16du:dateUtc="2026-07-19T17:39:00Z"/>
                <w:b/>
                <w:sz w:val="18"/>
              </w:rPr>
            </w:pPr>
          </w:p>
        </w:tc>
      </w:tr>
      <w:tr w:rsidR="00C460D2" w14:paraId="29D5B540" w14:textId="77777777" w:rsidTr="00C460D2">
        <w:trPr>
          <w:cantSplit/>
          <w:tblHeader/>
          <w:jc w:val="center"/>
          <w:trPrChange w:id="117" w:author="Kerr, Wesley" w:date="2026-07-19T13:41:00Z" w16du:dateUtc="2026-07-19T17:41:00Z">
            <w:trPr>
              <w:cantSplit/>
              <w:tblHeader/>
              <w:jc w:val="center"/>
            </w:trPr>
          </w:trPrChange>
        </w:trPr>
        <w:tc>
          <w:tcPr>
            <w:tcW w:w="1441" w:type="dxa"/>
            <w:tcMar>
              <w:top w:w="80" w:type="dxa"/>
              <w:left w:w="80" w:type="dxa"/>
              <w:bottom w:w="80" w:type="dxa"/>
              <w:right w:w="80" w:type="dxa"/>
            </w:tcMar>
            <w:vAlign w:val="center"/>
            <w:tcPrChange w:id="118" w:author="Kerr, Wesley" w:date="2026-07-19T13:41:00Z" w16du:dateUtc="2026-07-19T17:41:00Z">
              <w:tcPr>
                <w:tcW w:w="1567" w:type="dxa"/>
                <w:gridSpan w:val="3"/>
                <w:tcMar>
                  <w:top w:w="80" w:type="dxa"/>
                  <w:left w:w="80" w:type="dxa"/>
                  <w:bottom w:w="80" w:type="dxa"/>
                  <w:right w:w="80" w:type="dxa"/>
                </w:tcMar>
                <w:vAlign w:val="center"/>
              </w:tcPr>
            </w:tcPrChange>
          </w:tcPr>
          <w:p w14:paraId="02965E4B" w14:textId="77777777" w:rsidR="00C460D2" w:rsidRDefault="00C460D2">
            <w:pPr>
              <w:spacing w:line="240" w:lineRule="auto"/>
            </w:pPr>
            <w:r>
              <w:rPr>
                <w:b/>
                <w:sz w:val="18"/>
              </w:rPr>
              <w:t>Cohort</w:t>
            </w:r>
          </w:p>
        </w:tc>
        <w:tc>
          <w:tcPr>
            <w:tcW w:w="821" w:type="dxa"/>
            <w:tcMar>
              <w:top w:w="80" w:type="dxa"/>
              <w:left w:w="80" w:type="dxa"/>
              <w:bottom w:w="80" w:type="dxa"/>
              <w:right w:w="80" w:type="dxa"/>
            </w:tcMar>
            <w:vAlign w:val="center"/>
            <w:tcPrChange w:id="119" w:author="Kerr, Wesley" w:date="2026-07-19T13:41:00Z" w16du:dateUtc="2026-07-19T17:41:00Z">
              <w:tcPr>
                <w:tcW w:w="908" w:type="dxa"/>
                <w:gridSpan w:val="3"/>
                <w:tcMar>
                  <w:top w:w="80" w:type="dxa"/>
                  <w:left w:w="80" w:type="dxa"/>
                  <w:bottom w:w="80" w:type="dxa"/>
                  <w:right w:w="80" w:type="dxa"/>
                </w:tcMar>
                <w:vAlign w:val="center"/>
              </w:tcPr>
            </w:tcPrChange>
          </w:tcPr>
          <w:p w14:paraId="5DAC24F5" w14:textId="77777777" w:rsidR="00C460D2" w:rsidRDefault="00C460D2">
            <w:pPr>
              <w:spacing w:line="240" w:lineRule="auto"/>
              <w:jc w:val="center"/>
              <w:pPrChange w:id="120" w:author="Kerr, Wesley" w:date="2026-07-19T13:41:00Z" w16du:dateUtc="2026-07-19T17:41:00Z">
                <w:pPr>
                  <w:spacing w:line="240" w:lineRule="auto"/>
                </w:pPr>
              </w:pPrChange>
            </w:pPr>
            <w:r>
              <w:rPr>
                <w:b/>
                <w:sz w:val="18"/>
              </w:rPr>
              <w:t>N</w:t>
            </w:r>
          </w:p>
        </w:tc>
        <w:tc>
          <w:tcPr>
            <w:tcW w:w="871" w:type="dxa"/>
            <w:tcMar>
              <w:top w:w="80" w:type="dxa"/>
              <w:left w:w="80" w:type="dxa"/>
              <w:bottom w:w="80" w:type="dxa"/>
              <w:right w:w="80" w:type="dxa"/>
            </w:tcMar>
            <w:vAlign w:val="center"/>
            <w:tcPrChange w:id="121" w:author="Kerr, Wesley" w:date="2026-07-19T13:41:00Z" w16du:dateUtc="2026-07-19T17:41:00Z">
              <w:tcPr>
                <w:tcW w:w="1013" w:type="dxa"/>
                <w:tcMar>
                  <w:top w:w="80" w:type="dxa"/>
                  <w:left w:w="80" w:type="dxa"/>
                  <w:bottom w:w="80" w:type="dxa"/>
                  <w:right w:w="80" w:type="dxa"/>
                </w:tcMar>
                <w:vAlign w:val="center"/>
              </w:tcPr>
            </w:tcPrChange>
          </w:tcPr>
          <w:p w14:paraId="3012B050" w14:textId="6BAAF47F" w:rsidR="00C460D2" w:rsidRDefault="00C460D2">
            <w:pPr>
              <w:spacing w:line="240" w:lineRule="auto"/>
              <w:jc w:val="center"/>
              <w:pPrChange w:id="122" w:author="Kerr, Wesley" w:date="2026-07-19T13:40:00Z" w16du:dateUtc="2026-07-19T17:40:00Z">
                <w:pPr>
                  <w:spacing w:line="240" w:lineRule="auto"/>
                </w:pPr>
              </w:pPrChange>
            </w:pPr>
            <w:r>
              <w:rPr>
                <w:b/>
                <w:sz w:val="18"/>
              </w:rPr>
              <w:t xml:space="preserve">Mean </w:t>
            </w:r>
            <w:del w:id="123" w:author="Kerr, Wesley" w:date="2026-07-19T13:40:00Z" w16du:dateUtc="2026-07-19T17:40:00Z">
              <w:r w:rsidDel="00C460D2">
                <w:rPr>
                  <w:b/>
                  <w:sz w:val="18"/>
                </w:rPr>
                <w:delText>age, y</w:delText>
              </w:r>
            </w:del>
          </w:p>
        </w:tc>
        <w:tc>
          <w:tcPr>
            <w:tcW w:w="815" w:type="dxa"/>
            <w:vAlign w:val="center"/>
            <w:tcPrChange w:id="124" w:author="Kerr, Wesley" w:date="2026-07-19T13:41:00Z" w16du:dateUtc="2026-07-19T17:41:00Z">
              <w:tcPr>
                <w:tcW w:w="1127" w:type="dxa"/>
                <w:gridSpan w:val="3"/>
              </w:tcPr>
            </w:tcPrChange>
          </w:tcPr>
          <w:p w14:paraId="74C40A35" w14:textId="05CE1D4A" w:rsidR="00C460D2" w:rsidRDefault="00C460D2">
            <w:pPr>
              <w:spacing w:line="240" w:lineRule="auto"/>
              <w:jc w:val="center"/>
              <w:rPr>
                <w:b/>
                <w:sz w:val="18"/>
              </w:rPr>
              <w:pPrChange w:id="125" w:author="Kerr, Wesley" w:date="2026-07-19T13:40:00Z" w16du:dateUtc="2026-07-19T17:40:00Z">
                <w:pPr>
                  <w:spacing w:line="240" w:lineRule="auto"/>
                </w:pPr>
              </w:pPrChange>
            </w:pPr>
            <w:ins w:id="126" w:author="Kerr, Wesley" w:date="2026-07-19T13:40:00Z" w16du:dateUtc="2026-07-19T17:40:00Z">
              <w:r>
                <w:rPr>
                  <w:b/>
                  <w:sz w:val="18"/>
                </w:rPr>
                <w:t>SD</w:t>
              </w:r>
            </w:ins>
          </w:p>
        </w:tc>
        <w:tc>
          <w:tcPr>
            <w:tcW w:w="975" w:type="dxa"/>
            <w:tcMar>
              <w:top w:w="80" w:type="dxa"/>
              <w:left w:w="80" w:type="dxa"/>
              <w:bottom w:w="80" w:type="dxa"/>
              <w:right w:w="80" w:type="dxa"/>
            </w:tcMar>
            <w:vAlign w:val="center"/>
            <w:tcPrChange w:id="127" w:author="Kerr, Wesley" w:date="2026-07-19T13:41:00Z" w16du:dateUtc="2026-07-19T17:41:00Z">
              <w:tcPr>
                <w:tcW w:w="1127" w:type="dxa"/>
                <w:gridSpan w:val="2"/>
                <w:tcMar>
                  <w:top w:w="80" w:type="dxa"/>
                  <w:left w:w="80" w:type="dxa"/>
                  <w:bottom w:w="80" w:type="dxa"/>
                  <w:right w:w="80" w:type="dxa"/>
                </w:tcMar>
                <w:vAlign w:val="center"/>
              </w:tcPr>
            </w:tcPrChange>
          </w:tcPr>
          <w:p w14:paraId="5802A75B" w14:textId="7A6B9931" w:rsidR="00C460D2" w:rsidRDefault="00C460D2">
            <w:pPr>
              <w:spacing w:line="240" w:lineRule="auto"/>
              <w:jc w:val="center"/>
              <w:pPrChange w:id="128" w:author="Kerr, Wesley" w:date="2026-07-19T13:40:00Z" w16du:dateUtc="2026-07-19T17:40:00Z">
                <w:pPr>
                  <w:spacing w:line="240" w:lineRule="auto"/>
                </w:pPr>
              </w:pPrChange>
            </w:pPr>
            <w:r>
              <w:rPr>
                <w:b/>
                <w:sz w:val="18"/>
              </w:rPr>
              <w:t xml:space="preserve">Mean </w:t>
            </w:r>
            <w:del w:id="129" w:author="Kerr, Wesley" w:date="2026-07-19T13:40:00Z" w16du:dateUtc="2026-07-19T17:40:00Z">
              <w:r w:rsidDel="00C460D2">
                <w:rPr>
                  <w:b/>
                  <w:sz w:val="18"/>
                </w:rPr>
                <w:delText>cycle length, d</w:delText>
              </w:r>
            </w:del>
          </w:p>
        </w:tc>
        <w:tc>
          <w:tcPr>
            <w:tcW w:w="904" w:type="dxa"/>
            <w:tcMar>
              <w:top w:w="80" w:type="dxa"/>
              <w:left w:w="80" w:type="dxa"/>
              <w:bottom w:w="80" w:type="dxa"/>
              <w:right w:w="80" w:type="dxa"/>
            </w:tcMar>
            <w:vAlign w:val="center"/>
            <w:tcPrChange w:id="130" w:author="Kerr, Wesley" w:date="2026-07-19T13:41:00Z" w16du:dateUtc="2026-07-19T17:41:00Z">
              <w:tcPr>
                <w:tcW w:w="1038" w:type="dxa"/>
                <w:gridSpan w:val="3"/>
                <w:tcMar>
                  <w:top w:w="80" w:type="dxa"/>
                  <w:left w:w="80" w:type="dxa"/>
                  <w:bottom w:w="80" w:type="dxa"/>
                  <w:right w:w="80" w:type="dxa"/>
                </w:tcMar>
                <w:vAlign w:val="center"/>
              </w:tcPr>
            </w:tcPrChange>
          </w:tcPr>
          <w:p w14:paraId="78DB3408" w14:textId="2F4CE7AB" w:rsidR="00C460D2" w:rsidRDefault="00C460D2">
            <w:pPr>
              <w:spacing w:line="240" w:lineRule="auto"/>
              <w:jc w:val="center"/>
              <w:pPrChange w:id="131" w:author="Kerr, Wesley" w:date="2026-07-19T13:40:00Z" w16du:dateUtc="2026-07-19T17:40:00Z">
                <w:pPr>
                  <w:spacing w:line="240" w:lineRule="auto"/>
                </w:pPr>
              </w:pPrChange>
            </w:pPr>
            <w:del w:id="132" w:author="Kerr, Wesley" w:date="2026-07-19T13:40:00Z" w16du:dateUtc="2026-07-19T17:40:00Z">
              <w:r w:rsidDel="00C460D2">
                <w:rPr>
                  <w:b/>
                  <w:sz w:val="18"/>
                </w:rPr>
                <w:delText xml:space="preserve">Cycle-length </w:delText>
              </w:r>
            </w:del>
            <w:r>
              <w:rPr>
                <w:b/>
                <w:sz w:val="18"/>
              </w:rPr>
              <w:t>SD</w:t>
            </w:r>
            <w:del w:id="133" w:author="Kerr, Wesley" w:date="2026-07-19T13:40:00Z" w16du:dateUtc="2026-07-19T17:40:00Z">
              <w:r w:rsidDel="00C460D2">
                <w:rPr>
                  <w:b/>
                  <w:sz w:val="18"/>
                </w:rPr>
                <w:delText>, d</w:delText>
              </w:r>
            </w:del>
          </w:p>
        </w:tc>
        <w:tc>
          <w:tcPr>
            <w:tcW w:w="1084" w:type="dxa"/>
            <w:tcMar>
              <w:top w:w="80" w:type="dxa"/>
              <w:left w:w="80" w:type="dxa"/>
              <w:bottom w:w="80" w:type="dxa"/>
              <w:right w:w="80" w:type="dxa"/>
            </w:tcMar>
            <w:vAlign w:val="center"/>
            <w:tcPrChange w:id="134" w:author="Kerr, Wesley" w:date="2026-07-19T13:41:00Z" w16du:dateUtc="2026-07-19T17:41:00Z">
              <w:tcPr>
                <w:tcW w:w="1155" w:type="dxa"/>
                <w:gridSpan w:val="3"/>
                <w:tcMar>
                  <w:top w:w="80" w:type="dxa"/>
                  <w:left w:w="80" w:type="dxa"/>
                  <w:bottom w:w="80" w:type="dxa"/>
                  <w:right w:w="80" w:type="dxa"/>
                </w:tcMar>
                <w:vAlign w:val="center"/>
              </w:tcPr>
            </w:tcPrChange>
          </w:tcPr>
          <w:p w14:paraId="0C681F47" w14:textId="77777777" w:rsidR="00C460D2" w:rsidRDefault="00C460D2">
            <w:pPr>
              <w:spacing w:line="240" w:lineRule="auto"/>
            </w:pPr>
            <w:r>
              <w:rPr>
                <w:b/>
                <w:sz w:val="18"/>
              </w:rPr>
              <w:t>Ovulatory cycles</w:t>
            </w:r>
          </w:p>
        </w:tc>
        <w:tc>
          <w:tcPr>
            <w:tcW w:w="1230" w:type="dxa"/>
            <w:tcMar>
              <w:top w:w="80" w:type="dxa"/>
              <w:left w:w="80" w:type="dxa"/>
              <w:bottom w:w="80" w:type="dxa"/>
              <w:right w:w="80" w:type="dxa"/>
            </w:tcMar>
            <w:vAlign w:val="center"/>
            <w:tcPrChange w:id="135" w:author="Kerr, Wesley" w:date="2026-07-19T13:41:00Z" w16du:dateUtc="2026-07-19T17:41:00Z">
              <w:tcPr>
                <w:tcW w:w="1318" w:type="dxa"/>
                <w:gridSpan w:val="2"/>
                <w:tcMar>
                  <w:top w:w="80" w:type="dxa"/>
                  <w:left w:w="80" w:type="dxa"/>
                  <w:bottom w:w="80" w:type="dxa"/>
                  <w:right w:w="80" w:type="dxa"/>
                </w:tcMar>
                <w:vAlign w:val="center"/>
              </w:tcPr>
            </w:tcPrChange>
          </w:tcPr>
          <w:p w14:paraId="1184B0C0" w14:textId="77777777" w:rsidR="00C460D2" w:rsidRDefault="00C460D2">
            <w:pPr>
              <w:spacing w:line="240" w:lineRule="auto"/>
            </w:pPr>
            <w:r>
              <w:rPr>
                <w:b/>
                <w:sz w:val="18"/>
              </w:rPr>
              <w:t>Seizure days/month</w:t>
            </w:r>
          </w:p>
        </w:tc>
        <w:tc>
          <w:tcPr>
            <w:tcW w:w="1379" w:type="dxa"/>
            <w:gridSpan w:val="2"/>
            <w:tcMar>
              <w:top w:w="80" w:type="dxa"/>
              <w:left w:w="80" w:type="dxa"/>
              <w:bottom w:w="80" w:type="dxa"/>
              <w:right w:w="80" w:type="dxa"/>
            </w:tcMar>
            <w:vAlign w:val="center"/>
            <w:tcPrChange w:id="136" w:author="Kerr, Wesley" w:date="2026-07-19T13:41:00Z" w16du:dateUtc="2026-07-19T17:41:00Z">
              <w:tcPr>
                <w:tcW w:w="1394" w:type="dxa"/>
                <w:gridSpan w:val="3"/>
                <w:tcMar>
                  <w:top w:w="80" w:type="dxa"/>
                  <w:left w:w="80" w:type="dxa"/>
                  <w:bottom w:w="80" w:type="dxa"/>
                  <w:right w:w="80" w:type="dxa"/>
                </w:tcMar>
                <w:vAlign w:val="center"/>
              </w:tcPr>
            </w:tcPrChange>
          </w:tcPr>
          <w:p w14:paraId="2A7D73F1" w14:textId="77777777" w:rsidR="00C460D2" w:rsidRDefault="00C460D2">
            <w:pPr>
              <w:spacing w:line="240" w:lineRule="auto"/>
            </w:pPr>
            <w:r>
              <w:rPr>
                <w:b/>
                <w:sz w:val="18"/>
              </w:rPr>
              <w:t>Seizures/month</w:t>
            </w:r>
          </w:p>
        </w:tc>
      </w:tr>
      <w:tr w:rsidR="00C460D2" w14:paraId="2B143981" w14:textId="77777777" w:rsidTr="00C460D2">
        <w:trPr>
          <w:cantSplit/>
          <w:jc w:val="center"/>
          <w:trPrChange w:id="137" w:author="Kerr, Wesley" w:date="2026-07-19T13:40:00Z" w16du:dateUtc="2026-07-19T17:40:00Z">
            <w:trPr>
              <w:cantSplit/>
              <w:jc w:val="center"/>
            </w:trPr>
          </w:trPrChange>
        </w:trPr>
        <w:tc>
          <w:tcPr>
            <w:tcW w:w="1441" w:type="dxa"/>
            <w:tcMar>
              <w:top w:w="80" w:type="dxa"/>
              <w:left w:w="80" w:type="dxa"/>
              <w:bottom w:w="80" w:type="dxa"/>
              <w:right w:w="80" w:type="dxa"/>
            </w:tcMar>
            <w:vAlign w:val="center"/>
            <w:tcPrChange w:id="138" w:author="Kerr, Wesley" w:date="2026-07-19T13:40:00Z" w16du:dateUtc="2026-07-19T17:40:00Z">
              <w:tcPr>
                <w:tcW w:w="1567" w:type="dxa"/>
                <w:gridSpan w:val="3"/>
                <w:tcMar>
                  <w:top w:w="80" w:type="dxa"/>
                  <w:left w:w="80" w:type="dxa"/>
                  <w:bottom w:w="80" w:type="dxa"/>
                  <w:right w:w="80" w:type="dxa"/>
                </w:tcMar>
                <w:vAlign w:val="center"/>
              </w:tcPr>
            </w:tcPrChange>
          </w:tcPr>
          <w:p w14:paraId="069723C8" w14:textId="2FAAA693" w:rsidR="00C460D2" w:rsidRDefault="00C460D2">
            <w:pPr>
              <w:spacing w:line="240" w:lineRule="auto"/>
            </w:pPr>
            <w:ins w:id="139" w:author="Kerr, Wesley" w:date="2026-07-19T13:41:00Z" w16du:dateUtc="2026-07-19T17:41:00Z">
              <w:r>
                <w:rPr>
                  <w:sz w:val="18"/>
                </w:rPr>
                <w:t>H</w:t>
              </w:r>
            </w:ins>
            <w:del w:id="140" w:author="Kerr, Wesley" w:date="2026-07-19T13:41:00Z" w16du:dateUtc="2026-07-19T17:41:00Z">
              <w:r w:rsidDel="00C460D2">
                <w:rPr>
                  <w:sz w:val="18"/>
                </w:rPr>
                <w:delText>h</w:delText>
              </w:r>
            </w:del>
            <w:r>
              <w:rPr>
                <w:sz w:val="18"/>
              </w:rPr>
              <w:t>ealthy ovulatory</w:t>
            </w:r>
          </w:p>
        </w:tc>
        <w:tc>
          <w:tcPr>
            <w:tcW w:w="821" w:type="dxa"/>
            <w:tcMar>
              <w:top w:w="80" w:type="dxa"/>
              <w:left w:w="80" w:type="dxa"/>
              <w:bottom w:w="80" w:type="dxa"/>
              <w:right w:w="80" w:type="dxa"/>
            </w:tcMar>
            <w:vAlign w:val="center"/>
            <w:tcPrChange w:id="141" w:author="Kerr, Wesley" w:date="2026-07-19T13:40:00Z" w16du:dateUtc="2026-07-19T17:40:00Z">
              <w:tcPr>
                <w:tcW w:w="908" w:type="dxa"/>
                <w:gridSpan w:val="3"/>
                <w:tcMar>
                  <w:top w:w="80" w:type="dxa"/>
                  <w:left w:w="80" w:type="dxa"/>
                  <w:bottom w:w="80" w:type="dxa"/>
                  <w:right w:w="80" w:type="dxa"/>
                </w:tcMar>
                <w:vAlign w:val="center"/>
              </w:tcPr>
            </w:tcPrChange>
          </w:tcPr>
          <w:p w14:paraId="6F4466BA" w14:textId="77777777" w:rsidR="00C460D2" w:rsidRDefault="00C460D2">
            <w:pPr>
              <w:spacing w:line="240" w:lineRule="auto"/>
            </w:pPr>
            <w:r>
              <w:rPr>
                <w:sz w:val="18"/>
              </w:rPr>
              <w:t>50,000</w:t>
            </w:r>
          </w:p>
        </w:tc>
        <w:tc>
          <w:tcPr>
            <w:tcW w:w="871" w:type="dxa"/>
            <w:tcMar>
              <w:top w:w="80" w:type="dxa"/>
              <w:left w:w="80" w:type="dxa"/>
              <w:bottom w:w="80" w:type="dxa"/>
              <w:right w:w="80" w:type="dxa"/>
            </w:tcMar>
            <w:vAlign w:val="center"/>
            <w:tcPrChange w:id="142" w:author="Kerr, Wesley" w:date="2026-07-19T13:40:00Z" w16du:dateUtc="2026-07-19T17:40:00Z">
              <w:tcPr>
                <w:tcW w:w="1013" w:type="dxa"/>
                <w:tcMar>
                  <w:top w:w="80" w:type="dxa"/>
                  <w:left w:w="80" w:type="dxa"/>
                  <w:bottom w:w="80" w:type="dxa"/>
                  <w:right w:w="80" w:type="dxa"/>
                </w:tcMar>
                <w:vAlign w:val="center"/>
              </w:tcPr>
            </w:tcPrChange>
          </w:tcPr>
          <w:p w14:paraId="2E25DAD1" w14:textId="5791B4FC" w:rsidR="00C460D2" w:rsidRDefault="00C460D2">
            <w:pPr>
              <w:spacing w:line="240" w:lineRule="auto"/>
            </w:pPr>
            <w:r>
              <w:rPr>
                <w:sz w:val="18"/>
              </w:rPr>
              <w:t xml:space="preserve">31.5 </w:t>
            </w:r>
            <w:del w:id="143" w:author="Kerr, Wesley" w:date="2026-07-19T13:40:00Z" w16du:dateUtc="2026-07-19T17:40:00Z">
              <w:r w:rsidDel="00C460D2">
                <w:rPr>
                  <w:sz w:val="18"/>
                </w:rPr>
                <w:delText xml:space="preserve">(SD </w:delText>
              </w:r>
            </w:del>
            <w:r>
              <w:rPr>
                <w:sz w:val="18"/>
              </w:rPr>
              <w:t>7.8)</w:t>
            </w:r>
          </w:p>
        </w:tc>
        <w:tc>
          <w:tcPr>
            <w:tcW w:w="815" w:type="dxa"/>
            <w:tcPrChange w:id="144" w:author="Kerr, Wesley" w:date="2026-07-19T13:40:00Z" w16du:dateUtc="2026-07-19T17:40:00Z">
              <w:tcPr>
                <w:tcW w:w="1127" w:type="dxa"/>
                <w:gridSpan w:val="3"/>
              </w:tcPr>
            </w:tcPrChange>
          </w:tcPr>
          <w:p w14:paraId="5B765333" w14:textId="4FAB206D" w:rsidR="00C460D2" w:rsidRDefault="00C460D2">
            <w:pPr>
              <w:spacing w:line="240" w:lineRule="auto"/>
              <w:rPr>
                <w:sz w:val="18"/>
              </w:rPr>
            </w:pPr>
            <w:ins w:id="145" w:author="Kerr, Wesley" w:date="2026-07-19T13:40:00Z" w16du:dateUtc="2026-07-19T17:40:00Z">
              <w:r>
                <w:rPr>
                  <w:sz w:val="18"/>
                </w:rPr>
                <w:t>7.8</w:t>
              </w:r>
            </w:ins>
          </w:p>
        </w:tc>
        <w:tc>
          <w:tcPr>
            <w:tcW w:w="975" w:type="dxa"/>
            <w:tcMar>
              <w:top w:w="80" w:type="dxa"/>
              <w:left w:w="80" w:type="dxa"/>
              <w:bottom w:w="80" w:type="dxa"/>
              <w:right w:w="80" w:type="dxa"/>
            </w:tcMar>
            <w:vAlign w:val="center"/>
            <w:tcPrChange w:id="146" w:author="Kerr, Wesley" w:date="2026-07-19T13:40:00Z" w16du:dateUtc="2026-07-19T17:40:00Z">
              <w:tcPr>
                <w:tcW w:w="1127" w:type="dxa"/>
                <w:gridSpan w:val="2"/>
                <w:tcMar>
                  <w:top w:w="80" w:type="dxa"/>
                  <w:left w:w="80" w:type="dxa"/>
                  <w:bottom w:w="80" w:type="dxa"/>
                  <w:right w:w="80" w:type="dxa"/>
                </w:tcMar>
                <w:vAlign w:val="center"/>
              </w:tcPr>
            </w:tcPrChange>
          </w:tcPr>
          <w:p w14:paraId="7D485751" w14:textId="1713537B" w:rsidR="00C460D2" w:rsidRDefault="00C460D2">
            <w:pPr>
              <w:spacing w:line="240" w:lineRule="auto"/>
            </w:pPr>
            <w:r>
              <w:rPr>
                <w:sz w:val="18"/>
              </w:rPr>
              <w:t>29.15</w:t>
            </w:r>
          </w:p>
        </w:tc>
        <w:tc>
          <w:tcPr>
            <w:tcW w:w="904" w:type="dxa"/>
            <w:tcMar>
              <w:top w:w="80" w:type="dxa"/>
              <w:left w:w="80" w:type="dxa"/>
              <w:bottom w:w="80" w:type="dxa"/>
              <w:right w:w="80" w:type="dxa"/>
            </w:tcMar>
            <w:vAlign w:val="center"/>
            <w:tcPrChange w:id="147" w:author="Kerr, Wesley" w:date="2026-07-19T13:40:00Z" w16du:dateUtc="2026-07-19T17:40:00Z">
              <w:tcPr>
                <w:tcW w:w="1038" w:type="dxa"/>
                <w:gridSpan w:val="3"/>
                <w:tcMar>
                  <w:top w:w="80" w:type="dxa"/>
                  <w:left w:w="80" w:type="dxa"/>
                  <w:bottom w:w="80" w:type="dxa"/>
                  <w:right w:w="80" w:type="dxa"/>
                </w:tcMar>
                <w:vAlign w:val="center"/>
              </w:tcPr>
            </w:tcPrChange>
          </w:tcPr>
          <w:p w14:paraId="5B4AC4FF" w14:textId="77777777" w:rsidR="00C460D2" w:rsidRDefault="00C460D2">
            <w:pPr>
              <w:spacing w:line="240" w:lineRule="auto"/>
            </w:pPr>
            <w:r>
              <w:rPr>
                <w:sz w:val="18"/>
              </w:rPr>
              <w:t>3.39</w:t>
            </w:r>
          </w:p>
        </w:tc>
        <w:tc>
          <w:tcPr>
            <w:tcW w:w="1084" w:type="dxa"/>
            <w:tcMar>
              <w:top w:w="80" w:type="dxa"/>
              <w:left w:w="80" w:type="dxa"/>
              <w:bottom w:w="80" w:type="dxa"/>
              <w:right w:w="80" w:type="dxa"/>
            </w:tcMar>
            <w:vAlign w:val="center"/>
            <w:tcPrChange w:id="148" w:author="Kerr, Wesley" w:date="2026-07-19T13:40:00Z" w16du:dateUtc="2026-07-19T17:40:00Z">
              <w:tcPr>
                <w:tcW w:w="1155" w:type="dxa"/>
                <w:gridSpan w:val="3"/>
                <w:tcMar>
                  <w:top w:w="80" w:type="dxa"/>
                  <w:left w:w="80" w:type="dxa"/>
                  <w:bottom w:w="80" w:type="dxa"/>
                  <w:right w:w="80" w:type="dxa"/>
                </w:tcMar>
                <w:vAlign w:val="center"/>
              </w:tcPr>
            </w:tcPrChange>
          </w:tcPr>
          <w:p w14:paraId="5E744D2A" w14:textId="77777777" w:rsidR="00C460D2" w:rsidRDefault="00C460D2">
            <w:pPr>
              <w:spacing w:line="240" w:lineRule="auto"/>
            </w:pPr>
            <w:r>
              <w:rPr>
                <w:sz w:val="18"/>
              </w:rPr>
              <w:t>100</w:t>
            </w:r>
            <w:del w:id="149" w:author="Kerr, Wesley" w:date="2026-07-19T13:40:00Z" w16du:dateUtc="2026-07-19T17:40:00Z">
              <w:r w:rsidDel="00C460D2">
                <w:rPr>
                  <w:sz w:val="18"/>
                </w:rPr>
                <w:delText>.0</w:delText>
              </w:r>
            </w:del>
            <w:r>
              <w:rPr>
                <w:sz w:val="18"/>
              </w:rPr>
              <w:t>%</w:t>
            </w:r>
          </w:p>
        </w:tc>
        <w:tc>
          <w:tcPr>
            <w:tcW w:w="1230" w:type="dxa"/>
            <w:tcMar>
              <w:top w:w="80" w:type="dxa"/>
              <w:left w:w="80" w:type="dxa"/>
              <w:bottom w:w="80" w:type="dxa"/>
              <w:right w:w="80" w:type="dxa"/>
            </w:tcMar>
            <w:vAlign w:val="center"/>
            <w:tcPrChange w:id="150" w:author="Kerr, Wesley" w:date="2026-07-19T13:40:00Z" w16du:dateUtc="2026-07-19T17:40:00Z">
              <w:tcPr>
                <w:tcW w:w="1318" w:type="dxa"/>
                <w:gridSpan w:val="2"/>
                <w:tcMar>
                  <w:top w:w="80" w:type="dxa"/>
                  <w:left w:w="80" w:type="dxa"/>
                  <w:bottom w:w="80" w:type="dxa"/>
                  <w:right w:w="80" w:type="dxa"/>
                </w:tcMar>
                <w:vAlign w:val="center"/>
              </w:tcPr>
            </w:tcPrChange>
          </w:tcPr>
          <w:p w14:paraId="2EC13EFE" w14:textId="77777777" w:rsidR="00C460D2" w:rsidRDefault="00C460D2">
            <w:pPr>
              <w:spacing w:line="240" w:lineRule="auto"/>
            </w:pPr>
            <w:r>
              <w:rPr>
                <w:sz w:val="18"/>
              </w:rPr>
              <w:t>2.46</w:t>
            </w:r>
          </w:p>
        </w:tc>
        <w:tc>
          <w:tcPr>
            <w:tcW w:w="1379" w:type="dxa"/>
            <w:gridSpan w:val="2"/>
            <w:tcMar>
              <w:top w:w="80" w:type="dxa"/>
              <w:left w:w="80" w:type="dxa"/>
              <w:bottom w:w="80" w:type="dxa"/>
              <w:right w:w="80" w:type="dxa"/>
            </w:tcMar>
            <w:vAlign w:val="center"/>
            <w:tcPrChange w:id="151" w:author="Kerr, Wesley" w:date="2026-07-19T13:40:00Z" w16du:dateUtc="2026-07-19T17:40:00Z">
              <w:tcPr>
                <w:tcW w:w="1394" w:type="dxa"/>
                <w:gridSpan w:val="3"/>
                <w:tcMar>
                  <w:top w:w="80" w:type="dxa"/>
                  <w:left w:w="80" w:type="dxa"/>
                  <w:bottom w:w="80" w:type="dxa"/>
                  <w:right w:w="80" w:type="dxa"/>
                </w:tcMar>
                <w:vAlign w:val="center"/>
              </w:tcPr>
            </w:tcPrChange>
          </w:tcPr>
          <w:p w14:paraId="469A5DFB" w14:textId="77777777" w:rsidR="00C460D2" w:rsidRDefault="00C460D2">
            <w:pPr>
              <w:spacing w:line="240" w:lineRule="auto"/>
            </w:pPr>
            <w:r>
              <w:rPr>
                <w:sz w:val="18"/>
              </w:rPr>
              <w:t>6.83</w:t>
            </w:r>
          </w:p>
        </w:tc>
      </w:tr>
      <w:tr w:rsidR="00C460D2" w14:paraId="2814AA3F" w14:textId="77777777" w:rsidTr="00C460D2">
        <w:trPr>
          <w:cantSplit/>
          <w:jc w:val="center"/>
          <w:trPrChange w:id="152" w:author="Kerr, Wesley" w:date="2026-07-19T13:40:00Z" w16du:dateUtc="2026-07-19T17:40:00Z">
            <w:trPr>
              <w:cantSplit/>
              <w:jc w:val="center"/>
            </w:trPr>
          </w:trPrChange>
        </w:trPr>
        <w:tc>
          <w:tcPr>
            <w:tcW w:w="1441" w:type="dxa"/>
            <w:tcMar>
              <w:top w:w="80" w:type="dxa"/>
              <w:left w:w="80" w:type="dxa"/>
              <w:bottom w:w="80" w:type="dxa"/>
              <w:right w:w="80" w:type="dxa"/>
            </w:tcMar>
            <w:vAlign w:val="center"/>
            <w:tcPrChange w:id="153" w:author="Kerr, Wesley" w:date="2026-07-19T13:40:00Z" w16du:dateUtc="2026-07-19T17:40:00Z">
              <w:tcPr>
                <w:tcW w:w="1567" w:type="dxa"/>
                <w:gridSpan w:val="3"/>
                <w:tcMar>
                  <w:top w:w="80" w:type="dxa"/>
                  <w:left w:w="80" w:type="dxa"/>
                  <w:bottom w:w="80" w:type="dxa"/>
                  <w:right w:w="80" w:type="dxa"/>
                </w:tcMar>
                <w:vAlign w:val="center"/>
              </w:tcPr>
            </w:tcPrChange>
          </w:tcPr>
          <w:p w14:paraId="41EEE31A" w14:textId="76A5971B" w:rsidR="00C460D2" w:rsidRDefault="00C460D2">
            <w:pPr>
              <w:spacing w:line="240" w:lineRule="auto"/>
            </w:pPr>
            <w:ins w:id="154" w:author="Kerr, Wesley" w:date="2026-07-19T13:41:00Z" w16du:dateUtc="2026-07-19T17:41:00Z">
              <w:r>
                <w:rPr>
                  <w:sz w:val="18"/>
                </w:rPr>
                <w:t>H</w:t>
              </w:r>
            </w:ins>
            <w:del w:id="155" w:author="Kerr, Wesley" w:date="2026-07-19T13:41:00Z" w16du:dateUtc="2026-07-19T17:41:00Z">
              <w:r w:rsidDel="00C460D2">
                <w:rPr>
                  <w:sz w:val="18"/>
                </w:rPr>
                <w:delText>h</w:delText>
              </w:r>
            </w:del>
            <w:r>
              <w:rPr>
                <w:sz w:val="18"/>
              </w:rPr>
              <w:t>eterogeneous menstruating-age</w:t>
            </w:r>
          </w:p>
        </w:tc>
        <w:tc>
          <w:tcPr>
            <w:tcW w:w="821" w:type="dxa"/>
            <w:tcMar>
              <w:top w:w="80" w:type="dxa"/>
              <w:left w:w="80" w:type="dxa"/>
              <w:bottom w:w="80" w:type="dxa"/>
              <w:right w:w="80" w:type="dxa"/>
            </w:tcMar>
            <w:vAlign w:val="center"/>
            <w:tcPrChange w:id="156" w:author="Kerr, Wesley" w:date="2026-07-19T13:40:00Z" w16du:dateUtc="2026-07-19T17:40:00Z">
              <w:tcPr>
                <w:tcW w:w="908" w:type="dxa"/>
                <w:gridSpan w:val="3"/>
                <w:tcMar>
                  <w:top w:w="80" w:type="dxa"/>
                  <w:left w:w="80" w:type="dxa"/>
                  <w:bottom w:w="80" w:type="dxa"/>
                  <w:right w:w="80" w:type="dxa"/>
                </w:tcMar>
                <w:vAlign w:val="center"/>
              </w:tcPr>
            </w:tcPrChange>
          </w:tcPr>
          <w:p w14:paraId="048B431A" w14:textId="77777777" w:rsidR="00C460D2" w:rsidRDefault="00C460D2">
            <w:pPr>
              <w:spacing w:line="240" w:lineRule="auto"/>
            </w:pPr>
            <w:r>
              <w:rPr>
                <w:sz w:val="18"/>
              </w:rPr>
              <w:t>50,000</w:t>
            </w:r>
          </w:p>
        </w:tc>
        <w:tc>
          <w:tcPr>
            <w:tcW w:w="871" w:type="dxa"/>
            <w:tcMar>
              <w:top w:w="80" w:type="dxa"/>
              <w:left w:w="80" w:type="dxa"/>
              <w:bottom w:w="80" w:type="dxa"/>
              <w:right w:w="80" w:type="dxa"/>
            </w:tcMar>
            <w:vAlign w:val="center"/>
            <w:tcPrChange w:id="157" w:author="Kerr, Wesley" w:date="2026-07-19T13:40:00Z" w16du:dateUtc="2026-07-19T17:40:00Z">
              <w:tcPr>
                <w:tcW w:w="1013" w:type="dxa"/>
                <w:tcMar>
                  <w:top w:w="80" w:type="dxa"/>
                  <w:left w:w="80" w:type="dxa"/>
                  <w:bottom w:w="80" w:type="dxa"/>
                  <w:right w:w="80" w:type="dxa"/>
                </w:tcMar>
                <w:vAlign w:val="center"/>
              </w:tcPr>
            </w:tcPrChange>
          </w:tcPr>
          <w:p w14:paraId="6D99EA13" w14:textId="461BE7DD" w:rsidR="00C460D2" w:rsidRDefault="00C460D2">
            <w:pPr>
              <w:spacing w:line="240" w:lineRule="auto"/>
            </w:pPr>
            <w:r>
              <w:rPr>
                <w:sz w:val="18"/>
              </w:rPr>
              <w:t xml:space="preserve">34.0 </w:t>
            </w:r>
            <w:del w:id="158" w:author="Kerr, Wesley" w:date="2026-07-19T13:40:00Z" w16du:dateUtc="2026-07-19T17:40:00Z">
              <w:r w:rsidDel="00C460D2">
                <w:rPr>
                  <w:sz w:val="18"/>
                </w:rPr>
                <w:delText>(SD 12.1)</w:delText>
              </w:r>
            </w:del>
          </w:p>
        </w:tc>
        <w:tc>
          <w:tcPr>
            <w:tcW w:w="815" w:type="dxa"/>
            <w:tcPrChange w:id="159" w:author="Kerr, Wesley" w:date="2026-07-19T13:40:00Z" w16du:dateUtc="2026-07-19T17:40:00Z">
              <w:tcPr>
                <w:tcW w:w="1127" w:type="dxa"/>
                <w:gridSpan w:val="3"/>
              </w:tcPr>
            </w:tcPrChange>
          </w:tcPr>
          <w:p w14:paraId="6D26439D" w14:textId="732E6A4C" w:rsidR="00C460D2" w:rsidRDefault="00C460D2">
            <w:pPr>
              <w:spacing w:line="240" w:lineRule="auto"/>
              <w:rPr>
                <w:sz w:val="18"/>
              </w:rPr>
            </w:pPr>
            <w:ins w:id="160" w:author="Kerr, Wesley" w:date="2026-07-19T13:40:00Z" w16du:dateUtc="2026-07-19T17:40:00Z">
              <w:r>
                <w:rPr>
                  <w:sz w:val="18"/>
                </w:rPr>
                <w:t>12.1</w:t>
              </w:r>
            </w:ins>
          </w:p>
        </w:tc>
        <w:tc>
          <w:tcPr>
            <w:tcW w:w="975" w:type="dxa"/>
            <w:tcMar>
              <w:top w:w="80" w:type="dxa"/>
              <w:left w:w="80" w:type="dxa"/>
              <w:bottom w:w="80" w:type="dxa"/>
              <w:right w:w="80" w:type="dxa"/>
            </w:tcMar>
            <w:vAlign w:val="center"/>
            <w:tcPrChange w:id="161" w:author="Kerr, Wesley" w:date="2026-07-19T13:40:00Z" w16du:dateUtc="2026-07-19T17:40:00Z">
              <w:tcPr>
                <w:tcW w:w="1127" w:type="dxa"/>
                <w:gridSpan w:val="2"/>
                <w:tcMar>
                  <w:top w:w="80" w:type="dxa"/>
                  <w:left w:w="80" w:type="dxa"/>
                  <w:bottom w:w="80" w:type="dxa"/>
                  <w:right w:w="80" w:type="dxa"/>
                </w:tcMar>
                <w:vAlign w:val="center"/>
              </w:tcPr>
            </w:tcPrChange>
          </w:tcPr>
          <w:p w14:paraId="44B5CC7E" w14:textId="7B61AC91" w:rsidR="00C460D2" w:rsidRDefault="00C460D2">
            <w:pPr>
              <w:spacing w:line="240" w:lineRule="auto"/>
            </w:pPr>
            <w:r>
              <w:rPr>
                <w:sz w:val="18"/>
              </w:rPr>
              <w:t>30.92</w:t>
            </w:r>
          </w:p>
        </w:tc>
        <w:tc>
          <w:tcPr>
            <w:tcW w:w="904" w:type="dxa"/>
            <w:tcMar>
              <w:top w:w="80" w:type="dxa"/>
              <w:left w:w="80" w:type="dxa"/>
              <w:bottom w:w="80" w:type="dxa"/>
              <w:right w:w="80" w:type="dxa"/>
            </w:tcMar>
            <w:vAlign w:val="center"/>
            <w:tcPrChange w:id="162" w:author="Kerr, Wesley" w:date="2026-07-19T13:40:00Z" w16du:dateUtc="2026-07-19T17:40:00Z">
              <w:tcPr>
                <w:tcW w:w="1038" w:type="dxa"/>
                <w:gridSpan w:val="3"/>
                <w:tcMar>
                  <w:top w:w="80" w:type="dxa"/>
                  <w:left w:w="80" w:type="dxa"/>
                  <w:bottom w:w="80" w:type="dxa"/>
                  <w:right w:w="80" w:type="dxa"/>
                </w:tcMar>
                <w:vAlign w:val="center"/>
              </w:tcPr>
            </w:tcPrChange>
          </w:tcPr>
          <w:p w14:paraId="0D72E5B4" w14:textId="77777777" w:rsidR="00C460D2" w:rsidRDefault="00C460D2">
            <w:pPr>
              <w:spacing w:line="240" w:lineRule="auto"/>
            </w:pPr>
            <w:r>
              <w:rPr>
                <w:sz w:val="18"/>
              </w:rPr>
              <w:t>4.74</w:t>
            </w:r>
          </w:p>
        </w:tc>
        <w:tc>
          <w:tcPr>
            <w:tcW w:w="1084" w:type="dxa"/>
            <w:tcMar>
              <w:top w:w="80" w:type="dxa"/>
              <w:left w:w="80" w:type="dxa"/>
              <w:bottom w:w="80" w:type="dxa"/>
              <w:right w:w="80" w:type="dxa"/>
            </w:tcMar>
            <w:vAlign w:val="center"/>
            <w:tcPrChange w:id="163" w:author="Kerr, Wesley" w:date="2026-07-19T13:40:00Z" w16du:dateUtc="2026-07-19T17:40:00Z">
              <w:tcPr>
                <w:tcW w:w="1155" w:type="dxa"/>
                <w:gridSpan w:val="3"/>
                <w:tcMar>
                  <w:top w:w="80" w:type="dxa"/>
                  <w:left w:w="80" w:type="dxa"/>
                  <w:bottom w:w="80" w:type="dxa"/>
                  <w:right w:w="80" w:type="dxa"/>
                </w:tcMar>
                <w:vAlign w:val="center"/>
              </w:tcPr>
            </w:tcPrChange>
          </w:tcPr>
          <w:p w14:paraId="0BE2DB66" w14:textId="77777777" w:rsidR="00C460D2" w:rsidRDefault="00C460D2">
            <w:pPr>
              <w:spacing w:line="240" w:lineRule="auto"/>
            </w:pPr>
            <w:r>
              <w:rPr>
                <w:sz w:val="18"/>
              </w:rPr>
              <w:t>79</w:t>
            </w:r>
            <w:del w:id="164" w:author="Kerr, Wesley" w:date="2026-07-19T13:40:00Z" w16du:dateUtc="2026-07-19T17:40:00Z">
              <w:r w:rsidDel="00C460D2">
                <w:rPr>
                  <w:sz w:val="18"/>
                </w:rPr>
                <w:delText>.0</w:delText>
              </w:r>
            </w:del>
            <w:r>
              <w:rPr>
                <w:sz w:val="18"/>
              </w:rPr>
              <w:t>%</w:t>
            </w:r>
          </w:p>
        </w:tc>
        <w:tc>
          <w:tcPr>
            <w:tcW w:w="1230" w:type="dxa"/>
            <w:tcMar>
              <w:top w:w="80" w:type="dxa"/>
              <w:left w:w="80" w:type="dxa"/>
              <w:bottom w:w="80" w:type="dxa"/>
              <w:right w:w="80" w:type="dxa"/>
            </w:tcMar>
            <w:vAlign w:val="center"/>
            <w:tcPrChange w:id="165" w:author="Kerr, Wesley" w:date="2026-07-19T13:40:00Z" w16du:dateUtc="2026-07-19T17:40:00Z">
              <w:tcPr>
                <w:tcW w:w="1318" w:type="dxa"/>
                <w:gridSpan w:val="2"/>
                <w:tcMar>
                  <w:top w:w="80" w:type="dxa"/>
                  <w:left w:w="80" w:type="dxa"/>
                  <w:bottom w:w="80" w:type="dxa"/>
                  <w:right w:w="80" w:type="dxa"/>
                </w:tcMar>
                <w:vAlign w:val="center"/>
              </w:tcPr>
            </w:tcPrChange>
          </w:tcPr>
          <w:p w14:paraId="19078397" w14:textId="77777777" w:rsidR="00C460D2" w:rsidRDefault="00C460D2">
            <w:pPr>
              <w:spacing w:line="240" w:lineRule="auto"/>
            </w:pPr>
            <w:r>
              <w:rPr>
                <w:sz w:val="18"/>
              </w:rPr>
              <w:t>2.45</w:t>
            </w:r>
          </w:p>
        </w:tc>
        <w:tc>
          <w:tcPr>
            <w:tcW w:w="1379" w:type="dxa"/>
            <w:gridSpan w:val="2"/>
            <w:tcMar>
              <w:top w:w="80" w:type="dxa"/>
              <w:left w:w="80" w:type="dxa"/>
              <w:bottom w:w="80" w:type="dxa"/>
              <w:right w:w="80" w:type="dxa"/>
            </w:tcMar>
            <w:vAlign w:val="center"/>
            <w:tcPrChange w:id="166" w:author="Kerr, Wesley" w:date="2026-07-19T13:40:00Z" w16du:dateUtc="2026-07-19T17:40:00Z">
              <w:tcPr>
                <w:tcW w:w="1394" w:type="dxa"/>
                <w:gridSpan w:val="3"/>
                <w:tcMar>
                  <w:top w:w="80" w:type="dxa"/>
                  <w:left w:w="80" w:type="dxa"/>
                  <w:bottom w:w="80" w:type="dxa"/>
                  <w:right w:w="80" w:type="dxa"/>
                </w:tcMar>
                <w:vAlign w:val="center"/>
              </w:tcPr>
            </w:tcPrChange>
          </w:tcPr>
          <w:p w14:paraId="504FFFC9" w14:textId="77777777" w:rsidR="00C460D2" w:rsidRDefault="00C460D2">
            <w:pPr>
              <w:spacing w:line="240" w:lineRule="auto"/>
            </w:pPr>
            <w:r>
              <w:rPr>
                <w:sz w:val="18"/>
              </w:rPr>
              <w:t>6.80</w:t>
            </w:r>
          </w:p>
        </w:tc>
      </w:tr>
    </w:tbl>
    <w:p w14:paraId="3BD3FFC4" w14:textId="77777777" w:rsidR="00BA1FAB" w:rsidRDefault="00BA1FAB"/>
    <w:p w14:paraId="4F07C39D" w14:textId="14E7BA8C" w:rsidR="00BA1FAB" w:rsidRDefault="00A22A73">
      <w:r>
        <w:t xml:space="preserve">Values are cohort-level means from the full 100,000-participant run. Cycle-length </w:t>
      </w:r>
      <w:ins w:id="167" w:author="Kerr, Wesley" w:date="2026-07-19T13:39:00Z" w16du:dateUtc="2026-07-19T17:39:00Z">
        <w:r w:rsidR="00A10598">
          <w:t>standard deviation (</w:t>
        </w:r>
      </w:ins>
      <w:r>
        <w:t>SD</w:t>
      </w:r>
      <w:ins w:id="168" w:author="Kerr, Wesley" w:date="2026-07-19T13:39:00Z" w16du:dateUtc="2026-07-19T17:39:00Z">
        <w:r w:rsidR="00A10598">
          <w:t>)</w:t>
        </w:r>
      </w:ins>
      <w:r>
        <w:t xml:space="preserve"> is the mean within-participant cycle-length SD.</w:t>
      </w:r>
      <w:ins w:id="169" w:author="Kerr, Wesley" w:date="2026-07-19T13:39:00Z" w16du:dateUtc="2026-07-19T17:39:00Z">
        <w:r w:rsidR="00A10598">
          <w:t xml:space="preserve"> Abbreviations: number of simulated patients (N), years (y), days (d).</w:t>
        </w:r>
      </w:ins>
    </w:p>
    <w:p w14:paraId="703388BD" w14:textId="77777777" w:rsidR="00932BEC" w:rsidRDefault="00932BEC">
      <w:pPr>
        <w:spacing w:after="200" w:line="276" w:lineRule="auto"/>
        <w:rPr>
          <w:ins w:id="170" w:author="Kerr, Wesley" w:date="2026-07-19T13:47:00Z" w16du:dateUtc="2026-07-19T17:47:00Z"/>
        </w:rPr>
      </w:pPr>
      <w:ins w:id="171" w:author="Kerr, Wesley" w:date="2026-07-19T13:47:00Z" w16du:dateUtc="2026-07-19T17:47:00Z">
        <w:r>
          <w:br w:type="page"/>
        </w:r>
      </w:ins>
    </w:p>
    <w:p w14:paraId="77E84DD3" w14:textId="7746BFA8" w:rsidR="00BA1FAB" w:rsidRDefault="00A22A73">
      <w:commentRangeStart w:id="172"/>
      <w:r>
        <w:lastRenderedPageBreak/>
        <w:t>Table</w:t>
      </w:r>
      <w:commentRangeEnd w:id="172"/>
      <w:r w:rsidR="00181CFA">
        <w:rPr>
          <w:rStyle w:val="CommentReference"/>
          <w:sz w:val="24"/>
          <w:szCs w:val="22"/>
        </w:rPr>
        <w:commentReference w:id="172"/>
      </w:r>
      <w:r>
        <w:t xml:space="preserve"> 2. Participant-</w:t>
      </w:r>
      <w:commentRangeStart w:id="173"/>
      <w:r>
        <w:t>window</w:t>
      </w:r>
      <w:commentRangeEnd w:id="173"/>
      <w:r w:rsidR="006A3065">
        <w:rPr>
          <w:rStyle w:val="CommentReference"/>
          <w:sz w:val="24"/>
          <w:szCs w:val="22"/>
        </w:rPr>
        <w:commentReference w:id="173"/>
      </w:r>
      <w:r>
        <w:t xml:space="preserve"> false-positive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74" w:author="Kerr, Wesley" w:date="2026-07-19T13:47:00Z" w16du:dateUtc="2026-07-19T17:47:00Z">
          <w:tblPr>
            <w:tblStyle w:val="TableGrid"/>
            <w:tblW w:w="0" w:type="auto"/>
            <w:jc w:val="center"/>
            <w:tblLook w:val="04A0" w:firstRow="1" w:lastRow="0" w:firstColumn="1" w:lastColumn="0" w:noHBand="0" w:noVBand="1"/>
          </w:tblPr>
        </w:tblPrChange>
      </w:tblPr>
      <w:tblGrid>
        <w:gridCol w:w="1361"/>
        <w:gridCol w:w="1321"/>
        <w:gridCol w:w="1467"/>
        <w:gridCol w:w="1288"/>
        <w:gridCol w:w="1352"/>
        <w:gridCol w:w="1217"/>
        <w:gridCol w:w="1281"/>
        <w:gridCol w:w="73"/>
        <w:tblGridChange w:id="175">
          <w:tblGrid>
            <w:gridCol w:w="15"/>
            <w:gridCol w:w="1346"/>
            <w:gridCol w:w="45"/>
            <w:gridCol w:w="1276"/>
            <w:gridCol w:w="15"/>
            <w:gridCol w:w="1452"/>
            <w:gridCol w:w="95"/>
            <w:gridCol w:w="1193"/>
            <w:gridCol w:w="141"/>
            <w:gridCol w:w="1395"/>
            <w:gridCol w:w="1033"/>
            <w:gridCol w:w="237"/>
            <w:gridCol w:w="1044"/>
            <w:gridCol w:w="248"/>
          </w:tblGrid>
        </w:tblGridChange>
      </w:tblGrid>
      <w:tr w:rsidR="00DA0C79" w14:paraId="66A19B0B" w14:textId="77777777" w:rsidTr="00932BEC">
        <w:trPr>
          <w:gridAfter w:val="1"/>
          <w:wAfter w:w="80" w:type="dxa"/>
          <w:cantSplit/>
          <w:tblHeader/>
          <w:jc w:val="center"/>
          <w:ins w:id="176" w:author="Kerr, Wesley" w:date="2026-07-19T13:42:00Z"/>
          <w:trPrChange w:id="177" w:author="Kerr, Wesley" w:date="2026-07-19T13:47:00Z" w16du:dateUtc="2026-07-19T17:47:00Z">
            <w:trPr>
              <w:gridBefore w:val="1"/>
              <w:cantSplit/>
              <w:tblHeader/>
              <w:jc w:val="center"/>
            </w:trPr>
          </w:trPrChange>
        </w:trPr>
        <w:tc>
          <w:tcPr>
            <w:tcW w:w="1391" w:type="dxa"/>
            <w:tcMar>
              <w:top w:w="80" w:type="dxa"/>
              <w:left w:w="80" w:type="dxa"/>
              <w:bottom w:w="80" w:type="dxa"/>
              <w:right w:w="80" w:type="dxa"/>
            </w:tcMar>
            <w:vAlign w:val="center"/>
            <w:tcPrChange w:id="178" w:author="Kerr, Wesley" w:date="2026-07-19T13:47:00Z" w16du:dateUtc="2026-07-19T17:47:00Z">
              <w:tcPr>
                <w:tcW w:w="1391" w:type="dxa"/>
                <w:gridSpan w:val="2"/>
                <w:tcMar>
                  <w:top w:w="80" w:type="dxa"/>
                  <w:left w:w="80" w:type="dxa"/>
                  <w:bottom w:w="80" w:type="dxa"/>
                  <w:right w:w="80" w:type="dxa"/>
                </w:tcMar>
                <w:vAlign w:val="center"/>
              </w:tcPr>
            </w:tcPrChange>
          </w:tcPr>
          <w:p w14:paraId="3714EDB5" w14:textId="77777777" w:rsidR="00DA0C79" w:rsidRDefault="00DA0C79">
            <w:pPr>
              <w:spacing w:line="240" w:lineRule="auto"/>
              <w:rPr>
                <w:ins w:id="179" w:author="Kerr, Wesley" w:date="2026-07-19T13:42:00Z" w16du:dateUtc="2026-07-19T17:42:00Z"/>
                <w:b/>
                <w:sz w:val="18"/>
              </w:rPr>
            </w:pPr>
          </w:p>
        </w:tc>
        <w:tc>
          <w:tcPr>
            <w:tcW w:w="1291" w:type="dxa"/>
            <w:tcMar>
              <w:top w:w="80" w:type="dxa"/>
              <w:left w:w="80" w:type="dxa"/>
              <w:bottom w:w="80" w:type="dxa"/>
              <w:right w:w="80" w:type="dxa"/>
            </w:tcMar>
            <w:vAlign w:val="center"/>
            <w:tcPrChange w:id="180" w:author="Kerr, Wesley" w:date="2026-07-19T13:47:00Z" w16du:dateUtc="2026-07-19T17:47:00Z">
              <w:tcPr>
                <w:tcW w:w="1291" w:type="dxa"/>
                <w:gridSpan w:val="2"/>
                <w:tcMar>
                  <w:top w:w="80" w:type="dxa"/>
                  <w:left w:w="80" w:type="dxa"/>
                  <w:bottom w:w="80" w:type="dxa"/>
                  <w:right w:w="80" w:type="dxa"/>
                </w:tcMar>
                <w:vAlign w:val="center"/>
              </w:tcPr>
            </w:tcPrChange>
          </w:tcPr>
          <w:p w14:paraId="38F01837" w14:textId="77777777" w:rsidR="00DA0C79" w:rsidRDefault="00DA0C79">
            <w:pPr>
              <w:spacing w:line="240" w:lineRule="auto"/>
              <w:rPr>
                <w:ins w:id="181" w:author="Kerr, Wesley" w:date="2026-07-19T13:42:00Z" w16du:dateUtc="2026-07-19T17:42:00Z"/>
                <w:b/>
                <w:sz w:val="18"/>
              </w:rPr>
            </w:pPr>
          </w:p>
        </w:tc>
        <w:tc>
          <w:tcPr>
            <w:tcW w:w="1547" w:type="dxa"/>
            <w:tcMar>
              <w:top w:w="80" w:type="dxa"/>
              <w:left w:w="80" w:type="dxa"/>
              <w:bottom w:w="80" w:type="dxa"/>
              <w:right w:w="80" w:type="dxa"/>
            </w:tcMar>
            <w:vAlign w:val="center"/>
            <w:tcPrChange w:id="182" w:author="Kerr, Wesley" w:date="2026-07-19T13:47:00Z" w16du:dateUtc="2026-07-19T17:47:00Z">
              <w:tcPr>
                <w:tcW w:w="1547" w:type="dxa"/>
                <w:gridSpan w:val="2"/>
                <w:tcMar>
                  <w:top w:w="80" w:type="dxa"/>
                  <w:left w:w="80" w:type="dxa"/>
                  <w:bottom w:w="80" w:type="dxa"/>
                  <w:right w:w="80" w:type="dxa"/>
                </w:tcMar>
                <w:vAlign w:val="center"/>
              </w:tcPr>
            </w:tcPrChange>
          </w:tcPr>
          <w:p w14:paraId="6DDDD031" w14:textId="77777777" w:rsidR="00DA0C79" w:rsidRDefault="00DA0C79">
            <w:pPr>
              <w:spacing w:line="240" w:lineRule="auto"/>
              <w:rPr>
                <w:ins w:id="183" w:author="Kerr, Wesley" w:date="2026-07-19T13:42:00Z" w16du:dateUtc="2026-07-19T17:42:00Z"/>
                <w:b/>
                <w:sz w:val="18"/>
              </w:rPr>
            </w:pPr>
          </w:p>
        </w:tc>
        <w:tc>
          <w:tcPr>
            <w:tcW w:w="1334" w:type="dxa"/>
            <w:tcMar>
              <w:top w:w="80" w:type="dxa"/>
              <w:left w:w="80" w:type="dxa"/>
              <w:bottom w:w="80" w:type="dxa"/>
              <w:right w:w="80" w:type="dxa"/>
            </w:tcMar>
            <w:vAlign w:val="center"/>
            <w:tcPrChange w:id="184" w:author="Kerr, Wesley" w:date="2026-07-19T13:47:00Z" w16du:dateUtc="2026-07-19T17:47:00Z">
              <w:tcPr>
                <w:tcW w:w="1334" w:type="dxa"/>
                <w:gridSpan w:val="2"/>
                <w:tcMar>
                  <w:top w:w="80" w:type="dxa"/>
                  <w:left w:w="80" w:type="dxa"/>
                  <w:bottom w:w="80" w:type="dxa"/>
                  <w:right w:w="80" w:type="dxa"/>
                </w:tcMar>
                <w:vAlign w:val="center"/>
              </w:tcPr>
            </w:tcPrChange>
          </w:tcPr>
          <w:p w14:paraId="7188DC50" w14:textId="77777777" w:rsidR="00DA0C79" w:rsidRDefault="00DA0C79">
            <w:pPr>
              <w:spacing w:line="240" w:lineRule="auto"/>
              <w:rPr>
                <w:ins w:id="185" w:author="Kerr, Wesley" w:date="2026-07-19T13:42:00Z" w16du:dateUtc="2026-07-19T17:42:00Z"/>
                <w:b/>
                <w:sz w:val="18"/>
              </w:rPr>
            </w:pPr>
          </w:p>
        </w:tc>
        <w:tc>
          <w:tcPr>
            <w:tcW w:w="2665" w:type="dxa"/>
            <w:gridSpan w:val="2"/>
            <w:tcMar>
              <w:top w:w="80" w:type="dxa"/>
              <w:left w:w="80" w:type="dxa"/>
              <w:bottom w:w="80" w:type="dxa"/>
              <w:right w:w="80" w:type="dxa"/>
            </w:tcMar>
            <w:vAlign w:val="center"/>
            <w:tcPrChange w:id="186" w:author="Kerr, Wesley" w:date="2026-07-19T13:47:00Z" w16du:dateUtc="2026-07-19T17:47:00Z">
              <w:tcPr>
                <w:tcW w:w="2665" w:type="dxa"/>
                <w:gridSpan w:val="3"/>
                <w:tcMar>
                  <w:top w:w="80" w:type="dxa"/>
                  <w:left w:w="80" w:type="dxa"/>
                  <w:bottom w:w="80" w:type="dxa"/>
                  <w:right w:w="80" w:type="dxa"/>
                </w:tcMar>
                <w:vAlign w:val="center"/>
              </w:tcPr>
            </w:tcPrChange>
          </w:tcPr>
          <w:p w14:paraId="7874CBA8" w14:textId="49828535" w:rsidR="00DA0C79" w:rsidRDefault="00DA0C79">
            <w:pPr>
              <w:spacing w:line="240" w:lineRule="auto"/>
              <w:jc w:val="center"/>
              <w:rPr>
                <w:ins w:id="187" w:author="Kerr, Wesley" w:date="2026-07-19T13:42:00Z" w16du:dateUtc="2026-07-19T17:42:00Z"/>
                <w:b/>
                <w:sz w:val="18"/>
              </w:rPr>
              <w:pPrChange w:id="188" w:author="Kerr, Wesley" w:date="2026-07-19T13:48:00Z" w16du:dateUtc="2026-07-19T17:48:00Z">
                <w:pPr>
                  <w:spacing w:line="240" w:lineRule="auto"/>
                </w:pPr>
              </w:pPrChange>
            </w:pPr>
            <w:ins w:id="189" w:author="Kerr, Wesley" w:date="2026-07-19T13:42:00Z" w16du:dateUtc="2026-07-19T17:42:00Z">
              <w:r>
                <w:rPr>
                  <w:b/>
                  <w:sz w:val="18"/>
                </w:rPr>
                <w:t>False Positive Rate</w:t>
              </w:r>
            </w:ins>
          </w:p>
        </w:tc>
        <w:tc>
          <w:tcPr>
            <w:tcW w:w="1292" w:type="dxa"/>
            <w:tcMar>
              <w:top w:w="80" w:type="dxa"/>
              <w:left w:w="80" w:type="dxa"/>
              <w:bottom w:w="80" w:type="dxa"/>
              <w:right w:w="80" w:type="dxa"/>
            </w:tcMar>
            <w:vAlign w:val="center"/>
            <w:tcPrChange w:id="190" w:author="Kerr, Wesley" w:date="2026-07-19T13:47:00Z" w16du:dateUtc="2026-07-19T17:47:00Z">
              <w:tcPr>
                <w:tcW w:w="1292" w:type="dxa"/>
                <w:gridSpan w:val="2"/>
                <w:tcMar>
                  <w:top w:w="80" w:type="dxa"/>
                  <w:left w:w="80" w:type="dxa"/>
                  <w:bottom w:w="80" w:type="dxa"/>
                  <w:right w:w="80" w:type="dxa"/>
                </w:tcMar>
                <w:vAlign w:val="center"/>
              </w:tcPr>
            </w:tcPrChange>
          </w:tcPr>
          <w:p w14:paraId="33B5F5C0" w14:textId="77777777" w:rsidR="00DA0C79" w:rsidRDefault="00DA0C79">
            <w:pPr>
              <w:spacing w:line="240" w:lineRule="auto"/>
              <w:rPr>
                <w:ins w:id="191" w:author="Kerr, Wesley" w:date="2026-07-19T13:42:00Z" w16du:dateUtc="2026-07-19T17:42:00Z"/>
                <w:b/>
                <w:sz w:val="18"/>
              </w:rPr>
            </w:pPr>
          </w:p>
        </w:tc>
      </w:tr>
      <w:tr w:rsidR="00BA1FAB" w14:paraId="33CEFB7F" w14:textId="77777777" w:rsidTr="00932BEC">
        <w:trPr>
          <w:cantSplit/>
          <w:tblHeader/>
          <w:jc w:val="center"/>
          <w:trPrChange w:id="192" w:author="Kerr, Wesley" w:date="2026-07-19T13:47:00Z" w16du:dateUtc="2026-07-19T17:47:00Z">
            <w:trPr>
              <w:gridBefore w:val="1"/>
              <w:cantSplit/>
              <w:tblHeader/>
              <w:jc w:val="center"/>
            </w:trPr>
          </w:trPrChange>
        </w:trPr>
        <w:tc>
          <w:tcPr>
            <w:tcW w:w="1391" w:type="dxa"/>
            <w:tcBorders>
              <w:bottom w:val="double" w:sz="4" w:space="0" w:color="auto"/>
            </w:tcBorders>
            <w:tcMar>
              <w:top w:w="80" w:type="dxa"/>
              <w:left w:w="80" w:type="dxa"/>
              <w:bottom w:w="80" w:type="dxa"/>
              <w:right w:w="80" w:type="dxa"/>
            </w:tcMar>
            <w:vAlign w:val="center"/>
            <w:tcPrChange w:id="193" w:author="Kerr, Wesley" w:date="2026-07-19T13:47:00Z" w16du:dateUtc="2026-07-19T17:47:00Z">
              <w:tcPr>
                <w:tcW w:w="1656" w:type="dxa"/>
                <w:gridSpan w:val="2"/>
                <w:tcMar>
                  <w:top w:w="80" w:type="dxa"/>
                  <w:left w:w="80" w:type="dxa"/>
                  <w:bottom w:w="80" w:type="dxa"/>
                  <w:right w:w="80" w:type="dxa"/>
                </w:tcMar>
                <w:vAlign w:val="center"/>
              </w:tcPr>
            </w:tcPrChange>
          </w:tcPr>
          <w:p w14:paraId="25FE9828" w14:textId="77777777" w:rsidR="00BA1FAB" w:rsidRDefault="00A22A73">
            <w:pPr>
              <w:spacing w:line="240" w:lineRule="auto"/>
            </w:pPr>
            <w:r>
              <w:rPr>
                <w:b/>
                <w:sz w:val="18"/>
              </w:rPr>
              <w:t>Cohort</w:t>
            </w:r>
          </w:p>
        </w:tc>
        <w:tc>
          <w:tcPr>
            <w:tcW w:w="1291" w:type="dxa"/>
            <w:tcBorders>
              <w:bottom w:val="double" w:sz="4" w:space="0" w:color="auto"/>
            </w:tcBorders>
            <w:tcMar>
              <w:top w:w="80" w:type="dxa"/>
              <w:left w:w="80" w:type="dxa"/>
              <w:bottom w:w="80" w:type="dxa"/>
              <w:right w:w="80" w:type="dxa"/>
            </w:tcMar>
            <w:vAlign w:val="center"/>
            <w:tcPrChange w:id="194" w:author="Kerr, Wesley" w:date="2026-07-19T13:47:00Z" w16du:dateUtc="2026-07-19T17:47:00Z">
              <w:tcPr>
                <w:tcW w:w="1944" w:type="dxa"/>
                <w:gridSpan w:val="2"/>
                <w:tcMar>
                  <w:top w:w="80" w:type="dxa"/>
                  <w:left w:w="80" w:type="dxa"/>
                  <w:bottom w:w="80" w:type="dxa"/>
                  <w:right w:w="80" w:type="dxa"/>
                </w:tcMar>
                <w:vAlign w:val="center"/>
              </w:tcPr>
            </w:tcPrChange>
          </w:tcPr>
          <w:p w14:paraId="331FFDCA" w14:textId="533A5DD5" w:rsidR="00BA1FAB" w:rsidRDefault="00A22A73">
            <w:pPr>
              <w:spacing w:line="240" w:lineRule="auto"/>
            </w:pPr>
            <w:r>
              <w:rPr>
                <w:b/>
                <w:sz w:val="18"/>
              </w:rPr>
              <w:t xml:space="preserve">Analysis </w:t>
            </w:r>
            <w:ins w:id="195" w:author="Kerr, Wesley" w:date="2026-07-19T13:48:00Z" w16du:dateUtc="2026-07-19T17:48:00Z">
              <w:r w:rsidR="00F416AF">
                <w:rPr>
                  <w:b/>
                  <w:sz w:val="18"/>
                </w:rPr>
                <w:t>Window</w:t>
              </w:r>
            </w:ins>
            <w:del w:id="196" w:author="Kerr, Wesley" w:date="2026-07-19T13:48:00Z" w16du:dateUtc="2026-07-19T17:48:00Z">
              <w:r w:rsidDel="00F416AF">
                <w:rPr>
                  <w:b/>
                  <w:sz w:val="18"/>
                </w:rPr>
                <w:delText>setting</w:delText>
              </w:r>
            </w:del>
          </w:p>
        </w:tc>
        <w:tc>
          <w:tcPr>
            <w:tcW w:w="1547" w:type="dxa"/>
            <w:tcBorders>
              <w:bottom w:val="double" w:sz="4" w:space="0" w:color="auto"/>
              <w:right w:val="single" w:sz="4" w:space="0" w:color="auto"/>
            </w:tcBorders>
            <w:tcMar>
              <w:top w:w="80" w:type="dxa"/>
              <w:left w:w="80" w:type="dxa"/>
              <w:bottom w:w="80" w:type="dxa"/>
              <w:right w:w="80" w:type="dxa"/>
            </w:tcMar>
            <w:vAlign w:val="center"/>
            <w:tcPrChange w:id="197" w:author="Kerr, Wesley" w:date="2026-07-19T13:47:00Z" w16du:dateUtc="2026-07-19T17:47:00Z">
              <w:tcPr>
                <w:tcW w:w="2376" w:type="dxa"/>
                <w:gridSpan w:val="2"/>
                <w:tcMar>
                  <w:top w:w="80" w:type="dxa"/>
                  <w:left w:w="80" w:type="dxa"/>
                  <w:bottom w:w="80" w:type="dxa"/>
                  <w:right w:w="80" w:type="dxa"/>
                </w:tcMar>
                <w:vAlign w:val="center"/>
              </w:tcPr>
            </w:tcPrChange>
          </w:tcPr>
          <w:p w14:paraId="6D57FE41" w14:textId="216D2E73" w:rsidR="00BA1FAB" w:rsidRDefault="00F416AF" w:rsidP="00F416AF">
            <w:pPr>
              <w:spacing w:line="240" w:lineRule="auto"/>
            </w:pPr>
            <w:ins w:id="198" w:author="Kerr, Wesley" w:date="2026-07-19T13:48:00Z" w16du:dateUtc="2026-07-19T17:48:00Z">
              <w:r>
                <w:rPr>
                  <w:b/>
                  <w:sz w:val="18"/>
                </w:rPr>
                <w:t xml:space="preserve">Catamenial </w:t>
              </w:r>
            </w:ins>
            <w:r w:rsidR="00A22A73">
              <w:rPr>
                <w:b/>
                <w:sz w:val="18"/>
              </w:rPr>
              <w:t>Definition</w:t>
            </w:r>
          </w:p>
        </w:tc>
        <w:tc>
          <w:tcPr>
            <w:tcW w:w="1334" w:type="dxa"/>
            <w:tcBorders>
              <w:left w:val="single" w:sz="4" w:space="0" w:color="auto"/>
              <w:bottom w:val="double" w:sz="4" w:space="0" w:color="auto"/>
            </w:tcBorders>
            <w:tcMar>
              <w:top w:w="80" w:type="dxa"/>
              <w:left w:w="80" w:type="dxa"/>
              <w:bottom w:w="80" w:type="dxa"/>
              <w:right w:w="80" w:type="dxa"/>
            </w:tcMar>
            <w:vAlign w:val="center"/>
            <w:tcPrChange w:id="199" w:author="Kerr, Wesley" w:date="2026-07-19T13:47:00Z" w16du:dateUtc="2026-07-19T17:47:00Z">
              <w:tcPr>
                <w:tcW w:w="1728" w:type="dxa"/>
                <w:gridSpan w:val="2"/>
                <w:tcMar>
                  <w:top w:w="80" w:type="dxa"/>
                  <w:left w:w="80" w:type="dxa"/>
                  <w:bottom w:w="80" w:type="dxa"/>
                  <w:right w:w="80" w:type="dxa"/>
                </w:tcMar>
                <w:vAlign w:val="center"/>
              </w:tcPr>
            </w:tcPrChange>
          </w:tcPr>
          <w:p w14:paraId="63C1F594" w14:textId="77777777" w:rsidR="00BA1FAB" w:rsidRDefault="00A22A73">
            <w:pPr>
              <w:spacing w:line="240" w:lineRule="auto"/>
            </w:pPr>
            <w:r>
              <w:rPr>
                <w:b/>
                <w:sz w:val="18"/>
              </w:rPr>
              <w:t>Classifiable / attempted</w:t>
            </w:r>
          </w:p>
        </w:tc>
        <w:tc>
          <w:tcPr>
            <w:tcW w:w="1395" w:type="dxa"/>
            <w:tcBorders>
              <w:bottom w:val="double" w:sz="4" w:space="0" w:color="auto"/>
            </w:tcBorders>
            <w:tcMar>
              <w:top w:w="80" w:type="dxa"/>
              <w:left w:w="80" w:type="dxa"/>
              <w:bottom w:w="80" w:type="dxa"/>
              <w:right w:w="80" w:type="dxa"/>
            </w:tcMar>
            <w:vAlign w:val="center"/>
            <w:tcPrChange w:id="200" w:author="Kerr, Wesley" w:date="2026-07-19T13:47:00Z" w16du:dateUtc="2026-07-19T17:47:00Z">
              <w:tcPr>
                <w:tcW w:w="1944" w:type="dxa"/>
                <w:tcMar>
                  <w:top w:w="80" w:type="dxa"/>
                  <w:left w:w="80" w:type="dxa"/>
                  <w:bottom w:w="80" w:type="dxa"/>
                  <w:right w:w="80" w:type="dxa"/>
                </w:tcMar>
                <w:vAlign w:val="center"/>
              </w:tcPr>
            </w:tcPrChange>
          </w:tcPr>
          <w:p w14:paraId="22F7133F" w14:textId="5B80421E" w:rsidR="00BA1FAB" w:rsidRDefault="00A22A73">
            <w:pPr>
              <w:spacing w:line="240" w:lineRule="auto"/>
            </w:pPr>
            <w:del w:id="201" w:author="Kerr, Wesley" w:date="2026-07-19T13:42:00Z" w16du:dateUtc="2026-07-19T17:42:00Z">
              <w:r w:rsidDel="00DA0C79">
                <w:rPr>
                  <w:b/>
                  <w:sz w:val="18"/>
                </w:rPr>
                <w:delText>Positive among c</w:delText>
              </w:r>
            </w:del>
            <w:ins w:id="202" w:author="Kerr, Wesley" w:date="2026-07-19T13:42:00Z" w16du:dateUtc="2026-07-19T17:42:00Z">
              <w:r w:rsidR="00DA0C79">
                <w:rPr>
                  <w:b/>
                  <w:sz w:val="18"/>
                </w:rPr>
                <w:t>C</w:t>
              </w:r>
            </w:ins>
            <w:r>
              <w:rPr>
                <w:b/>
                <w:sz w:val="18"/>
              </w:rPr>
              <w:t>lassifiable</w:t>
            </w:r>
          </w:p>
        </w:tc>
        <w:tc>
          <w:tcPr>
            <w:tcW w:w="1270" w:type="dxa"/>
            <w:tcBorders>
              <w:bottom w:val="double" w:sz="4" w:space="0" w:color="auto"/>
            </w:tcBorders>
            <w:tcMar>
              <w:top w:w="80" w:type="dxa"/>
              <w:left w:w="80" w:type="dxa"/>
              <w:bottom w:w="80" w:type="dxa"/>
              <w:right w:w="80" w:type="dxa"/>
            </w:tcMar>
            <w:vAlign w:val="center"/>
            <w:tcPrChange w:id="203" w:author="Kerr, Wesley" w:date="2026-07-19T13:47:00Z" w16du:dateUtc="2026-07-19T17:47:00Z">
              <w:tcPr>
                <w:tcW w:w="1728" w:type="dxa"/>
                <w:gridSpan w:val="2"/>
                <w:tcMar>
                  <w:top w:w="80" w:type="dxa"/>
                  <w:left w:w="80" w:type="dxa"/>
                  <w:bottom w:w="80" w:type="dxa"/>
                  <w:right w:w="80" w:type="dxa"/>
                </w:tcMar>
                <w:vAlign w:val="center"/>
              </w:tcPr>
            </w:tcPrChange>
          </w:tcPr>
          <w:p w14:paraId="7BAA219D" w14:textId="03E3B7B3" w:rsidR="00BA1FAB" w:rsidRDefault="00A22A73">
            <w:pPr>
              <w:spacing w:line="240" w:lineRule="auto"/>
            </w:pPr>
            <w:del w:id="204" w:author="Kerr, Wesley" w:date="2026-07-19T13:42:00Z" w16du:dateUtc="2026-07-19T17:42:00Z">
              <w:r w:rsidDel="00DA0C79">
                <w:rPr>
                  <w:b/>
                  <w:sz w:val="18"/>
                </w:rPr>
                <w:delText>Positive among all</w:delText>
              </w:r>
            </w:del>
            <w:ins w:id="205" w:author="Kerr, Wesley" w:date="2026-07-19T13:42:00Z" w16du:dateUtc="2026-07-19T17:42:00Z">
              <w:r w:rsidR="00DA0C79">
                <w:rPr>
                  <w:b/>
                  <w:sz w:val="18"/>
                </w:rPr>
                <w:t>All</w:t>
              </w:r>
            </w:ins>
            <w:r>
              <w:rPr>
                <w:b/>
                <w:sz w:val="18"/>
              </w:rPr>
              <w:t xml:space="preserve"> attempted</w:t>
            </w:r>
          </w:p>
        </w:tc>
        <w:tc>
          <w:tcPr>
            <w:tcW w:w="1292" w:type="dxa"/>
            <w:gridSpan w:val="2"/>
            <w:tcBorders>
              <w:bottom w:val="double" w:sz="4" w:space="0" w:color="auto"/>
            </w:tcBorders>
            <w:tcMar>
              <w:top w:w="80" w:type="dxa"/>
              <w:left w:w="80" w:type="dxa"/>
              <w:bottom w:w="80" w:type="dxa"/>
              <w:right w:w="80" w:type="dxa"/>
            </w:tcMar>
            <w:vAlign w:val="center"/>
            <w:tcPrChange w:id="206" w:author="Kerr, Wesley" w:date="2026-07-19T13:47:00Z" w16du:dateUtc="2026-07-19T17:47:00Z">
              <w:tcPr>
                <w:tcW w:w="1296" w:type="dxa"/>
                <w:gridSpan w:val="2"/>
                <w:tcMar>
                  <w:top w:w="80" w:type="dxa"/>
                  <w:left w:w="80" w:type="dxa"/>
                  <w:bottom w:w="80" w:type="dxa"/>
                  <w:right w:w="80" w:type="dxa"/>
                </w:tcMar>
                <w:vAlign w:val="center"/>
              </w:tcPr>
            </w:tcPrChange>
          </w:tcPr>
          <w:p w14:paraId="48D87A0C" w14:textId="77777777" w:rsidR="00BA1FAB" w:rsidRDefault="00A22A73">
            <w:pPr>
              <w:spacing w:line="240" w:lineRule="auto"/>
            </w:pPr>
            <w:commentRangeStart w:id="207"/>
            <w:r>
              <w:rPr>
                <w:b/>
                <w:sz w:val="18"/>
              </w:rPr>
              <w:t>Indeterminate</w:t>
            </w:r>
            <w:commentRangeEnd w:id="207"/>
            <w:r w:rsidR="00932BEC">
              <w:rPr>
                <w:rStyle w:val="CommentReference"/>
                <w:sz w:val="24"/>
                <w:szCs w:val="22"/>
              </w:rPr>
              <w:commentReference w:id="207"/>
            </w:r>
          </w:p>
        </w:tc>
      </w:tr>
      <w:tr w:rsidR="00BA1FAB" w14:paraId="4B52639A" w14:textId="77777777" w:rsidTr="00932BEC">
        <w:trPr>
          <w:cantSplit/>
          <w:jc w:val="center"/>
          <w:trPrChange w:id="208" w:author="Kerr, Wesley" w:date="2026-07-19T13:47:00Z" w16du:dateUtc="2026-07-19T17:47:00Z">
            <w:trPr>
              <w:gridBefore w:val="1"/>
              <w:cantSplit/>
              <w:jc w:val="center"/>
            </w:trPr>
          </w:trPrChange>
        </w:trPr>
        <w:tc>
          <w:tcPr>
            <w:tcW w:w="1391" w:type="dxa"/>
            <w:tcBorders>
              <w:top w:val="double" w:sz="4" w:space="0" w:color="auto"/>
            </w:tcBorders>
            <w:tcMar>
              <w:top w:w="80" w:type="dxa"/>
              <w:left w:w="80" w:type="dxa"/>
              <w:bottom w:w="80" w:type="dxa"/>
              <w:right w:w="80" w:type="dxa"/>
            </w:tcMar>
            <w:vAlign w:val="center"/>
            <w:tcPrChange w:id="209" w:author="Kerr, Wesley" w:date="2026-07-19T13:47:00Z" w16du:dateUtc="2026-07-19T17:47:00Z">
              <w:tcPr>
                <w:tcW w:w="1337" w:type="dxa"/>
                <w:gridSpan w:val="2"/>
                <w:tcMar>
                  <w:top w:w="80" w:type="dxa"/>
                  <w:left w:w="80" w:type="dxa"/>
                  <w:bottom w:w="80" w:type="dxa"/>
                  <w:right w:w="80" w:type="dxa"/>
                </w:tcMar>
                <w:vAlign w:val="center"/>
              </w:tcPr>
            </w:tcPrChange>
          </w:tcPr>
          <w:p w14:paraId="26930883" w14:textId="77777777" w:rsidR="00BA1FAB" w:rsidRDefault="00A22A73">
            <w:pPr>
              <w:spacing w:line="240" w:lineRule="auto"/>
            </w:pPr>
            <w:r>
              <w:rPr>
                <w:sz w:val="18"/>
              </w:rPr>
              <w:t>healthy ovulatory</w:t>
            </w:r>
          </w:p>
        </w:tc>
        <w:tc>
          <w:tcPr>
            <w:tcW w:w="1291" w:type="dxa"/>
            <w:tcBorders>
              <w:top w:val="double" w:sz="4" w:space="0" w:color="auto"/>
            </w:tcBorders>
            <w:tcMar>
              <w:top w:w="80" w:type="dxa"/>
              <w:left w:w="80" w:type="dxa"/>
              <w:bottom w:w="80" w:type="dxa"/>
              <w:right w:w="80" w:type="dxa"/>
            </w:tcMar>
            <w:vAlign w:val="center"/>
            <w:tcPrChange w:id="210" w:author="Kerr, Wesley" w:date="2026-07-19T13:47:00Z" w16du:dateUtc="2026-07-19T17:47:00Z">
              <w:tcPr>
                <w:tcW w:w="1337" w:type="dxa"/>
                <w:gridSpan w:val="2"/>
                <w:tcMar>
                  <w:top w:w="80" w:type="dxa"/>
                  <w:left w:w="80" w:type="dxa"/>
                  <w:bottom w:w="80" w:type="dxa"/>
                  <w:right w:w="80" w:type="dxa"/>
                </w:tcMar>
                <w:vAlign w:val="center"/>
              </w:tcPr>
            </w:tcPrChange>
          </w:tcPr>
          <w:p w14:paraId="71BA471A" w14:textId="77777777" w:rsidR="00BA1FAB" w:rsidRDefault="00A22A73">
            <w:pPr>
              <w:spacing w:line="240" w:lineRule="auto"/>
            </w:pPr>
            <w:r>
              <w:rPr>
                <w:sz w:val="18"/>
              </w:rPr>
              <w:t>36-month full diary</w:t>
            </w:r>
          </w:p>
        </w:tc>
        <w:tc>
          <w:tcPr>
            <w:tcW w:w="1547" w:type="dxa"/>
            <w:tcBorders>
              <w:top w:val="double" w:sz="4" w:space="0" w:color="auto"/>
              <w:right w:val="single" w:sz="4" w:space="0" w:color="auto"/>
            </w:tcBorders>
            <w:tcMar>
              <w:top w:w="80" w:type="dxa"/>
              <w:left w:w="80" w:type="dxa"/>
              <w:bottom w:w="80" w:type="dxa"/>
              <w:right w:w="80" w:type="dxa"/>
            </w:tcMar>
            <w:vAlign w:val="center"/>
            <w:tcPrChange w:id="211" w:author="Kerr, Wesley" w:date="2026-07-19T13:47:00Z" w16du:dateUtc="2026-07-19T17:47:00Z">
              <w:tcPr>
                <w:tcW w:w="1337" w:type="dxa"/>
                <w:gridSpan w:val="2"/>
                <w:tcMar>
                  <w:top w:w="80" w:type="dxa"/>
                  <w:left w:w="80" w:type="dxa"/>
                  <w:bottom w:w="80" w:type="dxa"/>
                  <w:right w:w="80" w:type="dxa"/>
                </w:tcMar>
                <w:vAlign w:val="center"/>
              </w:tcPr>
            </w:tcPrChange>
          </w:tcPr>
          <w:p w14:paraId="1246B585" w14:textId="77777777" w:rsidR="00BA1FAB" w:rsidRDefault="00A22A73">
            <w:pPr>
              <w:spacing w:line="240" w:lineRule="auto"/>
            </w:pPr>
            <w:r>
              <w:rPr>
                <w:sz w:val="18"/>
              </w:rPr>
              <w:t>Windowed Herzog thresholds</w:t>
            </w:r>
          </w:p>
        </w:tc>
        <w:tc>
          <w:tcPr>
            <w:tcW w:w="1334" w:type="dxa"/>
            <w:tcBorders>
              <w:top w:val="double" w:sz="4" w:space="0" w:color="auto"/>
              <w:left w:val="single" w:sz="4" w:space="0" w:color="auto"/>
            </w:tcBorders>
            <w:tcMar>
              <w:top w:w="80" w:type="dxa"/>
              <w:left w:w="80" w:type="dxa"/>
              <w:bottom w:w="80" w:type="dxa"/>
              <w:right w:w="80" w:type="dxa"/>
            </w:tcMar>
            <w:vAlign w:val="center"/>
            <w:tcPrChange w:id="212" w:author="Kerr, Wesley" w:date="2026-07-19T13:47:00Z" w16du:dateUtc="2026-07-19T17:47:00Z">
              <w:tcPr>
                <w:tcW w:w="1337" w:type="dxa"/>
                <w:gridSpan w:val="2"/>
                <w:tcMar>
                  <w:top w:w="80" w:type="dxa"/>
                  <w:left w:w="80" w:type="dxa"/>
                  <w:bottom w:w="80" w:type="dxa"/>
                  <w:right w:w="80" w:type="dxa"/>
                </w:tcMar>
                <w:vAlign w:val="center"/>
              </w:tcPr>
            </w:tcPrChange>
          </w:tcPr>
          <w:p w14:paraId="3DAE7992" w14:textId="77777777" w:rsidR="00BA1FAB" w:rsidRDefault="00A22A73">
            <w:pPr>
              <w:spacing w:line="240" w:lineRule="auto"/>
            </w:pPr>
            <w:r>
              <w:rPr>
                <w:sz w:val="18"/>
              </w:rPr>
              <w:t>49,605 / 50,000</w:t>
            </w:r>
          </w:p>
        </w:tc>
        <w:tc>
          <w:tcPr>
            <w:tcW w:w="1395" w:type="dxa"/>
            <w:tcBorders>
              <w:top w:val="double" w:sz="4" w:space="0" w:color="auto"/>
            </w:tcBorders>
            <w:tcMar>
              <w:top w:w="80" w:type="dxa"/>
              <w:left w:w="80" w:type="dxa"/>
              <w:bottom w:w="80" w:type="dxa"/>
              <w:right w:w="80" w:type="dxa"/>
            </w:tcMar>
            <w:vAlign w:val="center"/>
            <w:tcPrChange w:id="213" w:author="Kerr, Wesley" w:date="2026-07-19T13:47:00Z" w16du:dateUtc="2026-07-19T17:47:00Z">
              <w:tcPr>
                <w:tcW w:w="1337" w:type="dxa"/>
                <w:tcMar>
                  <w:top w:w="80" w:type="dxa"/>
                  <w:left w:w="80" w:type="dxa"/>
                  <w:bottom w:w="80" w:type="dxa"/>
                  <w:right w:w="80" w:type="dxa"/>
                </w:tcMar>
                <w:vAlign w:val="center"/>
              </w:tcPr>
            </w:tcPrChange>
          </w:tcPr>
          <w:p w14:paraId="697AB01A" w14:textId="77777777" w:rsidR="00BA1FAB" w:rsidRDefault="00A22A73">
            <w:pPr>
              <w:spacing w:line="240" w:lineRule="auto"/>
            </w:pPr>
            <w:r>
              <w:rPr>
                <w:sz w:val="18"/>
              </w:rPr>
              <w:t xml:space="preserve">11.2% </w:t>
            </w:r>
            <w:commentRangeStart w:id="214"/>
            <w:r>
              <w:rPr>
                <w:sz w:val="18"/>
              </w:rPr>
              <w:t>(11.0%-11.5%)</w:t>
            </w:r>
            <w:commentRangeEnd w:id="214"/>
            <w:r w:rsidR="00DA0C79">
              <w:rPr>
                <w:rStyle w:val="CommentReference"/>
                <w:sz w:val="24"/>
                <w:szCs w:val="22"/>
              </w:rPr>
              <w:commentReference w:id="214"/>
            </w:r>
          </w:p>
        </w:tc>
        <w:tc>
          <w:tcPr>
            <w:tcW w:w="1270" w:type="dxa"/>
            <w:tcBorders>
              <w:top w:val="double" w:sz="4" w:space="0" w:color="auto"/>
            </w:tcBorders>
            <w:tcMar>
              <w:top w:w="80" w:type="dxa"/>
              <w:left w:w="80" w:type="dxa"/>
              <w:bottom w:w="80" w:type="dxa"/>
              <w:right w:w="80" w:type="dxa"/>
            </w:tcMar>
            <w:vAlign w:val="center"/>
            <w:tcPrChange w:id="215" w:author="Kerr, Wesley" w:date="2026-07-19T13:47:00Z" w16du:dateUtc="2026-07-19T17:47:00Z">
              <w:tcPr>
                <w:tcW w:w="1337" w:type="dxa"/>
                <w:gridSpan w:val="2"/>
                <w:tcMar>
                  <w:top w:w="80" w:type="dxa"/>
                  <w:left w:w="80" w:type="dxa"/>
                  <w:bottom w:w="80" w:type="dxa"/>
                  <w:right w:w="80" w:type="dxa"/>
                </w:tcMar>
                <w:vAlign w:val="center"/>
              </w:tcPr>
            </w:tcPrChange>
          </w:tcPr>
          <w:p w14:paraId="22C2BC06" w14:textId="77777777" w:rsidR="00BA1FAB" w:rsidRDefault="00A22A73">
            <w:pPr>
              <w:spacing w:line="240" w:lineRule="auto"/>
            </w:pPr>
            <w:r>
              <w:rPr>
                <w:sz w:val="18"/>
              </w:rPr>
              <w:t>11.2%</w:t>
            </w:r>
          </w:p>
        </w:tc>
        <w:tc>
          <w:tcPr>
            <w:tcW w:w="1292" w:type="dxa"/>
            <w:gridSpan w:val="2"/>
            <w:tcBorders>
              <w:top w:val="double" w:sz="4" w:space="0" w:color="auto"/>
            </w:tcBorders>
            <w:tcMar>
              <w:top w:w="80" w:type="dxa"/>
              <w:left w:w="80" w:type="dxa"/>
              <w:bottom w:w="80" w:type="dxa"/>
              <w:right w:w="80" w:type="dxa"/>
            </w:tcMar>
            <w:vAlign w:val="center"/>
            <w:tcPrChange w:id="216" w:author="Kerr, Wesley" w:date="2026-07-19T13:47:00Z" w16du:dateUtc="2026-07-19T17:47:00Z">
              <w:tcPr>
                <w:tcW w:w="1337" w:type="dxa"/>
                <w:gridSpan w:val="2"/>
                <w:tcMar>
                  <w:top w:w="80" w:type="dxa"/>
                  <w:left w:w="80" w:type="dxa"/>
                  <w:bottom w:w="80" w:type="dxa"/>
                  <w:right w:w="80" w:type="dxa"/>
                </w:tcMar>
                <w:vAlign w:val="center"/>
              </w:tcPr>
            </w:tcPrChange>
          </w:tcPr>
          <w:p w14:paraId="23B3FF35" w14:textId="77777777" w:rsidR="00BA1FAB" w:rsidRDefault="00A22A73">
            <w:pPr>
              <w:spacing w:line="240" w:lineRule="auto"/>
            </w:pPr>
            <w:r>
              <w:rPr>
                <w:sz w:val="18"/>
              </w:rPr>
              <w:t>0.8%</w:t>
            </w:r>
          </w:p>
        </w:tc>
      </w:tr>
      <w:tr w:rsidR="00BA1FAB" w14:paraId="355375B2" w14:textId="77777777" w:rsidTr="00932BEC">
        <w:trPr>
          <w:cantSplit/>
          <w:jc w:val="center"/>
          <w:trPrChange w:id="217"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18" w:author="Kerr, Wesley" w:date="2026-07-19T13:47:00Z" w16du:dateUtc="2026-07-19T17:47:00Z">
              <w:tcPr>
                <w:tcW w:w="1337" w:type="dxa"/>
                <w:gridSpan w:val="2"/>
                <w:tcMar>
                  <w:top w:w="80" w:type="dxa"/>
                  <w:left w:w="80" w:type="dxa"/>
                  <w:bottom w:w="80" w:type="dxa"/>
                  <w:right w:w="80" w:type="dxa"/>
                </w:tcMar>
                <w:vAlign w:val="center"/>
              </w:tcPr>
            </w:tcPrChange>
          </w:tcPr>
          <w:p w14:paraId="32C3F27F" w14:textId="07AFF0A1" w:rsidR="00BA1FAB" w:rsidRDefault="00A22A73">
            <w:pPr>
              <w:spacing w:line="240" w:lineRule="auto"/>
            </w:pPr>
            <w:del w:id="219" w:author="Kerr, Wesley" w:date="2026-07-19T13:43:00Z" w16du:dateUtc="2026-07-19T17:43:00Z">
              <w:r w:rsidDel="006A7C0E">
                <w:rPr>
                  <w:sz w:val="18"/>
                </w:rPr>
                <w:delText>healthy ovulatory</w:delText>
              </w:r>
            </w:del>
          </w:p>
        </w:tc>
        <w:tc>
          <w:tcPr>
            <w:tcW w:w="1291" w:type="dxa"/>
            <w:tcMar>
              <w:top w:w="80" w:type="dxa"/>
              <w:left w:w="80" w:type="dxa"/>
              <w:bottom w:w="80" w:type="dxa"/>
              <w:right w:w="80" w:type="dxa"/>
            </w:tcMar>
            <w:vAlign w:val="center"/>
            <w:tcPrChange w:id="220" w:author="Kerr, Wesley" w:date="2026-07-19T13:47:00Z" w16du:dateUtc="2026-07-19T17:47:00Z">
              <w:tcPr>
                <w:tcW w:w="1337" w:type="dxa"/>
                <w:gridSpan w:val="2"/>
                <w:tcMar>
                  <w:top w:w="80" w:type="dxa"/>
                  <w:left w:w="80" w:type="dxa"/>
                  <w:bottom w:w="80" w:type="dxa"/>
                  <w:right w:w="80" w:type="dxa"/>
                </w:tcMar>
                <w:vAlign w:val="center"/>
              </w:tcPr>
            </w:tcPrChange>
          </w:tcPr>
          <w:p w14:paraId="223ACD07" w14:textId="72092D87" w:rsidR="00BA1FAB" w:rsidRDefault="00A22A73">
            <w:pPr>
              <w:spacing w:line="240" w:lineRule="auto"/>
            </w:pPr>
            <w:del w:id="221" w:author="Kerr, Wesley" w:date="2026-07-19T13:46:00Z" w16du:dateUtc="2026-07-19T17:46:00Z">
              <w:r w:rsidDel="004317BD">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222" w:author="Kerr, Wesley" w:date="2026-07-19T13:47:00Z" w16du:dateUtc="2026-07-19T17:47:00Z">
              <w:tcPr>
                <w:tcW w:w="1337" w:type="dxa"/>
                <w:gridSpan w:val="2"/>
                <w:tcMar>
                  <w:top w:w="80" w:type="dxa"/>
                  <w:left w:w="80" w:type="dxa"/>
                  <w:bottom w:w="80" w:type="dxa"/>
                  <w:right w:w="80" w:type="dxa"/>
                </w:tcMar>
                <w:vAlign w:val="center"/>
              </w:tcPr>
            </w:tcPrChange>
          </w:tcPr>
          <w:p w14:paraId="44D845AE" w14:textId="77777777" w:rsidR="00BA1FAB" w:rsidRDefault="00A22A73">
            <w:pPr>
              <w:spacing w:line="240" w:lineRule="auto"/>
            </w:pPr>
            <w:r>
              <w:rPr>
                <w:sz w:val="18"/>
              </w:rPr>
              <w:t>Windowed Herzog C1/C2 union</w:t>
            </w:r>
          </w:p>
        </w:tc>
        <w:tc>
          <w:tcPr>
            <w:tcW w:w="1334" w:type="dxa"/>
            <w:tcBorders>
              <w:left w:val="single" w:sz="4" w:space="0" w:color="auto"/>
            </w:tcBorders>
            <w:tcMar>
              <w:top w:w="80" w:type="dxa"/>
              <w:left w:w="80" w:type="dxa"/>
              <w:bottom w:w="80" w:type="dxa"/>
              <w:right w:w="80" w:type="dxa"/>
            </w:tcMar>
            <w:vAlign w:val="center"/>
            <w:tcPrChange w:id="223" w:author="Kerr, Wesley" w:date="2026-07-19T13:47:00Z" w16du:dateUtc="2026-07-19T17:47:00Z">
              <w:tcPr>
                <w:tcW w:w="1337" w:type="dxa"/>
                <w:gridSpan w:val="2"/>
                <w:tcMar>
                  <w:top w:w="80" w:type="dxa"/>
                  <w:left w:w="80" w:type="dxa"/>
                  <w:bottom w:w="80" w:type="dxa"/>
                  <w:right w:w="80" w:type="dxa"/>
                </w:tcMar>
                <w:vAlign w:val="center"/>
              </w:tcPr>
            </w:tcPrChange>
          </w:tcPr>
          <w:p w14:paraId="37F610A2" w14:textId="77777777" w:rsidR="00BA1FAB" w:rsidRDefault="00A22A73">
            <w:pPr>
              <w:spacing w:line="240" w:lineRule="auto"/>
            </w:pPr>
            <w:r>
              <w:rPr>
                <w:sz w:val="18"/>
              </w:rPr>
              <w:t>49,605 / 50,000</w:t>
            </w:r>
          </w:p>
        </w:tc>
        <w:tc>
          <w:tcPr>
            <w:tcW w:w="1395" w:type="dxa"/>
            <w:tcMar>
              <w:top w:w="80" w:type="dxa"/>
              <w:left w:w="80" w:type="dxa"/>
              <w:bottom w:w="80" w:type="dxa"/>
              <w:right w:w="80" w:type="dxa"/>
            </w:tcMar>
            <w:vAlign w:val="center"/>
            <w:tcPrChange w:id="224" w:author="Kerr, Wesley" w:date="2026-07-19T13:47:00Z" w16du:dateUtc="2026-07-19T17:47:00Z">
              <w:tcPr>
                <w:tcW w:w="1337" w:type="dxa"/>
                <w:tcMar>
                  <w:top w:w="80" w:type="dxa"/>
                  <w:left w:w="80" w:type="dxa"/>
                  <w:bottom w:w="80" w:type="dxa"/>
                  <w:right w:w="80" w:type="dxa"/>
                </w:tcMar>
                <w:vAlign w:val="center"/>
              </w:tcPr>
            </w:tcPrChange>
          </w:tcPr>
          <w:p w14:paraId="75E8EA52" w14:textId="77777777" w:rsidR="00BA1FAB" w:rsidRDefault="00A22A73">
            <w:pPr>
              <w:spacing w:line="240" w:lineRule="auto"/>
            </w:pPr>
            <w:r>
              <w:rPr>
                <w:sz w:val="18"/>
              </w:rPr>
              <w:t>11.2% (11.0%-11.5%)</w:t>
            </w:r>
          </w:p>
        </w:tc>
        <w:tc>
          <w:tcPr>
            <w:tcW w:w="1270" w:type="dxa"/>
            <w:tcMar>
              <w:top w:w="80" w:type="dxa"/>
              <w:left w:w="80" w:type="dxa"/>
              <w:bottom w:w="80" w:type="dxa"/>
              <w:right w:w="80" w:type="dxa"/>
            </w:tcMar>
            <w:vAlign w:val="center"/>
            <w:tcPrChange w:id="225" w:author="Kerr, Wesley" w:date="2026-07-19T13:47:00Z" w16du:dateUtc="2026-07-19T17:47:00Z">
              <w:tcPr>
                <w:tcW w:w="1337" w:type="dxa"/>
                <w:gridSpan w:val="2"/>
                <w:tcMar>
                  <w:top w:w="80" w:type="dxa"/>
                  <w:left w:w="80" w:type="dxa"/>
                  <w:bottom w:w="80" w:type="dxa"/>
                  <w:right w:w="80" w:type="dxa"/>
                </w:tcMar>
                <w:vAlign w:val="center"/>
              </w:tcPr>
            </w:tcPrChange>
          </w:tcPr>
          <w:p w14:paraId="037232F8" w14:textId="77777777" w:rsidR="00BA1FAB" w:rsidRDefault="00A22A73">
            <w:pPr>
              <w:spacing w:line="240" w:lineRule="auto"/>
            </w:pPr>
            <w:r>
              <w:rPr>
                <w:sz w:val="18"/>
              </w:rPr>
              <w:t>11.2%</w:t>
            </w:r>
          </w:p>
        </w:tc>
        <w:tc>
          <w:tcPr>
            <w:tcW w:w="1292" w:type="dxa"/>
            <w:gridSpan w:val="2"/>
            <w:tcMar>
              <w:top w:w="80" w:type="dxa"/>
              <w:left w:w="80" w:type="dxa"/>
              <w:bottom w:w="80" w:type="dxa"/>
              <w:right w:w="80" w:type="dxa"/>
            </w:tcMar>
            <w:vAlign w:val="center"/>
            <w:tcPrChange w:id="226" w:author="Kerr, Wesley" w:date="2026-07-19T13:47:00Z" w16du:dateUtc="2026-07-19T17:47:00Z">
              <w:tcPr>
                <w:tcW w:w="1337" w:type="dxa"/>
                <w:gridSpan w:val="2"/>
                <w:tcMar>
                  <w:top w:w="80" w:type="dxa"/>
                  <w:left w:w="80" w:type="dxa"/>
                  <w:bottom w:w="80" w:type="dxa"/>
                  <w:right w:w="80" w:type="dxa"/>
                </w:tcMar>
                <w:vAlign w:val="center"/>
              </w:tcPr>
            </w:tcPrChange>
          </w:tcPr>
          <w:p w14:paraId="4F1A0C37" w14:textId="77777777" w:rsidR="00BA1FAB" w:rsidRDefault="00A22A73">
            <w:pPr>
              <w:spacing w:line="240" w:lineRule="auto"/>
            </w:pPr>
            <w:r>
              <w:rPr>
                <w:sz w:val="18"/>
              </w:rPr>
              <w:t>0.8%</w:t>
            </w:r>
          </w:p>
        </w:tc>
      </w:tr>
      <w:tr w:rsidR="00BA1FAB" w14:paraId="629AA654" w14:textId="77777777" w:rsidTr="00932BEC">
        <w:trPr>
          <w:cantSplit/>
          <w:jc w:val="center"/>
          <w:trPrChange w:id="227"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28" w:author="Kerr, Wesley" w:date="2026-07-19T13:47:00Z" w16du:dateUtc="2026-07-19T17:47:00Z">
              <w:tcPr>
                <w:tcW w:w="1337" w:type="dxa"/>
                <w:gridSpan w:val="2"/>
                <w:tcMar>
                  <w:top w:w="80" w:type="dxa"/>
                  <w:left w:w="80" w:type="dxa"/>
                  <w:bottom w:w="80" w:type="dxa"/>
                  <w:right w:w="80" w:type="dxa"/>
                </w:tcMar>
                <w:vAlign w:val="center"/>
              </w:tcPr>
            </w:tcPrChange>
          </w:tcPr>
          <w:p w14:paraId="5DD6EDBA" w14:textId="2285695C" w:rsidR="00BA1FAB" w:rsidRDefault="00A22A73">
            <w:pPr>
              <w:spacing w:line="240" w:lineRule="auto"/>
            </w:pPr>
            <w:del w:id="229" w:author="Kerr, Wesley" w:date="2026-07-19T13:43:00Z" w16du:dateUtc="2026-07-19T17:43:00Z">
              <w:r w:rsidDel="006A7C0E">
                <w:rPr>
                  <w:sz w:val="18"/>
                </w:rPr>
                <w:delText>healthy ovulatory</w:delText>
              </w:r>
            </w:del>
          </w:p>
        </w:tc>
        <w:tc>
          <w:tcPr>
            <w:tcW w:w="1291" w:type="dxa"/>
            <w:tcMar>
              <w:top w:w="80" w:type="dxa"/>
              <w:left w:w="80" w:type="dxa"/>
              <w:bottom w:w="80" w:type="dxa"/>
              <w:right w:w="80" w:type="dxa"/>
            </w:tcMar>
            <w:vAlign w:val="center"/>
            <w:tcPrChange w:id="230" w:author="Kerr, Wesley" w:date="2026-07-19T13:47:00Z" w16du:dateUtc="2026-07-19T17:47:00Z">
              <w:tcPr>
                <w:tcW w:w="1337" w:type="dxa"/>
                <w:gridSpan w:val="2"/>
                <w:tcMar>
                  <w:top w:w="80" w:type="dxa"/>
                  <w:left w:w="80" w:type="dxa"/>
                  <w:bottom w:w="80" w:type="dxa"/>
                  <w:right w:w="80" w:type="dxa"/>
                </w:tcMar>
                <w:vAlign w:val="center"/>
              </w:tcPr>
            </w:tcPrChange>
          </w:tcPr>
          <w:p w14:paraId="196ADE07" w14:textId="65CB9B1F" w:rsidR="00BA1FAB" w:rsidRDefault="00A22A73">
            <w:pPr>
              <w:spacing w:line="240" w:lineRule="auto"/>
            </w:pPr>
            <w:del w:id="231" w:author="Kerr, Wesley" w:date="2026-07-19T13:46:00Z" w16du:dateUtc="2026-07-19T17:46:00Z">
              <w:r w:rsidDel="004317BD">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232" w:author="Kerr, Wesley" w:date="2026-07-19T13:47:00Z" w16du:dateUtc="2026-07-19T17:47:00Z">
              <w:tcPr>
                <w:tcW w:w="1337" w:type="dxa"/>
                <w:gridSpan w:val="2"/>
                <w:tcMar>
                  <w:top w:w="80" w:type="dxa"/>
                  <w:left w:w="80" w:type="dxa"/>
                  <w:bottom w:w="80" w:type="dxa"/>
                  <w:right w:w="80" w:type="dxa"/>
                </w:tcMar>
                <w:vAlign w:val="center"/>
              </w:tcPr>
            </w:tcPrChange>
          </w:tcPr>
          <w:p w14:paraId="33D463C6" w14:textId="77777777" w:rsidR="00BA1FAB" w:rsidRDefault="00A22A73">
            <w:pPr>
              <w:spacing w:line="240" w:lineRule="auto"/>
            </w:pPr>
            <w:r>
              <w:rPr>
                <w:sz w:val="18"/>
              </w:rPr>
              <w:t>Windowed Herzog C3 only</w:t>
            </w:r>
          </w:p>
        </w:tc>
        <w:tc>
          <w:tcPr>
            <w:tcW w:w="1334" w:type="dxa"/>
            <w:tcBorders>
              <w:left w:val="single" w:sz="4" w:space="0" w:color="auto"/>
            </w:tcBorders>
            <w:tcMar>
              <w:top w:w="80" w:type="dxa"/>
              <w:left w:w="80" w:type="dxa"/>
              <w:bottom w:w="80" w:type="dxa"/>
              <w:right w:w="80" w:type="dxa"/>
            </w:tcMar>
            <w:vAlign w:val="center"/>
            <w:tcPrChange w:id="233" w:author="Kerr, Wesley" w:date="2026-07-19T13:47:00Z" w16du:dateUtc="2026-07-19T17:47:00Z">
              <w:tcPr>
                <w:tcW w:w="1337" w:type="dxa"/>
                <w:gridSpan w:val="2"/>
                <w:tcMar>
                  <w:top w:w="80" w:type="dxa"/>
                  <w:left w:w="80" w:type="dxa"/>
                  <w:bottom w:w="80" w:type="dxa"/>
                  <w:right w:w="80" w:type="dxa"/>
                </w:tcMar>
                <w:vAlign w:val="center"/>
              </w:tcPr>
            </w:tcPrChange>
          </w:tcPr>
          <w:p w14:paraId="7604635D" w14:textId="77777777" w:rsidR="00BA1FAB" w:rsidRDefault="00A22A73">
            <w:pPr>
              <w:spacing w:line="240" w:lineRule="auto"/>
            </w:pPr>
            <w:commentRangeStart w:id="234"/>
            <w:r>
              <w:rPr>
                <w:sz w:val="18"/>
              </w:rPr>
              <w:t>0 / 50,000</w:t>
            </w:r>
            <w:commentRangeEnd w:id="234"/>
            <w:r w:rsidR="006A3065">
              <w:rPr>
                <w:rStyle w:val="CommentReference"/>
                <w:sz w:val="24"/>
                <w:szCs w:val="22"/>
              </w:rPr>
              <w:commentReference w:id="234"/>
            </w:r>
          </w:p>
        </w:tc>
        <w:tc>
          <w:tcPr>
            <w:tcW w:w="1395" w:type="dxa"/>
            <w:tcMar>
              <w:top w:w="80" w:type="dxa"/>
              <w:left w:w="80" w:type="dxa"/>
              <w:bottom w:w="80" w:type="dxa"/>
              <w:right w:w="80" w:type="dxa"/>
            </w:tcMar>
            <w:vAlign w:val="center"/>
            <w:tcPrChange w:id="235" w:author="Kerr, Wesley" w:date="2026-07-19T13:47:00Z" w16du:dateUtc="2026-07-19T17:47:00Z">
              <w:tcPr>
                <w:tcW w:w="1337" w:type="dxa"/>
                <w:tcMar>
                  <w:top w:w="80" w:type="dxa"/>
                  <w:left w:w="80" w:type="dxa"/>
                  <w:bottom w:w="80" w:type="dxa"/>
                  <w:right w:w="80" w:type="dxa"/>
                </w:tcMar>
                <w:vAlign w:val="center"/>
              </w:tcPr>
            </w:tcPrChange>
          </w:tcPr>
          <w:p w14:paraId="2164EF15" w14:textId="77777777" w:rsidR="00BA1FAB" w:rsidRDefault="00A22A73">
            <w:pPr>
              <w:spacing w:line="240" w:lineRule="auto"/>
            </w:pPr>
            <w:r>
              <w:rPr>
                <w:sz w:val="18"/>
              </w:rPr>
              <w:t>NA</w:t>
            </w:r>
          </w:p>
        </w:tc>
        <w:tc>
          <w:tcPr>
            <w:tcW w:w="1270" w:type="dxa"/>
            <w:tcMar>
              <w:top w:w="80" w:type="dxa"/>
              <w:left w:w="80" w:type="dxa"/>
              <w:bottom w:w="80" w:type="dxa"/>
              <w:right w:w="80" w:type="dxa"/>
            </w:tcMar>
            <w:vAlign w:val="center"/>
            <w:tcPrChange w:id="236" w:author="Kerr, Wesley" w:date="2026-07-19T13:47:00Z" w16du:dateUtc="2026-07-19T17:47:00Z">
              <w:tcPr>
                <w:tcW w:w="1337" w:type="dxa"/>
                <w:gridSpan w:val="2"/>
                <w:tcMar>
                  <w:top w:w="80" w:type="dxa"/>
                  <w:left w:w="80" w:type="dxa"/>
                  <w:bottom w:w="80" w:type="dxa"/>
                  <w:right w:w="80" w:type="dxa"/>
                </w:tcMar>
                <w:vAlign w:val="center"/>
              </w:tcPr>
            </w:tcPrChange>
          </w:tcPr>
          <w:p w14:paraId="3834BBB1" w14:textId="77777777" w:rsidR="00BA1FAB" w:rsidRDefault="00A22A73">
            <w:pPr>
              <w:spacing w:line="240" w:lineRule="auto"/>
            </w:pPr>
            <w:r>
              <w:rPr>
                <w:sz w:val="18"/>
              </w:rPr>
              <w:t>0.0%</w:t>
            </w:r>
          </w:p>
        </w:tc>
        <w:tc>
          <w:tcPr>
            <w:tcW w:w="1292" w:type="dxa"/>
            <w:gridSpan w:val="2"/>
            <w:tcMar>
              <w:top w:w="80" w:type="dxa"/>
              <w:left w:w="80" w:type="dxa"/>
              <w:bottom w:w="80" w:type="dxa"/>
              <w:right w:w="80" w:type="dxa"/>
            </w:tcMar>
            <w:vAlign w:val="center"/>
            <w:tcPrChange w:id="237" w:author="Kerr, Wesley" w:date="2026-07-19T13:47:00Z" w16du:dateUtc="2026-07-19T17:47:00Z">
              <w:tcPr>
                <w:tcW w:w="1337" w:type="dxa"/>
                <w:gridSpan w:val="2"/>
                <w:tcMar>
                  <w:top w:w="80" w:type="dxa"/>
                  <w:left w:w="80" w:type="dxa"/>
                  <w:bottom w:w="80" w:type="dxa"/>
                  <w:right w:w="80" w:type="dxa"/>
                </w:tcMar>
                <w:vAlign w:val="center"/>
              </w:tcPr>
            </w:tcPrChange>
          </w:tcPr>
          <w:p w14:paraId="5A113E94" w14:textId="77777777" w:rsidR="00BA1FAB" w:rsidRDefault="00A22A73">
            <w:pPr>
              <w:spacing w:line="240" w:lineRule="auto"/>
            </w:pPr>
            <w:r>
              <w:rPr>
                <w:sz w:val="18"/>
              </w:rPr>
              <w:t>100</w:t>
            </w:r>
            <w:del w:id="238" w:author="Kerr, Wesley" w:date="2026-07-19T13:42:00Z" w16du:dateUtc="2026-07-19T17:42:00Z">
              <w:r w:rsidDel="00DA0C79">
                <w:rPr>
                  <w:sz w:val="18"/>
                </w:rPr>
                <w:delText>.0</w:delText>
              </w:r>
            </w:del>
            <w:r>
              <w:rPr>
                <w:sz w:val="18"/>
              </w:rPr>
              <w:t>%</w:t>
            </w:r>
          </w:p>
        </w:tc>
      </w:tr>
      <w:tr w:rsidR="00BA1FAB" w14:paraId="405BD430" w14:textId="77777777" w:rsidTr="00932BEC">
        <w:trPr>
          <w:cantSplit/>
          <w:jc w:val="center"/>
          <w:trPrChange w:id="239"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40" w:author="Kerr, Wesley" w:date="2026-07-19T13:47:00Z" w16du:dateUtc="2026-07-19T17:47:00Z">
              <w:tcPr>
                <w:tcW w:w="1337" w:type="dxa"/>
                <w:gridSpan w:val="2"/>
                <w:tcMar>
                  <w:top w:w="80" w:type="dxa"/>
                  <w:left w:w="80" w:type="dxa"/>
                  <w:bottom w:w="80" w:type="dxa"/>
                  <w:right w:w="80" w:type="dxa"/>
                </w:tcMar>
                <w:vAlign w:val="center"/>
              </w:tcPr>
            </w:tcPrChange>
          </w:tcPr>
          <w:p w14:paraId="61EBDA4D" w14:textId="2C1D4E6B" w:rsidR="00BA1FAB" w:rsidRDefault="00A22A73">
            <w:pPr>
              <w:spacing w:line="240" w:lineRule="auto"/>
            </w:pPr>
            <w:del w:id="241" w:author="Kerr, Wesley" w:date="2026-07-19T13:44:00Z" w16du:dateUtc="2026-07-19T17:44:00Z">
              <w:r w:rsidDel="006A7C0E">
                <w:rPr>
                  <w:sz w:val="18"/>
                </w:rPr>
                <w:delText>healthy ovulatory</w:delText>
              </w:r>
            </w:del>
          </w:p>
        </w:tc>
        <w:tc>
          <w:tcPr>
            <w:tcW w:w="1291" w:type="dxa"/>
            <w:tcMar>
              <w:top w:w="80" w:type="dxa"/>
              <w:left w:w="80" w:type="dxa"/>
              <w:bottom w:w="80" w:type="dxa"/>
              <w:right w:w="80" w:type="dxa"/>
            </w:tcMar>
            <w:vAlign w:val="center"/>
            <w:tcPrChange w:id="242" w:author="Kerr, Wesley" w:date="2026-07-19T13:47:00Z" w16du:dateUtc="2026-07-19T17:47:00Z">
              <w:tcPr>
                <w:tcW w:w="1337" w:type="dxa"/>
                <w:gridSpan w:val="2"/>
                <w:tcMar>
                  <w:top w:w="80" w:type="dxa"/>
                  <w:left w:w="80" w:type="dxa"/>
                  <w:bottom w:w="80" w:type="dxa"/>
                  <w:right w:w="80" w:type="dxa"/>
                </w:tcMar>
                <w:vAlign w:val="center"/>
              </w:tcPr>
            </w:tcPrChange>
          </w:tcPr>
          <w:p w14:paraId="3022AA7E" w14:textId="03CB37D8" w:rsidR="00BA1FAB" w:rsidRDefault="00A22A73">
            <w:pPr>
              <w:spacing w:line="240" w:lineRule="auto"/>
            </w:pPr>
            <w:del w:id="243" w:author="Kerr, Wesley" w:date="2026-07-19T13:46:00Z" w16du:dateUtc="2026-07-19T17:46:00Z">
              <w:r w:rsidDel="004317BD">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244" w:author="Kerr, Wesley" w:date="2026-07-19T13:47:00Z" w16du:dateUtc="2026-07-19T17:47:00Z">
              <w:tcPr>
                <w:tcW w:w="1337" w:type="dxa"/>
                <w:gridSpan w:val="2"/>
                <w:tcMar>
                  <w:top w:w="80" w:type="dxa"/>
                  <w:left w:w="80" w:type="dxa"/>
                  <w:bottom w:w="80" w:type="dxa"/>
                  <w:right w:w="80" w:type="dxa"/>
                </w:tcMar>
                <w:vAlign w:val="center"/>
              </w:tcPr>
            </w:tcPrChange>
          </w:tcPr>
          <w:p w14:paraId="3CF37A8A" w14:textId="77777777" w:rsidR="00BA1FAB" w:rsidRDefault="00A22A73">
            <w:pPr>
              <w:spacing w:line="240" w:lineRule="auto"/>
            </w:pPr>
            <w:r>
              <w:rPr>
                <w:sz w:val="18"/>
              </w:rPr>
              <w:t>Herzog C1/C2 plus &gt;=4 seizure-day minimum</w:t>
            </w:r>
          </w:p>
        </w:tc>
        <w:tc>
          <w:tcPr>
            <w:tcW w:w="1334" w:type="dxa"/>
            <w:tcBorders>
              <w:left w:val="single" w:sz="4" w:space="0" w:color="auto"/>
            </w:tcBorders>
            <w:tcMar>
              <w:top w:w="80" w:type="dxa"/>
              <w:left w:w="80" w:type="dxa"/>
              <w:bottom w:w="80" w:type="dxa"/>
              <w:right w:w="80" w:type="dxa"/>
            </w:tcMar>
            <w:vAlign w:val="center"/>
            <w:tcPrChange w:id="245" w:author="Kerr, Wesley" w:date="2026-07-19T13:47:00Z" w16du:dateUtc="2026-07-19T17:47:00Z">
              <w:tcPr>
                <w:tcW w:w="1337" w:type="dxa"/>
                <w:gridSpan w:val="2"/>
                <w:tcMar>
                  <w:top w:w="80" w:type="dxa"/>
                  <w:left w:w="80" w:type="dxa"/>
                  <w:bottom w:w="80" w:type="dxa"/>
                  <w:right w:w="80" w:type="dxa"/>
                </w:tcMar>
                <w:vAlign w:val="center"/>
              </w:tcPr>
            </w:tcPrChange>
          </w:tcPr>
          <w:p w14:paraId="63B0E702" w14:textId="77777777" w:rsidR="00BA1FAB" w:rsidRDefault="00A22A73">
            <w:pPr>
              <w:spacing w:line="240" w:lineRule="auto"/>
            </w:pPr>
            <w:r>
              <w:rPr>
                <w:sz w:val="18"/>
              </w:rPr>
              <w:t>48,359 / 50,000</w:t>
            </w:r>
          </w:p>
        </w:tc>
        <w:tc>
          <w:tcPr>
            <w:tcW w:w="1395" w:type="dxa"/>
            <w:tcMar>
              <w:top w:w="80" w:type="dxa"/>
              <w:left w:w="80" w:type="dxa"/>
              <w:bottom w:w="80" w:type="dxa"/>
              <w:right w:w="80" w:type="dxa"/>
            </w:tcMar>
            <w:vAlign w:val="center"/>
            <w:tcPrChange w:id="246" w:author="Kerr, Wesley" w:date="2026-07-19T13:47:00Z" w16du:dateUtc="2026-07-19T17:47:00Z">
              <w:tcPr>
                <w:tcW w:w="1337" w:type="dxa"/>
                <w:tcMar>
                  <w:top w:w="80" w:type="dxa"/>
                  <w:left w:w="80" w:type="dxa"/>
                  <w:bottom w:w="80" w:type="dxa"/>
                  <w:right w:w="80" w:type="dxa"/>
                </w:tcMar>
                <w:vAlign w:val="center"/>
              </w:tcPr>
            </w:tcPrChange>
          </w:tcPr>
          <w:p w14:paraId="149B20A1" w14:textId="77777777" w:rsidR="00BA1FAB" w:rsidRDefault="00A22A73">
            <w:pPr>
              <w:spacing w:line="240" w:lineRule="auto"/>
            </w:pPr>
            <w:r>
              <w:rPr>
                <w:sz w:val="18"/>
              </w:rPr>
              <w:t>10.2% (9.9%-10.5%)</w:t>
            </w:r>
          </w:p>
        </w:tc>
        <w:tc>
          <w:tcPr>
            <w:tcW w:w="1270" w:type="dxa"/>
            <w:tcMar>
              <w:top w:w="80" w:type="dxa"/>
              <w:left w:w="80" w:type="dxa"/>
              <w:bottom w:w="80" w:type="dxa"/>
              <w:right w:w="80" w:type="dxa"/>
            </w:tcMar>
            <w:vAlign w:val="center"/>
            <w:tcPrChange w:id="247" w:author="Kerr, Wesley" w:date="2026-07-19T13:47:00Z" w16du:dateUtc="2026-07-19T17:47:00Z">
              <w:tcPr>
                <w:tcW w:w="1337" w:type="dxa"/>
                <w:gridSpan w:val="2"/>
                <w:tcMar>
                  <w:top w:w="80" w:type="dxa"/>
                  <w:left w:w="80" w:type="dxa"/>
                  <w:bottom w:w="80" w:type="dxa"/>
                  <w:right w:w="80" w:type="dxa"/>
                </w:tcMar>
                <w:vAlign w:val="center"/>
              </w:tcPr>
            </w:tcPrChange>
          </w:tcPr>
          <w:p w14:paraId="1E3F7F5B" w14:textId="77777777" w:rsidR="00BA1FAB" w:rsidRDefault="00A22A73">
            <w:pPr>
              <w:spacing w:line="240" w:lineRule="auto"/>
            </w:pPr>
            <w:r>
              <w:rPr>
                <w:sz w:val="18"/>
              </w:rPr>
              <w:t>9.9%</w:t>
            </w:r>
          </w:p>
        </w:tc>
        <w:tc>
          <w:tcPr>
            <w:tcW w:w="1292" w:type="dxa"/>
            <w:gridSpan w:val="2"/>
            <w:tcMar>
              <w:top w:w="80" w:type="dxa"/>
              <w:left w:w="80" w:type="dxa"/>
              <w:bottom w:w="80" w:type="dxa"/>
              <w:right w:w="80" w:type="dxa"/>
            </w:tcMar>
            <w:vAlign w:val="center"/>
            <w:tcPrChange w:id="248" w:author="Kerr, Wesley" w:date="2026-07-19T13:47:00Z" w16du:dateUtc="2026-07-19T17:47:00Z">
              <w:tcPr>
                <w:tcW w:w="1337" w:type="dxa"/>
                <w:gridSpan w:val="2"/>
                <w:tcMar>
                  <w:top w:w="80" w:type="dxa"/>
                  <w:left w:w="80" w:type="dxa"/>
                  <w:bottom w:w="80" w:type="dxa"/>
                  <w:right w:w="80" w:type="dxa"/>
                </w:tcMar>
                <w:vAlign w:val="center"/>
              </w:tcPr>
            </w:tcPrChange>
          </w:tcPr>
          <w:p w14:paraId="050588C0" w14:textId="77777777" w:rsidR="00BA1FAB" w:rsidRDefault="00A22A73">
            <w:pPr>
              <w:spacing w:line="240" w:lineRule="auto"/>
            </w:pPr>
            <w:r>
              <w:rPr>
                <w:sz w:val="18"/>
              </w:rPr>
              <w:t>3.3%</w:t>
            </w:r>
          </w:p>
        </w:tc>
      </w:tr>
      <w:tr w:rsidR="00BA1FAB" w14:paraId="352E7948" w14:textId="77777777" w:rsidTr="00932BEC">
        <w:trPr>
          <w:cantSplit/>
          <w:jc w:val="center"/>
          <w:trPrChange w:id="249"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50" w:author="Kerr, Wesley" w:date="2026-07-19T13:47:00Z" w16du:dateUtc="2026-07-19T17:47:00Z">
              <w:tcPr>
                <w:tcW w:w="1337" w:type="dxa"/>
                <w:gridSpan w:val="2"/>
                <w:tcMar>
                  <w:top w:w="80" w:type="dxa"/>
                  <w:left w:w="80" w:type="dxa"/>
                  <w:bottom w:w="80" w:type="dxa"/>
                  <w:right w:w="80" w:type="dxa"/>
                </w:tcMar>
                <w:vAlign w:val="center"/>
              </w:tcPr>
            </w:tcPrChange>
          </w:tcPr>
          <w:p w14:paraId="1DE8163F" w14:textId="370A8253" w:rsidR="00BA1FAB" w:rsidRDefault="00A22A73">
            <w:pPr>
              <w:spacing w:line="240" w:lineRule="auto"/>
            </w:pPr>
            <w:del w:id="251" w:author="Kerr, Wesley" w:date="2026-07-19T13:44:00Z" w16du:dateUtc="2026-07-19T17:44:00Z">
              <w:r w:rsidDel="006A7C0E">
                <w:rPr>
                  <w:sz w:val="18"/>
                </w:rPr>
                <w:delText>healthy ovulatory</w:delText>
              </w:r>
            </w:del>
          </w:p>
        </w:tc>
        <w:tc>
          <w:tcPr>
            <w:tcW w:w="1291" w:type="dxa"/>
            <w:tcBorders>
              <w:bottom w:val="single" w:sz="4" w:space="0" w:color="auto"/>
            </w:tcBorders>
            <w:tcMar>
              <w:top w:w="80" w:type="dxa"/>
              <w:left w:w="80" w:type="dxa"/>
              <w:bottom w:w="80" w:type="dxa"/>
              <w:right w:w="80" w:type="dxa"/>
            </w:tcMar>
            <w:vAlign w:val="center"/>
            <w:tcPrChange w:id="252" w:author="Kerr, Wesley" w:date="2026-07-19T13:47:00Z" w16du:dateUtc="2026-07-19T17:47:00Z">
              <w:tcPr>
                <w:tcW w:w="1337" w:type="dxa"/>
                <w:gridSpan w:val="2"/>
                <w:tcMar>
                  <w:top w:w="80" w:type="dxa"/>
                  <w:left w:w="80" w:type="dxa"/>
                  <w:bottom w:w="80" w:type="dxa"/>
                  <w:right w:w="80" w:type="dxa"/>
                </w:tcMar>
                <w:vAlign w:val="center"/>
              </w:tcPr>
            </w:tcPrChange>
          </w:tcPr>
          <w:p w14:paraId="6BAA3C6F" w14:textId="730CFAE9" w:rsidR="00BA1FAB" w:rsidRDefault="00A22A73">
            <w:pPr>
              <w:spacing w:line="240" w:lineRule="auto"/>
            </w:pPr>
            <w:del w:id="253" w:author="Kerr, Wesley" w:date="2026-07-19T13:46:00Z" w16du:dateUtc="2026-07-19T17:46:00Z">
              <w:r w:rsidDel="004317BD">
                <w:rPr>
                  <w:sz w:val="18"/>
                </w:rPr>
                <w:delText>36-month full diary</w:delText>
              </w:r>
            </w:del>
          </w:p>
        </w:tc>
        <w:tc>
          <w:tcPr>
            <w:tcW w:w="1547" w:type="dxa"/>
            <w:tcBorders>
              <w:bottom w:val="single" w:sz="4" w:space="0" w:color="auto"/>
              <w:right w:val="single" w:sz="4" w:space="0" w:color="auto"/>
            </w:tcBorders>
            <w:tcMar>
              <w:top w:w="80" w:type="dxa"/>
              <w:left w:w="80" w:type="dxa"/>
              <w:bottom w:w="80" w:type="dxa"/>
              <w:right w:w="80" w:type="dxa"/>
            </w:tcMar>
            <w:vAlign w:val="center"/>
            <w:tcPrChange w:id="254" w:author="Kerr, Wesley" w:date="2026-07-19T13:47:00Z" w16du:dateUtc="2026-07-19T17:47:00Z">
              <w:tcPr>
                <w:tcW w:w="1337" w:type="dxa"/>
                <w:gridSpan w:val="2"/>
                <w:tcMar>
                  <w:top w:w="80" w:type="dxa"/>
                  <w:left w:w="80" w:type="dxa"/>
                  <w:bottom w:w="80" w:type="dxa"/>
                  <w:right w:w="80" w:type="dxa"/>
                </w:tcMar>
                <w:vAlign w:val="center"/>
              </w:tcPr>
            </w:tcPrChange>
          </w:tcPr>
          <w:p w14:paraId="7CDD6E73" w14:textId="77777777" w:rsidR="00BA1FAB" w:rsidRDefault="00A22A73">
            <w:pPr>
              <w:spacing w:line="240" w:lineRule="auto"/>
            </w:pPr>
            <w:r>
              <w:rPr>
                <w:sz w:val="18"/>
              </w:rPr>
              <w:t>Negative-binomial regression C1/C2</w:t>
            </w:r>
          </w:p>
        </w:tc>
        <w:tc>
          <w:tcPr>
            <w:tcW w:w="1334" w:type="dxa"/>
            <w:tcBorders>
              <w:left w:val="single" w:sz="4" w:space="0" w:color="auto"/>
              <w:bottom w:val="single" w:sz="4" w:space="0" w:color="auto"/>
            </w:tcBorders>
            <w:tcMar>
              <w:top w:w="80" w:type="dxa"/>
              <w:left w:w="80" w:type="dxa"/>
              <w:bottom w:w="80" w:type="dxa"/>
              <w:right w:w="80" w:type="dxa"/>
            </w:tcMar>
            <w:vAlign w:val="center"/>
            <w:tcPrChange w:id="255" w:author="Kerr, Wesley" w:date="2026-07-19T13:47:00Z" w16du:dateUtc="2026-07-19T17:47:00Z">
              <w:tcPr>
                <w:tcW w:w="1337" w:type="dxa"/>
                <w:gridSpan w:val="2"/>
                <w:tcMar>
                  <w:top w:w="80" w:type="dxa"/>
                  <w:left w:w="80" w:type="dxa"/>
                  <w:bottom w:w="80" w:type="dxa"/>
                  <w:right w:w="80" w:type="dxa"/>
                </w:tcMar>
                <w:vAlign w:val="center"/>
              </w:tcPr>
            </w:tcPrChange>
          </w:tcPr>
          <w:p w14:paraId="55E322D8" w14:textId="77777777" w:rsidR="00BA1FAB" w:rsidRDefault="00A22A73">
            <w:pPr>
              <w:spacing w:line="240" w:lineRule="auto"/>
            </w:pPr>
            <w:r>
              <w:rPr>
                <w:sz w:val="18"/>
              </w:rPr>
              <w:t>48,359 / 50,000</w:t>
            </w:r>
          </w:p>
        </w:tc>
        <w:tc>
          <w:tcPr>
            <w:tcW w:w="1395" w:type="dxa"/>
            <w:tcBorders>
              <w:bottom w:val="single" w:sz="4" w:space="0" w:color="auto"/>
            </w:tcBorders>
            <w:tcMar>
              <w:top w:w="80" w:type="dxa"/>
              <w:left w:w="80" w:type="dxa"/>
              <w:bottom w:w="80" w:type="dxa"/>
              <w:right w:w="80" w:type="dxa"/>
            </w:tcMar>
            <w:vAlign w:val="center"/>
            <w:tcPrChange w:id="256" w:author="Kerr, Wesley" w:date="2026-07-19T13:47:00Z" w16du:dateUtc="2026-07-19T17:47:00Z">
              <w:tcPr>
                <w:tcW w:w="1337" w:type="dxa"/>
                <w:tcMar>
                  <w:top w:w="80" w:type="dxa"/>
                  <w:left w:w="80" w:type="dxa"/>
                  <w:bottom w:w="80" w:type="dxa"/>
                  <w:right w:w="80" w:type="dxa"/>
                </w:tcMar>
                <w:vAlign w:val="center"/>
              </w:tcPr>
            </w:tcPrChange>
          </w:tcPr>
          <w:p w14:paraId="05BC960F" w14:textId="77777777" w:rsidR="00BA1FAB" w:rsidRDefault="00A22A73">
            <w:pPr>
              <w:spacing w:line="240" w:lineRule="auto"/>
            </w:pPr>
            <w:r>
              <w:rPr>
                <w:sz w:val="18"/>
              </w:rPr>
              <w:t>4.1% (3.9%-4.2%)</w:t>
            </w:r>
          </w:p>
        </w:tc>
        <w:tc>
          <w:tcPr>
            <w:tcW w:w="1270" w:type="dxa"/>
            <w:tcBorders>
              <w:bottom w:val="single" w:sz="4" w:space="0" w:color="auto"/>
            </w:tcBorders>
            <w:tcMar>
              <w:top w:w="80" w:type="dxa"/>
              <w:left w:w="80" w:type="dxa"/>
              <w:bottom w:w="80" w:type="dxa"/>
              <w:right w:w="80" w:type="dxa"/>
            </w:tcMar>
            <w:vAlign w:val="center"/>
            <w:tcPrChange w:id="257" w:author="Kerr, Wesley" w:date="2026-07-19T13:47:00Z" w16du:dateUtc="2026-07-19T17:47:00Z">
              <w:tcPr>
                <w:tcW w:w="1337" w:type="dxa"/>
                <w:gridSpan w:val="2"/>
                <w:tcMar>
                  <w:top w:w="80" w:type="dxa"/>
                  <w:left w:w="80" w:type="dxa"/>
                  <w:bottom w:w="80" w:type="dxa"/>
                  <w:right w:w="80" w:type="dxa"/>
                </w:tcMar>
                <w:vAlign w:val="center"/>
              </w:tcPr>
            </w:tcPrChange>
          </w:tcPr>
          <w:p w14:paraId="2ED56BE8" w14:textId="77777777" w:rsidR="00BA1FAB" w:rsidRDefault="00A22A73">
            <w:pPr>
              <w:spacing w:line="240" w:lineRule="auto"/>
            </w:pPr>
            <w:r>
              <w:rPr>
                <w:sz w:val="18"/>
              </w:rPr>
              <w:t>3.9%</w:t>
            </w:r>
          </w:p>
        </w:tc>
        <w:tc>
          <w:tcPr>
            <w:tcW w:w="1292" w:type="dxa"/>
            <w:gridSpan w:val="2"/>
            <w:tcBorders>
              <w:bottom w:val="single" w:sz="4" w:space="0" w:color="auto"/>
            </w:tcBorders>
            <w:tcMar>
              <w:top w:w="80" w:type="dxa"/>
              <w:left w:w="80" w:type="dxa"/>
              <w:bottom w:w="80" w:type="dxa"/>
              <w:right w:w="80" w:type="dxa"/>
            </w:tcMar>
            <w:vAlign w:val="center"/>
            <w:tcPrChange w:id="258" w:author="Kerr, Wesley" w:date="2026-07-19T13:47:00Z" w16du:dateUtc="2026-07-19T17:47:00Z">
              <w:tcPr>
                <w:tcW w:w="1337" w:type="dxa"/>
                <w:gridSpan w:val="2"/>
                <w:tcMar>
                  <w:top w:w="80" w:type="dxa"/>
                  <w:left w:w="80" w:type="dxa"/>
                  <w:bottom w:w="80" w:type="dxa"/>
                  <w:right w:w="80" w:type="dxa"/>
                </w:tcMar>
                <w:vAlign w:val="center"/>
              </w:tcPr>
            </w:tcPrChange>
          </w:tcPr>
          <w:p w14:paraId="4C996E6F" w14:textId="77777777" w:rsidR="00BA1FAB" w:rsidRDefault="00A22A73">
            <w:pPr>
              <w:spacing w:line="240" w:lineRule="auto"/>
            </w:pPr>
            <w:r>
              <w:rPr>
                <w:sz w:val="18"/>
              </w:rPr>
              <w:t>3.3%</w:t>
            </w:r>
          </w:p>
        </w:tc>
      </w:tr>
      <w:tr w:rsidR="00BA1FAB" w14:paraId="4FEDB186" w14:textId="77777777" w:rsidTr="00932BEC">
        <w:trPr>
          <w:cantSplit/>
          <w:jc w:val="center"/>
          <w:trPrChange w:id="259"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60" w:author="Kerr, Wesley" w:date="2026-07-19T13:47:00Z" w16du:dateUtc="2026-07-19T17:47:00Z">
              <w:tcPr>
                <w:tcW w:w="1337" w:type="dxa"/>
                <w:gridSpan w:val="2"/>
                <w:tcMar>
                  <w:top w:w="80" w:type="dxa"/>
                  <w:left w:w="80" w:type="dxa"/>
                  <w:bottom w:w="80" w:type="dxa"/>
                  <w:right w:w="80" w:type="dxa"/>
                </w:tcMar>
                <w:vAlign w:val="center"/>
              </w:tcPr>
            </w:tcPrChange>
          </w:tcPr>
          <w:p w14:paraId="52EF9AA5" w14:textId="0F4E2F78" w:rsidR="00BA1FAB" w:rsidRDefault="00A22A73">
            <w:pPr>
              <w:spacing w:line="240" w:lineRule="auto"/>
            </w:pPr>
            <w:del w:id="261" w:author="Kerr, Wesley" w:date="2026-07-19T13:44:00Z" w16du:dateUtc="2026-07-19T17:44:00Z">
              <w:r w:rsidDel="006A7C0E">
                <w:rPr>
                  <w:sz w:val="18"/>
                </w:rPr>
                <w:delText>healthy ovulatory</w:delText>
              </w:r>
            </w:del>
          </w:p>
        </w:tc>
        <w:tc>
          <w:tcPr>
            <w:tcW w:w="1291" w:type="dxa"/>
            <w:tcBorders>
              <w:top w:val="single" w:sz="4" w:space="0" w:color="auto"/>
              <w:bottom w:val="single" w:sz="4" w:space="0" w:color="auto"/>
            </w:tcBorders>
            <w:tcMar>
              <w:top w:w="80" w:type="dxa"/>
              <w:left w:w="80" w:type="dxa"/>
              <w:bottom w:w="80" w:type="dxa"/>
              <w:right w:w="80" w:type="dxa"/>
            </w:tcMar>
            <w:vAlign w:val="center"/>
            <w:tcPrChange w:id="262" w:author="Kerr, Wesley" w:date="2026-07-19T13:47:00Z" w16du:dateUtc="2026-07-19T17:47:00Z">
              <w:tcPr>
                <w:tcW w:w="1337" w:type="dxa"/>
                <w:gridSpan w:val="2"/>
                <w:tcMar>
                  <w:top w:w="80" w:type="dxa"/>
                  <w:left w:w="80" w:type="dxa"/>
                  <w:bottom w:w="80" w:type="dxa"/>
                  <w:right w:w="80" w:type="dxa"/>
                </w:tcMar>
                <w:vAlign w:val="center"/>
              </w:tcPr>
            </w:tcPrChange>
          </w:tcPr>
          <w:p w14:paraId="4D0C7D77" w14:textId="77777777" w:rsidR="00BA1FAB" w:rsidRDefault="00A22A73">
            <w:pPr>
              <w:spacing w:line="240" w:lineRule="auto"/>
            </w:pPr>
            <w:r>
              <w:rPr>
                <w:sz w:val="18"/>
              </w:rPr>
              <w:t>3-month calendar window</w:t>
            </w:r>
          </w:p>
        </w:tc>
        <w:tc>
          <w:tcPr>
            <w:tcW w:w="1547" w:type="dxa"/>
            <w:tcBorders>
              <w:top w:val="single" w:sz="4" w:space="0" w:color="auto"/>
              <w:bottom w:val="single" w:sz="4" w:space="0" w:color="auto"/>
              <w:right w:val="single" w:sz="4" w:space="0" w:color="auto"/>
            </w:tcBorders>
            <w:tcMar>
              <w:top w:w="80" w:type="dxa"/>
              <w:left w:w="80" w:type="dxa"/>
              <w:bottom w:w="80" w:type="dxa"/>
              <w:right w:w="80" w:type="dxa"/>
            </w:tcMar>
            <w:vAlign w:val="center"/>
            <w:tcPrChange w:id="263" w:author="Kerr, Wesley" w:date="2026-07-19T13:47:00Z" w16du:dateUtc="2026-07-19T17:47:00Z">
              <w:tcPr>
                <w:tcW w:w="1337" w:type="dxa"/>
                <w:gridSpan w:val="2"/>
                <w:tcMar>
                  <w:top w:w="80" w:type="dxa"/>
                  <w:left w:w="80" w:type="dxa"/>
                  <w:bottom w:w="80" w:type="dxa"/>
                  <w:right w:w="80" w:type="dxa"/>
                </w:tcMar>
                <w:vAlign w:val="center"/>
              </w:tcPr>
            </w:tcPrChange>
          </w:tcPr>
          <w:p w14:paraId="733609AE" w14:textId="77777777" w:rsidR="00BA1FAB" w:rsidRDefault="00A22A73">
            <w:pPr>
              <w:spacing w:line="240" w:lineRule="auto"/>
            </w:pPr>
            <w:r>
              <w:rPr>
                <w:sz w:val="18"/>
              </w:rPr>
              <w:t>Windowed Herzog thresholds</w:t>
            </w:r>
          </w:p>
        </w:tc>
        <w:tc>
          <w:tcPr>
            <w:tcW w:w="1334" w:type="dxa"/>
            <w:tcBorders>
              <w:top w:val="single" w:sz="4" w:space="0" w:color="auto"/>
              <w:left w:val="single" w:sz="4" w:space="0" w:color="auto"/>
              <w:bottom w:val="single" w:sz="4" w:space="0" w:color="auto"/>
            </w:tcBorders>
            <w:tcMar>
              <w:top w:w="80" w:type="dxa"/>
              <w:left w:w="80" w:type="dxa"/>
              <w:bottom w:w="80" w:type="dxa"/>
              <w:right w:w="80" w:type="dxa"/>
            </w:tcMar>
            <w:vAlign w:val="center"/>
            <w:tcPrChange w:id="264" w:author="Kerr, Wesley" w:date="2026-07-19T13:47:00Z" w16du:dateUtc="2026-07-19T17:47:00Z">
              <w:tcPr>
                <w:tcW w:w="1337" w:type="dxa"/>
                <w:gridSpan w:val="2"/>
                <w:tcMar>
                  <w:top w:w="80" w:type="dxa"/>
                  <w:left w:w="80" w:type="dxa"/>
                  <w:bottom w:w="80" w:type="dxa"/>
                  <w:right w:w="80" w:type="dxa"/>
                </w:tcMar>
                <w:vAlign w:val="center"/>
              </w:tcPr>
            </w:tcPrChange>
          </w:tcPr>
          <w:p w14:paraId="7B1E550A" w14:textId="77777777" w:rsidR="00BA1FAB" w:rsidRDefault="00A22A73">
            <w:pPr>
              <w:spacing w:line="240" w:lineRule="auto"/>
            </w:pPr>
            <w:r>
              <w:rPr>
                <w:sz w:val="18"/>
              </w:rPr>
              <w:t>45,280 / 50,000</w:t>
            </w:r>
          </w:p>
        </w:tc>
        <w:tc>
          <w:tcPr>
            <w:tcW w:w="1395" w:type="dxa"/>
            <w:tcBorders>
              <w:top w:val="single" w:sz="4" w:space="0" w:color="auto"/>
              <w:bottom w:val="single" w:sz="4" w:space="0" w:color="auto"/>
            </w:tcBorders>
            <w:tcMar>
              <w:top w:w="80" w:type="dxa"/>
              <w:left w:w="80" w:type="dxa"/>
              <w:bottom w:w="80" w:type="dxa"/>
              <w:right w:w="80" w:type="dxa"/>
            </w:tcMar>
            <w:vAlign w:val="center"/>
            <w:tcPrChange w:id="265" w:author="Kerr, Wesley" w:date="2026-07-19T13:47:00Z" w16du:dateUtc="2026-07-19T17:47:00Z">
              <w:tcPr>
                <w:tcW w:w="1337" w:type="dxa"/>
                <w:tcMar>
                  <w:top w:w="80" w:type="dxa"/>
                  <w:left w:w="80" w:type="dxa"/>
                  <w:bottom w:w="80" w:type="dxa"/>
                  <w:right w:w="80" w:type="dxa"/>
                </w:tcMar>
                <w:vAlign w:val="center"/>
              </w:tcPr>
            </w:tcPrChange>
          </w:tcPr>
          <w:p w14:paraId="55B15200" w14:textId="77777777" w:rsidR="00BA1FAB" w:rsidRDefault="00A22A73">
            <w:pPr>
              <w:spacing w:line="240" w:lineRule="auto"/>
            </w:pPr>
            <w:r>
              <w:rPr>
                <w:sz w:val="18"/>
              </w:rPr>
              <w:t>41.3% (40.8%-41.7%)</w:t>
            </w:r>
          </w:p>
        </w:tc>
        <w:tc>
          <w:tcPr>
            <w:tcW w:w="1270" w:type="dxa"/>
            <w:tcBorders>
              <w:top w:val="single" w:sz="4" w:space="0" w:color="auto"/>
              <w:bottom w:val="single" w:sz="4" w:space="0" w:color="auto"/>
            </w:tcBorders>
            <w:tcMar>
              <w:top w:w="80" w:type="dxa"/>
              <w:left w:w="80" w:type="dxa"/>
              <w:bottom w:w="80" w:type="dxa"/>
              <w:right w:w="80" w:type="dxa"/>
            </w:tcMar>
            <w:vAlign w:val="center"/>
            <w:tcPrChange w:id="266" w:author="Kerr, Wesley" w:date="2026-07-19T13:47:00Z" w16du:dateUtc="2026-07-19T17:47:00Z">
              <w:tcPr>
                <w:tcW w:w="1337" w:type="dxa"/>
                <w:gridSpan w:val="2"/>
                <w:tcMar>
                  <w:top w:w="80" w:type="dxa"/>
                  <w:left w:w="80" w:type="dxa"/>
                  <w:bottom w:w="80" w:type="dxa"/>
                  <w:right w:w="80" w:type="dxa"/>
                </w:tcMar>
                <w:vAlign w:val="center"/>
              </w:tcPr>
            </w:tcPrChange>
          </w:tcPr>
          <w:p w14:paraId="0EA39D19" w14:textId="77777777" w:rsidR="00BA1FAB" w:rsidRDefault="00A22A73">
            <w:pPr>
              <w:spacing w:line="240" w:lineRule="auto"/>
            </w:pPr>
            <w:r>
              <w:rPr>
                <w:sz w:val="18"/>
              </w:rPr>
              <w:t>37.4%</w:t>
            </w:r>
          </w:p>
        </w:tc>
        <w:tc>
          <w:tcPr>
            <w:tcW w:w="1292" w:type="dxa"/>
            <w:gridSpan w:val="2"/>
            <w:tcBorders>
              <w:top w:val="single" w:sz="4" w:space="0" w:color="auto"/>
              <w:bottom w:val="single" w:sz="4" w:space="0" w:color="auto"/>
            </w:tcBorders>
            <w:tcMar>
              <w:top w:w="80" w:type="dxa"/>
              <w:left w:w="80" w:type="dxa"/>
              <w:bottom w:w="80" w:type="dxa"/>
              <w:right w:w="80" w:type="dxa"/>
            </w:tcMar>
            <w:vAlign w:val="center"/>
            <w:tcPrChange w:id="267" w:author="Kerr, Wesley" w:date="2026-07-19T13:47:00Z" w16du:dateUtc="2026-07-19T17:47:00Z">
              <w:tcPr>
                <w:tcW w:w="1337" w:type="dxa"/>
                <w:gridSpan w:val="2"/>
                <w:tcMar>
                  <w:top w:w="80" w:type="dxa"/>
                  <w:left w:w="80" w:type="dxa"/>
                  <w:bottom w:w="80" w:type="dxa"/>
                  <w:right w:w="80" w:type="dxa"/>
                </w:tcMar>
                <w:vAlign w:val="center"/>
              </w:tcPr>
            </w:tcPrChange>
          </w:tcPr>
          <w:p w14:paraId="35CE8C6B" w14:textId="77777777" w:rsidR="00BA1FAB" w:rsidRDefault="00A22A73">
            <w:pPr>
              <w:spacing w:line="240" w:lineRule="auto"/>
            </w:pPr>
            <w:r>
              <w:rPr>
                <w:sz w:val="18"/>
              </w:rPr>
              <w:t>9.4%</w:t>
            </w:r>
          </w:p>
        </w:tc>
      </w:tr>
      <w:tr w:rsidR="00BA1FAB" w14:paraId="2B478B60" w14:textId="77777777" w:rsidTr="00932BEC">
        <w:trPr>
          <w:cantSplit/>
          <w:jc w:val="center"/>
          <w:trPrChange w:id="268" w:author="Kerr, Wesley" w:date="2026-07-19T13:47:00Z" w16du:dateUtc="2026-07-19T17:47:00Z">
            <w:trPr>
              <w:gridBefore w:val="1"/>
              <w:cantSplit/>
              <w:jc w:val="center"/>
            </w:trPr>
          </w:trPrChange>
        </w:trPr>
        <w:tc>
          <w:tcPr>
            <w:tcW w:w="1391" w:type="dxa"/>
            <w:tcBorders>
              <w:bottom w:val="single" w:sz="4" w:space="0" w:color="auto"/>
            </w:tcBorders>
            <w:tcMar>
              <w:top w:w="80" w:type="dxa"/>
              <w:left w:w="80" w:type="dxa"/>
              <w:bottom w:w="80" w:type="dxa"/>
              <w:right w:w="80" w:type="dxa"/>
            </w:tcMar>
            <w:vAlign w:val="center"/>
            <w:tcPrChange w:id="269" w:author="Kerr, Wesley" w:date="2026-07-19T13:47:00Z" w16du:dateUtc="2026-07-19T17:47:00Z">
              <w:tcPr>
                <w:tcW w:w="1337" w:type="dxa"/>
                <w:gridSpan w:val="2"/>
                <w:tcMar>
                  <w:top w:w="80" w:type="dxa"/>
                  <w:left w:w="80" w:type="dxa"/>
                  <w:bottom w:w="80" w:type="dxa"/>
                  <w:right w:w="80" w:type="dxa"/>
                </w:tcMar>
                <w:vAlign w:val="center"/>
              </w:tcPr>
            </w:tcPrChange>
          </w:tcPr>
          <w:p w14:paraId="6CC0348C" w14:textId="088C7D20" w:rsidR="00BA1FAB" w:rsidRDefault="00A22A73">
            <w:pPr>
              <w:spacing w:line="240" w:lineRule="auto"/>
            </w:pPr>
            <w:del w:id="270" w:author="Kerr, Wesley" w:date="2026-07-19T13:44:00Z" w16du:dateUtc="2026-07-19T17:44:00Z">
              <w:r w:rsidDel="006A7C0E">
                <w:rPr>
                  <w:sz w:val="18"/>
                </w:rPr>
                <w:delText>healthy ovulatory</w:delText>
              </w:r>
            </w:del>
          </w:p>
        </w:tc>
        <w:tc>
          <w:tcPr>
            <w:tcW w:w="1291" w:type="dxa"/>
            <w:tcBorders>
              <w:top w:val="single" w:sz="4" w:space="0" w:color="auto"/>
              <w:bottom w:val="single" w:sz="4" w:space="0" w:color="auto"/>
            </w:tcBorders>
            <w:tcMar>
              <w:top w:w="80" w:type="dxa"/>
              <w:left w:w="80" w:type="dxa"/>
              <w:bottom w:w="80" w:type="dxa"/>
              <w:right w:w="80" w:type="dxa"/>
            </w:tcMar>
            <w:vAlign w:val="center"/>
            <w:tcPrChange w:id="271" w:author="Kerr, Wesley" w:date="2026-07-19T13:47:00Z" w16du:dateUtc="2026-07-19T17:47:00Z">
              <w:tcPr>
                <w:tcW w:w="1337" w:type="dxa"/>
                <w:gridSpan w:val="2"/>
                <w:tcMar>
                  <w:top w:w="80" w:type="dxa"/>
                  <w:left w:w="80" w:type="dxa"/>
                  <w:bottom w:w="80" w:type="dxa"/>
                  <w:right w:w="80" w:type="dxa"/>
                </w:tcMar>
                <w:vAlign w:val="center"/>
              </w:tcPr>
            </w:tcPrChange>
          </w:tcPr>
          <w:p w14:paraId="24ACDB04" w14:textId="77777777" w:rsidR="00BA1FAB" w:rsidRDefault="00A22A73">
            <w:pPr>
              <w:spacing w:line="240" w:lineRule="auto"/>
            </w:pPr>
            <w:r>
              <w:rPr>
                <w:sz w:val="18"/>
              </w:rPr>
              <w:t>3 complete cycles</w:t>
            </w:r>
          </w:p>
        </w:tc>
        <w:tc>
          <w:tcPr>
            <w:tcW w:w="1547" w:type="dxa"/>
            <w:tcBorders>
              <w:top w:val="single" w:sz="4" w:space="0" w:color="auto"/>
              <w:bottom w:val="single" w:sz="4" w:space="0" w:color="auto"/>
              <w:right w:val="single" w:sz="4" w:space="0" w:color="auto"/>
            </w:tcBorders>
            <w:tcMar>
              <w:top w:w="80" w:type="dxa"/>
              <w:left w:w="80" w:type="dxa"/>
              <w:bottom w:w="80" w:type="dxa"/>
              <w:right w:w="80" w:type="dxa"/>
            </w:tcMar>
            <w:vAlign w:val="center"/>
            <w:tcPrChange w:id="272" w:author="Kerr, Wesley" w:date="2026-07-19T13:47:00Z" w16du:dateUtc="2026-07-19T17:47:00Z">
              <w:tcPr>
                <w:tcW w:w="1337" w:type="dxa"/>
                <w:gridSpan w:val="2"/>
                <w:tcMar>
                  <w:top w:w="80" w:type="dxa"/>
                  <w:left w:w="80" w:type="dxa"/>
                  <w:bottom w:w="80" w:type="dxa"/>
                  <w:right w:w="80" w:type="dxa"/>
                </w:tcMar>
                <w:vAlign w:val="center"/>
              </w:tcPr>
            </w:tcPrChange>
          </w:tcPr>
          <w:p w14:paraId="165B018C" w14:textId="77777777" w:rsidR="00BA1FAB" w:rsidRDefault="00A22A73">
            <w:pPr>
              <w:spacing w:line="240" w:lineRule="auto"/>
            </w:pPr>
            <w:r>
              <w:rPr>
                <w:sz w:val="18"/>
              </w:rPr>
              <w:t>Exact Herzog 2004, any pattern</w:t>
            </w:r>
          </w:p>
        </w:tc>
        <w:tc>
          <w:tcPr>
            <w:tcW w:w="1334" w:type="dxa"/>
            <w:tcBorders>
              <w:top w:val="single" w:sz="4" w:space="0" w:color="auto"/>
              <w:left w:val="single" w:sz="4" w:space="0" w:color="auto"/>
              <w:bottom w:val="single" w:sz="4" w:space="0" w:color="auto"/>
            </w:tcBorders>
            <w:tcMar>
              <w:top w:w="80" w:type="dxa"/>
              <w:left w:w="80" w:type="dxa"/>
              <w:bottom w:w="80" w:type="dxa"/>
              <w:right w:w="80" w:type="dxa"/>
            </w:tcMar>
            <w:vAlign w:val="center"/>
            <w:tcPrChange w:id="273" w:author="Kerr, Wesley" w:date="2026-07-19T13:47:00Z" w16du:dateUtc="2026-07-19T17:47:00Z">
              <w:tcPr>
                <w:tcW w:w="1337" w:type="dxa"/>
                <w:gridSpan w:val="2"/>
                <w:tcMar>
                  <w:top w:w="80" w:type="dxa"/>
                  <w:left w:w="80" w:type="dxa"/>
                  <w:bottom w:w="80" w:type="dxa"/>
                  <w:right w:w="80" w:type="dxa"/>
                </w:tcMar>
                <w:vAlign w:val="center"/>
              </w:tcPr>
            </w:tcPrChange>
          </w:tcPr>
          <w:p w14:paraId="3C570A36" w14:textId="77777777" w:rsidR="00BA1FAB" w:rsidRDefault="00A22A73">
            <w:pPr>
              <w:spacing w:line="240" w:lineRule="auto"/>
            </w:pPr>
            <w:r>
              <w:rPr>
                <w:sz w:val="18"/>
              </w:rPr>
              <w:t>22,996 / 50,000</w:t>
            </w:r>
          </w:p>
        </w:tc>
        <w:tc>
          <w:tcPr>
            <w:tcW w:w="1395" w:type="dxa"/>
            <w:tcBorders>
              <w:top w:val="single" w:sz="4" w:space="0" w:color="auto"/>
              <w:bottom w:val="single" w:sz="4" w:space="0" w:color="auto"/>
            </w:tcBorders>
            <w:tcMar>
              <w:top w:w="80" w:type="dxa"/>
              <w:left w:w="80" w:type="dxa"/>
              <w:bottom w:w="80" w:type="dxa"/>
              <w:right w:w="80" w:type="dxa"/>
            </w:tcMar>
            <w:vAlign w:val="center"/>
            <w:tcPrChange w:id="274" w:author="Kerr, Wesley" w:date="2026-07-19T13:47:00Z" w16du:dateUtc="2026-07-19T17:47:00Z">
              <w:tcPr>
                <w:tcW w:w="1337" w:type="dxa"/>
                <w:tcMar>
                  <w:top w:w="80" w:type="dxa"/>
                  <w:left w:w="80" w:type="dxa"/>
                  <w:bottom w:w="80" w:type="dxa"/>
                  <w:right w:w="80" w:type="dxa"/>
                </w:tcMar>
                <w:vAlign w:val="center"/>
              </w:tcPr>
            </w:tcPrChange>
          </w:tcPr>
          <w:p w14:paraId="722F95DA" w14:textId="77777777" w:rsidR="00BA1FAB" w:rsidRDefault="00A22A73">
            <w:pPr>
              <w:spacing w:line="240" w:lineRule="auto"/>
            </w:pPr>
            <w:r>
              <w:rPr>
                <w:sz w:val="18"/>
              </w:rPr>
              <w:t>49.7% (49.0%-50.3%)</w:t>
            </w:r>
          </w:p>
        </w:tc>
        <w:tc>
          <w:tcPr>
            <w:tcW w:w="1270" w:type="dxa"/>
            <w:tcBorders>
              <w:top w:val="single" w:sz="4" w:space="0" w:color="auto"/>
              <w:bottom w:val="single" w:sz="4" w:space="0" w:color="auto"/>
            </w:tcBorders>
            <w:tcMar>
              <w:top w:w="80" w:type="dxa"/>
              <w:left w:w="80" w:type="dxa"/>
              <w:bottom w:w="80" w:type="dxa"/>
              <w:right w:w="80" w:type="dxa"/>
            </w:tcMar>
            <w:vAlign w:val="center"/>
            <w:tcPrChange w:id="275" w:author="Kerr, Wesley" w:date="2026-07-19T13:47:00Z" w16du:dateUtc="2026-07-19T17:47:00Z">
              <w:tcPr>
                <w:tcW w:w="1337" w:type="dxa"/>
                <w:gridSpan w:val="2"/>
                <w:tcMar>
                  <w:top w:w="80" w:type="dxa"/>
                  <w:left w:w="80" w:type="dxa"/>
                  <w:bottom w:w="80" w:type="dxa"/>
                  <w:right w:w="80" w:type="dxa"/>
                </w:tcMar>
                <w:vAlign w:val="center"/>
              </w:tcPr>
            </w:tcPrChange>
          </w:tcPr>
          <w:p w14:paraId="2694BD0A" w14:textId="77777777" w:rsidR="00BA1FAB" w:rsidRDefault="00A22A73">
            <w:pPr>
              <w:spacing w:line="240" w:lineRule="auto"/>
            </w:pPr>
            <w:r>
              <w:rPr>
                <w:sz w:val="18"/>
              </w:rPr>
              <w:t>22.8%</w:t>
            </w:r>
          </w:p>
        </w:tc>
        <w:tc>
          <w:tcPr>
            <w:tcW w:w="1292" w:type="dxa"/>
            <w:gridSpan w:val="2"/>
            <w:tcBorders>
              <w:top w:val="single" w:sz="4" w:space="0" w:color="auto"/>
              <w:bottom w:val="single" w:sz="4" w:space="0" w:color="auto"/>
            </w:tcBorders>
            <w:tcMar>
              <w:top w:w="80" w:type="dxa"/>
              <w:left w:w="80" w:type="dxa"/>
              <w:bottom w:w="80" w:type="dxa"/>
              <w:right w:w="80" w:type="dxa"/>
            </w:tcMar>
            <w:vAlign w:val="center"/>
            <w:tcPrChange w:id="276" w:author="Kerr, Wesley" w:date="2026-07-19T13:47:00Z" w16du:dateUtc="2026-07-19T17:47:00Z">
              <w:tcPr>
                <w:tcW w:w="1337" w:type="dxa"/>
                <w:gridSpan w:val="2"/>
                <w:tcMar>
                  <w:top w:w="80" w:type="dxa"/>
                  <w:left w:w="80" w:type="dxa"/>
                  <w:bottom w:w="80" w:type="dxa"/>
                  <w:right w:w="80" w:type="dxa"/>
                </w:tcMar>
                <w:vAlign w:val="center"/>
              </w:tcPr>
            </w:tcPrChange>
          </w:tcPr>
          <w:p w14:paraId="3324F13D" w14:textId="77777777" w:rsidR="00BA1FAB" w:rsidRDefault="00A22A73">
            <w:pPr>
              <w:spacing w:line="240" w:lineRule="auto"/>
            </w:pPr>
            <w:r>
              <w:rPr>
                <w:sz w:val="18"/>
              </w:rPr>
              <w:t>54.0%</w:t>
            </w:r>
          </w:p>
        </w:tc>
      </w:tr>
      <w:tr w:rsidR="00BA1FAB" w14:paraId="56C283C8" w14:textId="77777777" w:rsidTr="00932BEC">
        <w:trPr>
          <w:cantSplit/>
          <w:jc w:val="center"/>
          <w:trPrChange w:id="277" w:author="Kerr, Wesley" w:date="2026-07-19T13:47:00Z" w16du:dateUtc="2026-07-19T17:47:00Z">
            <w:trPr>
              <w:gridBefore w:val="1"/>
              <w:cantSplit/>
              <w:jc w:val="center"/>
            </w:trPr>
          </w:trPrChange>
        </w:trPr>
        <w:tc>
          <w:tcPr>
            <w:tcW w:w="1391" w:type="dxa"/>
            <w:tcBorders>
              <w:top w:val="single" w:sz="4" w:space="0" w:color="auto"/>
            </w:tcBorders>
            <w:tcMar>
              <w:top w:w="80" w:type="dxa"/>
              <w:left w:w="80" w:type="dxa"/>
              <w:bottom w:w="80" w:type="dxa"/>
              <w:right w:w="80" w:type="dxa"/>
            </w:tcMar>
            <w:vAlign w:val="center"/>
            <w:tcPrChange w:id="278" w:author="Kerr, Wesley" w:date="2026-07-19T13:47:00Z" w16du:dateUtc="2026-07-19T17:47:00Z">
              <w:tcPr>
                <w:tcW w:w="1337" w:type="dxa"/>
                <w:gridSpan w:val="2"/>
                <w:tcMar>
                  <w:top w:w="80" w:type="dxa"/>
                  <w:left w:w="80" w:type="dxa"/>
                  <w:bottom w:w="80" w:type="dxa"/>
                  <w:right w:w="80" w:type="dxa"/>
                </w:tcMar>
                <w:vAlign w:val="center"/>
              </w:tcPr>
            </w:tcPrChange>
          </w:tcPr>
          <w:p w14:paraId="72BAB006" w14:textId="77777777" w:rsidR="00BA1FAB" w:rsidRDefault="00A22A73">
            <w:pPr>
              <w:spacing w:line="240" w:lineRule="auto"/>
            </w:pPr>
            <w:r>
              <w:rPr>
                <w:sz w:val="18"/>
              </w:rPr>
              <w:t>heterogeneous menstruating-age</w:t>
            </w:r>
          </w:p>
        </w:tc>
        <w:tc>
          <w:tcPr>
            <w:tcW w:w="1291" w:type="dxa"/>
            <w:tcBorders>
              <w:top w:val="single" w:sz="4" w:space="0" w:color="auto"/>
            </w:tcBorders>
            <w:tcMar>
              <w:top w:w="80" w:type="dxa"/>
              <w:left w:w="80" w:type="dxa"/>
              <w:bottom w:w="80" w:type="dxa"/>
              <w:right w:w="80" w:type="dxa"/>
            </w:tcMar>
            <w:vAlign w:val="center"/>
            <w:tcPrChange w:id="279" w:author="Kerr, Wesley" w:date="2026-07-19T13:47:00Z" w16du:dateUtc="2026-07-19T17:47:00Z">
              <w:tcPr>
                <w:tcW w:w="1337" w:type="dxa"/>
                <w:gridSpan w:val="2"/>
                <w:tcMar>
                  <w:top w:w="80" w:type="dxa"/>
                  <w:left w:w="80" w:type="dxa"/>
                  <w:bottom w:w="80" w:type="dxa"/>
                  <w:right w:w="80" w:type="dxa"/>
                </w:tcMar>
                <w:vAlign w:val="center"/>
              </w:tcPr>
            </w:tcPrChange>
          </w:tcPr>
          <w:p w14:paraId="7EFFC153" w14:textId="77777777" w:rsidR="00BA1FAB" w:rsidRDefault="00A22A73">
            <w:pPr>
              <w:spacing w:line="240" w:lineRule="auto"/>
            </w:pPr>
            <w:r>
              <w:rPr>
                <w:sz w:val="18"/>
              </w:rPr>
              <w:t>36-month full diary</w:t>
            </w:r>
          </w:p>
        </w:tc>
        <w:tc>
          <w:tcPr>
            <w:tcW w:w="1547" w:type="dxa"/>
            <w:tcBorders>
              <w:top w:val="single" w:sz="4" w:space="0" w:color="auto"/>
              <w:right w:val="single" w:sz="4" w:space="0" w:color="auto"/>
            </w:tcBorders>
            <w:tcMar>
              <w:top w:w="80" w:type="dxa"/>
              <w:left w:w="80" w:type="dxa"/>
              <w:bottom w:w="80" w:type="dxa"/>
              <w:right w:w="80" w:type="dxa"/>
            </w:tcMar>
            <w:vAlign w:val="center"/>
            <w:tcPrChange w:id="280" w:author="Kerr, Wesley" w:date="2026-07-19T13:47:00Z" w16du:dateUtc="2026-07-19T17:47:00Z">
              <w:tcPr>
                <w:tcW w:w="1337" w:type="dxa"/>
                <w:gridSpan w:val="2"/>
                <w:tcMar>
                  <w:top w:w="80" w:type="dxa"/>
                  <w:left w:w="80" w:type="dxa"/>
                  <w:bottom w:w="80" w:type="dxa"/>
                  <w:right w:w="80" w:type="dxa"/>
                </w:tcMar>
                <w:vAlign w:val="center"/>
              </w:tcPr>
            </w:tcPrChange>
          </w:tcPr>
          <w:p w14:paraId="34A8839D" w14:textId="77777777" w:rsidR="00BA1FAB" w:rsidRDefault="00A22A73">
            <w:pPr>
              <w:spacing w:line="240" w:lineRule="auto"/>
            </w:pPr>
            <w:r>
              <w:rPr>
                <w:sz w:val="18"/>
              </w:rPr>
              <w:t>Windowed Herzog thresholds</w:t>
            </w:r>
          </w:p>
        </w:tc>
        <w:tc>
          <w:tcPr>
            <w:tcW w:w="1334" w:type="dxa"/>
            <w:tcBorders>
              <w:top w:val="single" w:sz="4" w:space="0" w:color="auto"/>
              <w:left w:val="single" w:sz="4" w:space="0" w:color="auto"/>
            </w:tcBorders>
            <w:tcMar>
              <w:top w:w="80" w:type="dxa"/>
              <w:left w:w="80" w:type="dxa"/>
              <w:bottom w:w="80" w:type="dxa"/>
              <w:right w:w="80" w:type="dxa"/>
            </w:tcMar>
            <w:vAlign w:val="center"/>
            <w:tcPrChange w:id="281" w:author="Kerr, Wesley" w:date="2026-07-19T13:47:00Z" w16du:dateUtc="2026-07-19T17:47:00Z">
              <w:tcPr>
                <w:tcW w:w="1337" w:type="dxa"/>
                <w:gridSpan w:val="2"/>
                <w:tcMar>
                  <w:top w:w="80" w:type="dxa"/>
                  <w:left w:w="80" w:type="dxa"/>
                  <w:bottom w:w="80" w:type="dxa"/>
                  <w:right w:w="80" w:type="dxa"/>
                </w:tcMar>
                <w:vAlign w:val="center"/>
              </w:tcPr>
            </w:tcPrChange>
          </w:tcPr>
          <w:p w14:paraId="3FCDFE9E" w14:textId="77777777" w:rsidR="00BA1FAB" w:rsidRDefault="00A22A73">
            <w:pPr>
              <w:spacing w:line="240" w:lineRule="auto"/>
            </w:pPr>
            <w:r>
              <w:rPr>
                <w:sz w:val="18"/>
              </w:rPr>
              <w:t>49,587 / 50,000</w:t>
            </w:r>
          </w:p>
        </w:tc>
        <w:tc>
          <w:tcPr>
            <w:tcW w:w="1395" w:type="dxa"/>
            <w:tcBorders>
              <w:top w:val="single" w:sz="4" w:space="0" w:color="auto"/>
            </w:tcBorders>
            <w:tcMar>
              <w:top w:w="80" w:type="dxa"/>
              <w:left w:w="80" w:type="dxa"/>
              <w:bottom w:w="80" w:type="dxa"/>
              <w:right w:w="80" w:type="dxa"/>
            </w:tcMar>
            <w:vAlign w:val="center"/>
            <w:tcPrChange w:id="282" w:author="Kerr, Wesley" w:date="2026-07-19T13:47:00Z" w16du:dateUtc="2026-07-19T17:47:00Z">
              <w:tcPr>
                <w:tcW w:w="1337" w:type="dxa"/>
                <w:tcMar>
                  <w:top w:w="80" w:type="dxa"/>
                  <w:left w:w="80" w:type="dxa"/>
                  <w:bottom w:w="80" w:type="dxa"/>
                  <w:right w:w="80" w:type="dxa"/>
                </w:tcMar>
                <w:vAlign w:val="center"/>
              </w:tcPr>
            </w:tcPrChange>
          </w:tcPr>
          <w:p w14:paraId="5CADD268" w14:textId="77777777" w:rsidR="00BA1FAB" w:rsidRDefault="00A22A73">
            <w:pPr>
              <w:spacing w:line="240" w:lineRule="auto"/>
            </w:pPr>
            <w:r>
              <w:rPr>
                <w:sz w:val="18"/>
              </w:rPr>
              <w:t>36.3% (35.8%-36.7%)</w:t>
            </w:r>
          </w:p>
        </w:tc>
        <w:tc>
          <w:tcPr>
            <w:tcW w:w="1270" w:type="dxa"/>
            <w:tcBorders>
              <w:top w:val="single" w:sz="4" w:space="0" w:color="auto"/>
            </w:tcBorders>
            <w:tcMar>
              <w:top w:w="80" w:type="dxa"/>
              <w:left w:w="80" w:type="dxa"/>
              <w:bottom w:w="80" w:type="dxa"/>
              <w:right w:w="80" w:type="dxa"/>
            </w:tcMar>
            <w:vAlign w:val="center"/>
            <w:tcPrChange w:id="283" w:author="Kerr, Wesley" w:date="2026-07-19T13:47:00Z" w16du:dateUtc="2026-07-19T17:47:00Z">
              <w:tcPr>
                <w:tcW w:w="1337" w:type="dxa"/>
                <w:gridSpan w:val="2"/>
                <w:tcMar>
                  <w:top w:w="80" w:type="dxa"/>
                  <w:left w:w="80" w:type="dxa"/>
                  <w:bottom w:w="80" w:type="dxa"/>
                  <w:right w:w="80" w:type="dxa"/>
                </w:tcMar>
                <w:vAlign w:val="center"/>
              </w:tcPr>
            </w:tcPrChange>
          </w:tcPr>
          <w:p w14:paraId="136DC5E9" w14:textId="77777777" w:rsidR="00BA1FAB" w:rsidRDefault="00A22A73">
            <w:pPr>
              <w:spacing w:line="240" w:lineRule="auto"/>
            </w:pPr>
            <w:r>
              <w:rPr>
                <w:sz w:val="18"/>
              </w:rPr>
              <w:t>36.0%</w:t>
            </w:r>
          </w:p>
        </w:tc>
        <w:tc>
          <w:tcPr>
            <w:tcW w:w="1292" w:type="dxa"/>
            <w:gridSpan w:val="2"/>
            <w:tcBorders>
              <w:top w:val="single" w:sz="4" w:space="0" w:color="auto"/>
            </w:tcBorders>
            <w:tcMar>
              <w:top w:w="80" w:type="dxa"/>
              <w:left w:w="80" w:type="dxa"/>
              <w:bottom w:w="80" w:type="dxa"/>
              <w:right w:w="80" w:type="dxa"/>
            </w:tcMar>
            <w:vAlign w:val="center"/>
            <w:tcPrChange w:id="284" w:author="Kerr, Wesley" w:date="2026-07-19T13:47:00Z" w16du:dateUtc="2026-07-19T17:47:00Z">
              <w:tcPr>
                <w:tcW w:w="1337" w:type="dxa"/>
                <w:gridSpan w:val="2"/>
                <w:tcMar>
                  <w:top w:w="80" w:type="dxa"/>
                  <w:left w:w="80" w:type="dxa"/>
                  <w:bottom w:w="80" w:type="dxa"/>
                  <w:right w:w="80" w:type="dxa"/>
                </w:tcMar>
                <w:vAlign w:val="center"/>
              </w:tcPr>
            </w:tcPrChange>
          </w:tcPr>
          <w:p w14:paraId="754E4539" w14:textId="77777777" w:rsidR="00BA1FAB" w:rsidRDefault="00A22A73">
            <w:pPr>
              <w:spacing w:line="240" w:lineRule="auto"/>
            </w:pPr>
            <w:r>
              <w:rPr>
                <w:sz w:val="18"/>
              </w:rPr>
              <w:t>0.8%</w:t>
            </w:r>
          </w:p>
        </w:tc>
      </w:tr>
      <w:tr w:rsidR="00BA1FAB" w14:paraId="43330BFB" w14:textId="77777777" w:rsidTr="00932BEC">
        <w:trPr>
          <w:cantSplit/>
          <w:jc w:val="center"/>
          <w:trPrChange w:id="285"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86" w:author="Kerr, Wesley" w:date="2026-07-19T13:47:00Z" w16du:dateUtc="2026-07-19T17:47:00Z">
              <w:tcPr>
                <w:tcW w:w="1337" w:type="dxa"/>
                <w:gridSpan w:val="2"/>
                <w:tcMar>
                  <w:top w:w="80" w:type="dxa"/>
                  <w:left w:w="80" w:type="dxa"/>
                  <w:bottom w:w="80" w:type="dxa"/>
                  <w:right w:w="80" w:type="dxa"/>
                </w:tcMar>
                <w:vAlign w:val="center"/>
              </w:tcPr>
            </w:tcPrChange>
          </w:tcPr>
          <w:p w14:paraId="7F467508" w14:textId="5ACD248C" w:rsidR="00BA1FAB" w:rsidRDefault="00A22A73">
            <w:pPr>
              <w:spacing w:line="240" w:lineRule="auto"/>
            </w:pPr>
            <w:del w:id="287" w:author="Kerr, Wesley" w:date="2026-07-19T13:47:00Z" w16du:dateUtc="2026-07-19T17:47:00Z">
              <w:r w:rsidDel="00932BEC">
                <w:rPr>
                  <w:sz w:val="18"/>
                </w:rPr>
                <w:delText>heterogeneous menstruating-age</w:delText>
              </w:r>
            </w:del>
          </w:p>
        </w:tc>
        <w:tc>
          <w:tcPr>
            <w:tcW w:w="1291" w:type="dxa"/>
            <w:tcMar>
              <w:top w:w="80" w:type="dxa"/>
              <w:left w:w="80" w:type="dxa"/>
              <w:bottom w:w="80" w:type="dxa"/>
              <w:right w:w="80" w:type="dxa"/>
            </w:tcMar>
            <w:vAlign w:val="center"/>
            <w:tcPrChange w:id="288" w:author="Kerr, Wesley" w:date="2026-07-19T13:47:00Z" w16du:dateUtc="2026-07-19T17:47:00Z">
              <w:tcPr>
                <w:tcW w:w="1337" w:type="dxa"/>
                <w:gridSpan w:val="2"/>
                <w:tcMar>
                  <w:top w:w="80" w:type="dxa"/>
                  <w:left w:w="80" w:type="dxa"/>
                  <w:bottom w:w="80" w:type="dxa"/>
                  <w:right w:w="80" w:type="dxa"/>
                </w:tcMar>
                <w:vAlign w:val="center"/>
              </w:tcPr>
            </w:tcPrChange>
          </w:tcPr>
          <w:p w14:paraId="4D04AAE4" w14:textId="18A5EFC4" w:rsidR="00BA1FAB" w:rsidRDefault="00A22A73">
            <w:pPr>
              <w:spacing w:line="240" w:lineRule="auto"/>
            </w:pPr>
            <w:del w:id="289" w:author="Kerr, Wesley" w:date="2026-07-19T13:47:00Z" w16du:dateUtc="2026-07-19T17:47:00Z">
              <w:r w:rsidDel="00932BEC">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290" w:author="Kerr, Wesley" w:date="2026-07-19T13:47:00Z" w16du:dateUtc="2026-07-19T17:47:00Z">
              <w:tcPr>
                <w:tcW w:w="1337" w:type="dxa"/>
                <w:gridSpan w:val="2"/>
                <w:tcMar>
                  <w:top w:w="80" w:type="dxa"/>
                  <w:left w:w="80" w:type="dxa"/>
                  <w:bottom w:w="80" w:type="dxa"/>
                  <w:right w:w="80" w:type="dxa"/>
                </w:tcMar>
                <w:vAlign w:val="center"/>
              </w:tcPr>
            </w:tcPrChange>
          </w:tcPr>
          <w:p w14:paraId="471CD7C0" w14:textId="77777777" w:rsidR="00BA1FAB" w:rsidRDefault="00A22A73">
            <w:pPr>
              <w:spacing w:line="240" w:lineRule="auto"/>
            </w:pPr>
            <w:r>
              <w:rPr>
                <w:sz w:val="18"/>
              </w:rPr>
              <w:t>Windowed Herzog C1/C2 union</w:t>
            </w:r>
          </w:p>
        </w:tc>
        <w:tc>
          <w:tcPr>
            <w:tcW w:w="1334" w:type="dxa"/>
            <w:tcBorders>
              <w:left w:val="single" w:sz="4" w:space="0" w:color="auto"/>
            </w:tcBorders>
            <w:tcMar>
              <w:top w:w="80" w:type="dxa"/>
              <w:left w:w="80" w:type="dxa"/>
              <w:bottom w:w="80" w:type="dxa"/>
              <w:right w:w="80" w:type="dxa"/>
            </w:tcMar>
            <w:vAlign w:val="center"/>
            <w:tcPrChange w:id="291" w:author="Kerr, Wesley" w:date="2026-07-19T13:47:00Z" w16du:dateUtc="2026-07-19T17:47:00Z">
              <w:tcPr>
                <w:tcW w:w="1337" w:type="dxa"/>
                <w:gridSpan w:val="2"/>
                <w:tcMar>
                  <w:top w:w="80" w:type="dxa"/>
                  <w:left w:w="80" w:type="dxa"/>
                  <w:bottom w:w="80" w:type="dxa"/>
                  <w:right w:w="80" w:type="dxa"/>
                </w:tcMar>
                <w:vAlign w:val="center"/>
              </w:tcPr>
            </w:tcPrChange>
          </w:tcPr>
          <w:p w14:paraId="388DC24F" w14:textId="77777777" w:rsidR="00BA1FAB" w:rsidRDefault="00A22A73">
            <w:pPr>
              <w:spacing w:line="240" w:lineRule="auto"/>
            </w:pPr>
            <w:r>
              <w:rPr>
                <w:sz w:val="18"/>
              </w:rPr>
              <w:t>49,587 / 50,000</w:t>
            </w:r>
          </w:p>
        </w:tc>
        <w:tc>
          <w:tcPr>
            <w:tcW w:w="1395" w:type="dxa"/>
            <w:tcMar>
              <w:top w:w="80" w:type="dxa"/>
              <w:left w:w="80" w:type="dxa"/>
              <w:bottom w:w="80" w:type="dxa"/>
              <w:right w:w="80" w:type="dxa"/>
            </w:tcMar>
            <w:vAlign w:val="center"/>
            <w:tcPrChange w:id="292" w:author="Kerr, Wesley" w:date="2026-07-19T13:47:00Z" w16du:dateUtc="2026-07-19T17:47:00Z">
              <w:tcPr>
                <w:tcW w:w="1337" w:type="dxa"/>
                <w:tcMar>
                  <w:top w:w="80" w:type="dxa"/>
                  <w:left w:w="80" w:type="dxa"/>
                  <w:bottom w:w="80" w:type="dxa"/>
                  <w:right w:w="80" w:type="dxa"/>
                </w:tcMar>
                <w:vAlign w:val="center"/>
              </w:tcPr>
            </w:tcPrChange>
          </w:tcPr>
          <w:p w14:paraId="31641735" w14:textId="77777777" w:rsidR="00BA1FAB" w:rsidRDefault="00A22A73">
            <w:pPr>
              <w:spacing w:line="240" w:lineRule="auto"/>
            </w:pPr>
            <w:r>
              <w:rPr>
                <w:sz w:val="18"/>
              </w:rPr>
              <w:t>11.8% (11.5%-12.1%)</w:t>
            </w:r>
          </w:p>
        </w:tc>
        <w:tc>
          <w:tcPr>
            <w:tcW w:w="1270" w:type="dxa"/>
            <w:tcMar>
              <w:top w:w="80" w:type="dxa"/>
              <w:left w:w="80" w:type="dxa"/>
              <w:bottom w:w="80" w:type="dxa"/>
              <w:right w:w="80" w:type="dxa"/>
            </w:tcMar>
            <w:vAlign w:val="center"/>
            <w:tcPrChange w:id="293" w:author="Kerr, Wesley" w:date="2026-07-19T13:47:00Z" w16du:dateUtc="2026-07-19T17:47:00Z">
              <w:tcPr>
                <w:tcW w:w="1337" w:type="dxa"/>
                <w:gridSpan w:val="2"/>
                <w:tcMar>
                  <w:top w:w="80" w:type="dxa"/>
                  <w:left w:w="80" w:type="dxa"/>
                  <w:bottom w:w="80" w:type="dxa"/>
                  <w:right w:w="80" w:type="dxa"/>
                </w:tcMar>
                <w:vAlign w:val="center"/>
              </w:tcPr>
            </w:tcPrChange>
          </w:tcPr>
          <w:p w14:paraId="67DB232B" w14:textId="77777777" w:rsidR="00BA1FAB" w:rsidRDefault="00A22A73">
            <w:pPr>
              <w:spacing w:line="240" w:lineRule="auto"/>
            </w:pPr>
            <w:r>
              <w:rPr>
                <w:sz w:val="18"/>
              </w:rPr>
              <w:t>11.7%</w:t>
            </w:r>
          </w:p>
        </w:tc>
        <w:tc>
          <w:tcPr>
            <w:tcW w:w="1292" w:type="dxa"/>
            <w:gridSpan w:val="2"/>
            <w:tcMar>
              <w:top w:w="80" w:type="dxa"/>
              <w:left w:w="80" w:type="dxa"/>
              <w:bottom w:w="80" w:type="dxa"/>
              <w:right w:w="80" w:type="dxa"/>
            </w:tcMar>
            <w:vAlign w:val="center"/>
            <w:tcPrChange w:id="294" w:author="Kerr, Wesley" w:date="2026-07-19T13:47:00Z" w16du:dateUtc="2026-07-19T17:47:00Z">
              <w:tcPr>
                <w:tcW w:w="1337" w:type="dxa"/>
                <w:gridSpan w:val="2"/>
                <w:tcMar>
                  <w:top w:w="80" w:type="dxa"/>
                  <w:left w:w="80" w:type="dxa"/>
                  <w:bottom w:w="80" w:type="dxa"/>
                  <w:right w:w="80" w:type="dxa"/>
                </w:tcMar>
                <w:vAlign w:val="center"/>
              </w:tcPr>
            </w:tcPrChange>
          </w:tcPr>
          <w:p w14:paraId="5CE11D6F" w14:textId="77777777" w:rsidR="00BA1FAB" w:rsidRDefault="00A22A73">
            <w:pPr>
              <w:spacing w:line="240" w:lineRule="auto"/>
            </w:pPr>
            <w:r>
              <w:rPr>
                <w:sz w:val="18"/>
              </w:rPr>
              <w:t>0.8%</w:t>
            </w:r>
          </w:p>
        </w:tc>
      </w:tr>
      <w:tr w:rsidR="00BA1FAB" w14:paraId="481C2371" w14:textId="77777777" w:rsidTr="00932BEC">
        <w:trPr>
          <w:cantSplit/>
          <w:jc w:val="center"/>
          <w:trPrChange w:id="295"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296" w:author="Kerr, Wesley" w:date="2026-07-19T13:47:00Z" w16du:dateUtc="2026-07-19T17:47:00Z">
              <w:tcPr>
                <w:tcW w:w="1337" w:type="dxa"/>
                <w:gridSpan w:val="2"/>
                <w:tcMar>
                  <w:top w:w="80" w:type="dxa"/>
                  <w:left w:w="80" w:type="dxa"/>
                  <w:bottom w:w="80" w:type="dxa"/>
                  <w:right w:w="80" w:type="dxa"/>
                </w:tcMar>
                <w:vAlign w:val="center"/>
              </w:tcPr>
            </w:tcPrChange>
          </w:tcPr>
          <w:p w14:paraId="185F822A" w14:textId="6C12B6F3" w:rsidR="00BA1FAB" w:rsidRDefault="00A22A73">
            <w:pPr>
              <w:spacing w:line="240" w:lineRule="auto"/>
            </w:pPr>
            <w:del w:id="297" w:author="Kerr, Wesley" w:date="2026-07-19T13:47:00Z" w16du:dateUtc="2026-07-19T17:47:00Z">
              <w:r w:rsidDel="00932BEC">
                <w:rPr>
                  <w:sz w:val="18"/>
                </w:rPr>
                <w:delText>heterogeneous menstruating-age</w:delText>
              </w:r>
            </w:del>
          </w:p>
        </w:tc>
        <w:tc>
          <w:tcPr>
            <w:tcW w:w="1291" w:type="dxa"/>
            <w:tcMar>
              <w:top w:w="80" w:type="dxa"/>
              <w:left w:w="80" w:type="dxa"/>
              <w:bottom w:w="80" w:type="dxa"/>
              <w:right w:w="80" w:type="dxa"/>
            </w:tcMar>
            <w:vAlign w:val="center"/>
            <w:tcPrChange w:id="298" w:author="Kerr, Wesley" w:date="2026-07-19T13:47:00Z" w16du:dateUtc="2026-07-19T17:47:00Z">
              <w:tcPr>
                <w:tcW w:w="1337" w:type="dxa"/>
                <w:gridSpan w:val="2"/>
                <w:tcMar>
                  <w:top w:w="80" w:type="dxa"/>
                  <w:left w:w="80" w:type="dxa"/>
                  <w:bottom w:w="80" w:type="dxa"/>
                  <w:right w:w="80" w:type="dxa"/>
                </w:tcMar>
                <w:vAlign w:val="center"/>
              </w:tcPr>
            </w:tcPrChange>
          </w:tcPr>
          <w:p w14:paraId="231140E7" w14:textId="4140ECB3" w:rsidR="00BA1FAB" w:rsidRDefault="00A22A73">
            <w:pPr>
              <w:spacing w:line="240" w:lineRule="auto"/>
            </w:pPr>
            <w:del w:id="299" w:author="Kerr, Wesley" w:date="2026-07-19T13:47:00Z" w16du:dateUtc="2026-07-19T17:47:00Z">
              <w:r w:rsidDel="00932BEC">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300" w:author="Kerr, Wesley" w:date="2026-07-19T13:47:00Z" w16du:dateUtc="2026-07-19T17:47:00Z">
              <w:tcPr>
                <w:tcW w:w="1337" w:type="dxa"/>
                <w:gridSpan w:val="2"/>
                <w:tcMar>
                  <w:top w:w="80" w:type="dxa"/>
                  <w:left w:w="80" w:type="dxa"/>
                  <w:bottom w:w="80" w:type="dxa"/>
                  <w:right w:w="80" w:type="dxa"/>
                </w:tcMar>
                <w:vAlign w:val="center"/>
              </w:tcPr>
            </w:tcPrChange>
          </w:tcPr>
          <w:p w14:paraId="67F3A7DF" w14:textId="77777777" w:rsidR="00BA1FAB" w:rsidRDefault="00A22A73">
            <w:pPr>
              <w:spacing w:line="240" w:lineRule="auto"/>
            </w:pPr>
            <w:r>
              <w:rPr>
                <w:sz w:val="18"/>
              </w:rPr>
              <w:t>Windowed Herzog C3 only</w:t>
            </w:r>
          </w:p>
        </w:tc>
        <w:tc>
          <w:tcPr>
            <w:tcW w:w="1334" w:type="dxa"/>
            <w:tcBorders>
              <w:left w:val="single" w:sz="4" w:space="0" w:color="auto"/>
            </w:tcBorders>
            <w:tcMar>
              <w:top w:w="80" w:type="dxa"/>
              <w:left w:w="80" w:type="dxa"/>
              <w:bottom w:w="80" w:type="dxa"/>
              <w:right w:w="80" w:type="dxa"/>
            </w:tcMar>
            <w:vAlign w:val="center"/>
            <w:tcPrChange w:id="301" w:author="Kerr, Wesley" w:date="2026-07-19T13:47:00Z" w16du:dateUtc="2026-07-19T17:47:00Z">
              <w:tcPr>
                <w:tcW w:w="1337" w:type="dxa"/>
                <w:gridSpan w:val="2"/>
                <w:tcMar>
                  <w:top w:w="80" w:type="dxa"/>
                  <w:left w:w="80" w:type="dxa"/>
                  <w:bottom w:w="80" w:type="dxa"/>
                  <w:right w:w="80" w:type="dxa"/>
                </w:tcMar>
                <w:vAlign w:val="center"/>
              </w:tcPr>
            </w:tcPrChange>
          </w:tcPr>
          <w:p w14:paraId="097BFA92" w14:textId="77777777" w:rsidR="00BA1FAB" w:rsidRDefault="00A22A73">
            <w:pPr>
              <w:spacing w:line="240" w:lineRule="auto"/>
            </w:pPr>
            <w:r>
              <w:rPr>
                <w:sz w:val="18"/>
              </w:rPr>
              <w:t>38,989 / 50,000</w:t>
            </w:r>
          </w:p>
        </w:tc>
        <w:tc>
          <w:tcPr>
            <w:tcW w:w="1395" w:type="dxa"/>
            <w:tcMar>
              <w:top w:w="80" w:type="dxa"/>
              <w:left w:w="80" w:type="dxa"/>
              <w:bottom w:w="80" w:type="dxa"/>
              <w:right w:w="80" w:type="dxa"/>
            </w:tcMar>
            <w:vAlign w:val="center"/>
            <w:tcPrChange w:id="302" w:author="Kerr, Wesley" w:date="2026-07-19T13:47:00Z" w16du:dateUtc="2026-07-19T17:47:00Z">
              <w:tcPr>
                <w:tcW w:w="1337" w:type="dxa"/>
                <w:tcMar>
                  <w:top w:w="80" w:type="dxa"/>
                  <w:left w:w="80" w:type="dxa"/>
                  <w:bottom w:w="80" w:type="dxa"/>
                  <w:right w:w="80" w:type="dxa"/>
                </w:tcMar>
                <w:vAlign w:val="center"/>
              </w:tcPr>
            </w:tcPrChange>
          </w:tcPr>
          <w:p w14:paraId="74485D5F" w14:textId="77777777" w:rsidR="00BA1FAB" w:rsidRDefault="00A22A73">
            <w:pPr>
              <w:spacing w:line="240" w:lineRule="auto"/>
            </w:pPr>
            <w:r>
              <w:rPr>
                <w:sz w:val="18"/>
              </w:rPr>
              <w:t>37.0% (36.5%-37.5%)</w:t>
            </w:r>
          </w:p>
        </w:tc>
        <w:tc>
          <w:tcPr>
            <w:tcW w:w="1270" w:type="dxa"/>
            <w:tcMar>
              <w:top w:w="80" w:type="dxa"/>
              <w:left w:w="80" w:type="dxa"/>
              <w:bottom w:w="80" w:type="dxa"/>
              <w:right w:w="80" w:type="dxa"/>
            </w:tcMar>
            <w:vAlign w:val="center"/>
            <w:tcPrChange w:id="303" w:author="Kerr, Wesley" w:date="2026-07-19T13:47:00Z" w16du:dateUtc="2026-07-19T17:47:00Z">
              <w:tcPr>
                <w:tcW w:w="1337" w:type="dxa"/>
                <w:gridSpan w:val="2"/>
                <w:tcMar>
                  <w:top w:w="80" w:type="dxa"/>
                  <w:left w:w="80" w:type="dxa"/>
                  <w:bottom w:w="80" w:type="dxa"/>
                  <w:right w:w="80" w:type="dxa"/>
                </w:tcMar>
                <w:vAlign w:val="center"/>
              </w:tcPr>
            </w:tcPrChange>
          </w:tcPr>
          <w:p w14:paraId="1732F768" w14:textId="77777777" w:rsidR="00BA1FAB" w:rsidRDefault="00A22A73">
            <w:pPr>
              <w:spacing w:line="240" w:lineRule="auto"/>
            </w:pPr>
            <w:r>
              <w:rPr>
                <w:sz w:val="18"/>
              </w:rPr>
              <w:t>28.8%</w:t>
            </w:r>
          </w:p>
        </w:tc>
        <w:tc>
          <w:tcPr>
            <w:tcW w:w="1292" w:type="dxa"/>
            <w:gridSpan w:val="2"/>
            <w:tcMar>
              <w:top w:w="80" w:type="dxa"/>
              <w:left w:w="80" w:type="dxa"/>
              <w:bottom w:w="80" w:type="dxa"/>
              <w:right w:w="80" w:type="dxa"/>
            </w:tcMar>
            <w:vAlign w:val="center"/>
            <w:tcPrChange w:id="304" w:author="Kerr, Wesley" w:date="2026-07-19T13:47:00Z" w16du:dateUtc="2026-07-19T17:47:00Z">
              <w:tcPr>
                <w:tcW w:w="1337" w:type="dxa"/>
                <w:gridSpan w:val="2"/>
                <w:tcMar>
                  <w:top w:w="80" w:type="dxa"/>
                  <w:left w:w="80" w:type="dxa"/>
                  <w:bottom w:w="80" w:type="dxa"/>
                  <w:right w:w="80" w:type="dxa"/>
                </w:tcMar>
                <w:vAlign w:val="center"/>
              </w:tcPr>
            </w:tcPrChange>
          </w:tcPr>
          <w:p w14:paraId="194A07DB" w14:textId="77777777" w:rsidR="00BA1FAB" w:rsidRDefault="00A22A73">
            <w:pPr>
              <w:spacing w:line="240" w:lineRule="auto"/>
            </w:pPr>
            <w:r>
              <w:rPr>
                <w:sz w:val="18"/>
              </w:rPr>
              <w:t>22.0%</w:t>
            </w:r>
          </w:p>
        </w:tc>
      </w:tr>
      <w:tr w:rsidR="00BA1FAB" w14:paraId="4555EFB9" w14:textId="77777777" w:rsidTr="00932BEC">
        <w:trPr>
          <w:cantSplit/>
          <w:jc w:val="center"/>
          <w:trPrChange w:id="305"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306" w:author="Kerr, Wesley" w:date="2026-07-19T13:47:00Z" w16du:dateUtc="2026-07-19T17:47:00Z">
              <w:tcPr>
                <w:tcW w:w="1337" w:type="dxa"/>
                <w:gridSpan w:val="2"/>
                <w:tcMar>
                  <w:top w:w="80" w:type="dxa"/>
                  <w:left w:w="80" w:type="dxa"/>
                  <w:bottom w:w="80" w:type="dxa"/>
                  <w:right w:w="80" w:type="dxa"/>
                </w:tcMar>
                <w:vAlign w:val="center"/>
              </w:tcPr>
            </w:tcPrChange>
          </w:tcPr>
          <w:p w14:paraId="7A887971" w14:textId="380F2CE5" w:rsidR="00BA1FAB" w:rsidRDefault="00A22A73">
            <w:pPr>
              <w:spacing w:line="240" w:lineRule="auto"/>
            </w:pPr>
            <w:del w:id="307" w:author="Kerr, Wesley" w:date="2026-07-19T13:47:00Z" w16du:dateUtc="2026-07-19T17:47:00Z">
              <w:r w:rsidDel="00932BEC">
                <w:rPr>
                  <w:sz w:val="18"/>
                </w:rPr>
                <w:delText>heterogeneous menstruating-age</w:delText>
              </w:r>
            </w:del>
          </w:p>
        </w:tc>
        <w:tc>
          <w:tcPr>
            <w:tcW w:w="1291" w:type="dxa"/>
            <w:tcMar>
              <w:top w:w="80" w:type="dxa"/>
              <w:left w:w="80" w:type="dxa"/>
              <w:bottom w:w="80" w:type="dxa"/>
              <w:right w:w="80" w:type="dxa"/>
            </w:tcMar>
            <w:vAlign w:val="center"/>
            <w:tcPrChange w:id="308" w:author="Kerr, Wesley" w:date="2026-07-19T13:47:00Z" w16du:dateUtc="2026-07-19T17:47:00Z">
              <w:tcPr>
                <w:tcW w:w="1337" w:type="dxa"/>
                <w:gridSpan w:val="2"/>
                <w:tcMar>
                  <w:top w:w="80" w:type="dxa"/>
                  <w:left w:w="80" w:type="dxa"/>
                  <w:bottom w:w="80" w:type="dxa"/>
                  <w:right w:w="80" w:type="dxa"/>
                </w:tcMar>
                <w:vAlign w:val="center"/>
              </w:tcPr>
            </w:tcPrChange>
          </w:tcPr>
          <w:p w14:paraId="60A7EA9F" w14:textId="6E063389" w:rsidR="00BA1FAB" w:rsidRDefault="00A22A73">
            <w:pPr>
              <w:spacing w:line="240" w:lineRule="auto"/>
            </w:pPr>
            <w:del w:id="309" w:author="Kerr, Wesley" w:date="2026-07-19T13:47:00Z" w16du:dateUtc="2026-07-19T17:47:00Z">
              <w:r w:rsidDel="00932BEC">
                <w:rPr>
                  <w:sz w:val="18"/>
                </w:rPr>
                <w:delText>36-month full diary</w:delText>
              </w:r>
            </w:del>
          </w:p>
        </w:tc>
        <w:tc>
          <w:tcPr>
            <w:tcW w:w="1547" w:type="dxa"/>
            <w:tcBorders>
              <w:right w:val="single" w:sz="4" w:space="0" w:color="auto"/>
            </w:tcBorders>
            <w:tcMar>
              <w:top w:w="80" w:type="dxa"/>
              <w:left w:w="80" w:type="dxa"/>
              <w:bottom w:w="80" w:type="dxa"/>
              <w:right w:w="80" w:type="dxa"/>
            </w:tcMar>
            <w:vAlign w:val="center"/>
            <w:tcPrChange w:id="310" w:author="Kerr, Wesley" w:date="2026-07-19T13:47:00Z" w16du:dateUtc="2026-07-19T17:47:00Z">
              <w:tcPr>
                <w:tcW w:w="1337" w:type="dxa"/>
                <w:gridSpan w:val="2"/>
                <w:tcMar>
                  <w:top w:w="80" w:type="dxa"/>
                  <w:left w:w="80" w:type="dxa"/>
                  <w:bottom w:w="80" w:type="dxa"/>
                  <w:right w:w="80" w:type="dxa"/>
                </w:tcMar>
                <w:vAlign w:val="center"/>
              </w:tcPr>
            </w:tcPrChange>
          </w:tcPr>
          <w:p w14:paraId="24E0B84B" w14:textId="77777777" w:rsidR="00BA1FAB" w:rsidRDefault="00A22A73">
            <w:pPr>
              <w:spacing w:line="240" w:lineRule="auto"/>
            </w:pPr>
            <w:r>
              <w:rPr>
                <w:sz w:val="18"/>
              </w:rPr>
              <w:t>Herzog C1/C2 plus &gt;=4 seizure-day minimum</w:t>
            </w:r>
          </w:p>
        </w:tc>
        <w:tc>
          <w:tcPr>
            <w:tcW w:w="1334" w:type="dxa"/>
            <w:tcBorders>
              <w:left w:val="single" w:sz="4" w:space="0" w:color="auto"/>
            </w:tcBorders>
            <w:tcMar>
              <w:top w:w="80" w:type="dxa"/>
              <w:left w:w="80" w:type="dxa"/>
              <w:bottom w:w="80" w:type="dxa"/>
              <w:right w:w="80" w:type="dxa"/>
            </w:tcMar>
            <w:vAlign w:val="center"/>
            <w:tcPrChange w:id="311" w:author="Kerr, Wesley" w:date="2026-07-19T13:47:00Z" w16du:dateUtc="2026-07-19T17:47:00Z">
              <w:tcPr>
                <w:tcW w:w="1337" w:type="dxa"/>
                <w:gridSpan w:val="2"/>
                <w:tcMar>
                  <w:top w:w="80" w:type="dxa"/>
                  <w:left w:w="80" w:type="dxa"/>
                  <w:bottom w:w="80" w:type="dxa"/>
                  <w:right w:w="80" w:type="dxa"/>
                </w:tcMar>
                <w:vAlign w:val="center"/>
              </w:tcPr>
            </w:tcPrChange>
          </w:tcPr>
          <w:p w14:paraId="5C0AE99D" w14:textId="77777777" w:rsidR="00BA1FAB" w:rsidRDefault="00A22A73">
            <w:pPr>
              <w:spacing w:line="240" w:lineRule="auto"/>
            </w:pPr>
            <w:r>
              <w:rPr>
                <w:sz w:val="18"/>
              </w:rPr>
              <w:t>48,333 / 50,000</w:t>
            </w:r>
          </w:p>
        </w:tc>
        <w:tc>
          <w:tcPr>
            <w:tcW w:w="1395" w:type="dxa"/>
            <w:tcMar>
              <w:top w:w="80" w:type="dxa"/>
              <w:left w:w="80" w:type="dxa"/>
              <w:bottom w:w="80" w:type="dxa"/>
              <w:right w:w="80" w:type="dxa"/>
            </w:tcMar>
            <w:vAlign w:val="center"/>
            <w:tcPrChange w:id="312" w:author="Kerr, Wesley" w:date="2026-07-19T13:47:00Z" w16du:dateUtc="2026-07-19T17:47:00Z">
              <w:tcPr>
                <w:tcW w:w="1337" w:type="dxa"/>
                <w:tcMar>
                  <w:top w:w="80" w:type="dxa"/>
                  <w:left w:w="80" w:type="dxa"/>
                  <w:bottom w:w="80" w:type="dxa"/>
                  <w:right w:w="80" w:type="dxa"/>
                </w:tcMar>
                <w:vAlign w:val="center"/>
              </w:tcPr>
            </w:tcPrChange>
          </w:tcPr>
          <w:p w14:paraId="29B11A1B" w14:textId="77777777" w:rsidR="00BA1FAB" w:rsidRDefault="00A22A73">
            <w:pPr>
              <w:spacing w:line="240" w:lineRule="auto"/>
            </w:pPr>
            <w:r>
              <w:rPr>
                <w:sz w:val="18"/>
              </w:rPr>
              <w:t>10.7% (10.5%-11.0%)</w:t>
            </w:r>
          </w:p>
        </w:tc>
        <w:tc>
          <w:tcPr>
            <w:tcW w:w="1270" w:type="dxa"/>
            <w:tcMar>
              <w:top w:w="80" w:type="dxa"/>
              <w:left w:w="80" w:type="dxa"/>
              <w:bottom w:w="80" w:type="dxa"/>
              <w:right w:w="80" w:type="dxa"/>
            </w:tcMar>
            <w:vAlign w:val="center"/>
            <w:tcPrChange w:id="313" w:author="Kerr, Wesley" w:date="2026-07-19T13:47:00Z" w16du:dateUtc="2026-07-19T17:47:00Z">
              <w:tcPr>
                <w:tcW w:w="1337" w:type="dxa"/>
                <w:gridSpan w:val="2"/>
                <w:tcMar>
                  <w:top w:w="80" w:type="dxa"/>
                  <w:left w:w="80" w:type="dxa"/>
                  <w:bottom w:w="80" w:type="dxa"/>
                  <w:right w:w="80" w:type="dxa"/>
                </w:tcMar>
                <w:vAlign w:val="center"/>
              </w:tcPr>
            </w:tcPrChange>
          </w:tcPr>
          <w:p w14:paraId="0A435122" w14:textId="77777777" w:rsidR="00BA1FAB" w:rsidRDefault="00A22A73">
            <w:pPr>
              <w:spacing w:line="240" w:lineRule="auto"/>
            </w:pPr>
            <w:r>
              <w:rPr>
                <w:sz w:val="18"/>
              </w:rPr>
              <w:t>10.4%</w:t>
            </w:r>
          </w:p>
        </w:tc>
        <w:tc>
          <w:tcPr>
            <w:tcW w:w="1292" w:type="dxa"/>
            <w:gridSpan w:val="2"/>
            <w:tcMar>
              <w:top w:w="80" w:type="dxa"/>
              <w:left w:w="80" w:type="dxa"/>
              <w:bottom w:w="80" w:type="dxa"/>
              <w:right w:w="80" w:type="dxa"/>
            </w:tcMar>
            <w:vAlign w:val="center"/>
            <w:tcPrChange w:id="314" w:author="Kerr, Wesley" w:date="2026-07-19T13:47:00Z" w16du:dateUtc="2026-07-19T17:47:00Z">
              <w:tcPr>
                <w:tcW w:w="1337" w:type="dxa"/>
                <w:gridSpan w:val="2"/>
                <w:tcMar>
                  <w:top w:w="80" w:type="dxa"/>
                  <w:left w:w="80" w:type="dxa"/>
                  <w:bottom w:w="80" w:type="dxa"/>
                  <w:right w:w="80" w:type="dxa"/>
                </w:tcMar>
                <w:vAlign w:val="center"/>
              </w:tcPr>
            </w:tcPrChange>
          </w:tcPr>
          <w:p w14:paraId="538C383A" w14:textId="77777777" w:rsidR="00BA1FAB" w:rsidRDefault="00A22A73">
            <w:pPr>
              <w:spacing w:line="240" w:lineRule="auto"/>
            </w:pPr>
            <w:r>
              <w:rPr>
                <w:sz w:val="18"/>
              </w:rPr>
              <w:t>3.3%</w:t>
            </w:r>
          </w:p>
        </w:tc>
      </w:tr>
      <w:tr w:rsidR="00BA1FAB" w14:paraId="60919076" w14:textId="77777777" w:rsidTr="00932BEC">
        <w:trPr>
          <w:cantSplit/>
          <w:jc w:val="center"/>
          <w:trPrChange w:id="315"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316" w:author="Kerr, Wesley" w:date="2026-07-19T13:47:00Z" w16du:dateUtc="2026-07-19T17:47:00Z">
              <w:tcPr>
                <w:tcW w:w="1337" w:type="dxa"/>
                <w:gridSpan w:val="2"/>
                <w:tcMar>
                  <w:top w:w="80" w:type="dxa"/>
                  <w:left w:w="80" w:type="dxa"/>
                  <w:bottom w:w="80" w:type="dxa"/>
                  <w:right w:w="80" w:type="dxa"/>
                </w:tcMar>
                <w:vAlign w:val="center"/>
              </w:tcPr>
            </w:tcPrChange>
          </w:tcPr>
          <w:p w14:paraId="0CDA6035" w14:textId="67D94BFC" w:rsidR="00BA1FAB" w:rsidRDefault="00A22A73">
            <w:pPr>
              <w:spacing w:line="240" w:lineRule="auto"/>
            </w:pPr>
            <w:del w:id="317" w:author="Kerr, Wesley" w:date="2026-07-19T13:47:00Z" w16du:dateUtc="2026-07-19T17:47:00Z">
              <w:r w:rsidDel="00932BEC">
                <w:rPr>
                  <w:sz w:val="18"/>
                </w:rPr>
                <w:delText>heterogeneous menstruating-age</w:delText>
              </w:r>
            </w:del>
          </w:p>
        </w:tc>
        <w:tc>
          <w:tcPr>
            <w:tcW w:w="1291" w:type="dxa"/>
            <w:tcBorders>
              <w:bottom w:val="single" w:sz="4" w:space="0" w:color="auto"/>
            </w:tcBorders>
            <w:tcMar>
              <w:top w:w="80" w:type="dxa"/>
              <w:left w:w="80" w:type="dxa"/>
              <w:bottom w:w="80" w:type="dxa"/>
              <w:right w:w="80" w:type="dxa"/>
            </w:tcMar>
            <w:vAlign w:val="center"/>
            <w:tcPrChange w:id="318" w:author="Kerr, Wesley" w:date="2026-07-19T13:47:00Z" w16du:dateUtc="2026-07-19T17:47:00Z">
              <w:tcPr>
                <w:tcW w:w="1337" w:type="dxa"/>
                <w:gridSpan w:val="2"/>
                <w:tcMar>
                  <w:top w:w="80" w:type="dxa"/>
                  <w:left w:w="80" w:type="dxa"/>
                  <w:bottom w:w="80" w:type="dxa"/>
                  <w:right w:w="80" w:type="dxa"/>
                </w:tcMar>
                <w:vAlign w:val="center"/>
              </w:tcPr>
            </w:tcPrChange>
          </w:tcPr>
          <w:p w14:paraId="30A9761F" w14:textId="5D11021B" w:rsidR="00BA1FAB" w:rsidRDefault="00A22A73">
            <w:pPr>
              <w:spacing w:line="240" w:lineRule="auto"/>
            </w:pPr>
            <w:del w:id="319" w:author="Kerr, Wesley" w:date="2026-07-19T13:47:00Z" w16du:dateUtc="2026-07-19T17:47:00Z">
              <w:r w:rsidDel="00932BEC">
                <w:rPr>
                  <w:sz w:val="18"/>
                </w:rPr>
                <w:delText>36-month full diary</w:delText>
              </w:r>
            </w:del>
          </w:p>
        </w:tc>
        <w:tc>
          <w:tcPr>
            <w:tcW w:w="1547" w:type="dxa"/>
            <w:tcBorders>
              <w:bottom w:val="single" w:sz="4" w:space="0" w:color="auto"/>
              <w:right w:val="single" w:sz="4" w:space="0" w:color="auto"/>
            </w:tcBorders>
            <w:tcMar>
              <w:top w:w="80" w:type="dxa"/>
              <w:left w:w="80" w:type="dxa"/>
              <w:bottom w:w="80" w:type="dxa"/>
              <w:right w:w="80" w:type="dxa"/>
            </w:tcMar>
            <w:vAlign w:val="center"/>
            <w:tcPrChange w:id="320" w:author="Kerr, Wesley" w:date="2026-07-19T13:47:00Z" w16du:dateUtc="2026-07-19T17:47:00Z">
              <w:tcPr>
                <w:tcW w:w="1337" w:type="dxa"/>
                <w:gridSpan w:val="2"/>
                <w:tcMar>
                  <w:top w:w="80" w:type="dxa"/>
                  <w:left w:w="80" w:type="dxa"/>
                  <w:bottom w:w="80" w:type="dxa"/>
                  <w:right w:w="80" w:type="dxa"/>
                </w:tcMar>
                <w:vAlign w:val="center"/>
              </w:tcPr>
            </w:tcPrChange>
          </w:tcPr>
          <w:p w14:paraId="702544D2" w14:textId="77777777" w:rsidR="00BA1FAB" w:rsidRDefault="00A22A73">
            <w:pPr>
              <w:spacing w:line="240" w:lineRule="auto"/>
            </w:pPr>
            <w:r>
              <w:rPr>
                <w:sz w:val="18"/>
              </w:rPr>
              <w:t>Negative-binomial regression C1/C2</w:t>
            </w:r>
          </w:p>
        </w:tc>
        <w:tc>
          <w:tcPr>
            <w:tcW w:w="1334" w:type="dxa"/>
            <w:tcBorders>
              <w:left w:val="single" w:sz="4" w:space="0" w:color="auto"/>
              <w:bottom w:val="single" w:sz="4" w:space="0" w:color="auto"/>
            </w:tcBorders>
            <w:tcMar>
              <w:top w:w="80" w:type="dxa"/>
              <w:left w:w="80" w:type="dxa"/>
              <w:bottom w:w="80" w:type="dxa"/>
              <w:right w:w="80" w:type="dxa"/>
            </w:tcMar>
            <w:vAlign w:val="center"/>
            <w:tcPrChange w:id="321" w:author="Kerr, Wesley" w:date="2026-07-19T13:47:00Z" w16du:dateUtc="2026-07-19T17:47:00Z">
              <w:tcPr>
                <w:tcW w:w="1337" w:type="dxa"/>
                <w:gridSpan w:val="2"/>
                <w:tcMar>
                  <w:top w:w="80" w:type="dxa"/>
                  <w:left w:w="80" w:type="dxa"/>
                  <w:bottom w:w="80" w:type="dxa"/>
                  <w:right w:w="80" w:type="dxa"/>
                </w:tcMar>
                <w:vAlign w:val="center"/>
              </w:tcPr>
            </w:tcPrChange>
          </w:tcPr>
          <w:p w14:paraId="60CE2A04" w14:textId="77777777" w:rsidR="00BA1FAB" w:rsidRDefault="00A22A73">
            <w:pPr>
              <w:spacing w:line="240" w:lineRule="auto"/>
            </w:pPr>
            <w:r>
              <w:rPr>
                <w:sz w:val="18"/>
              </w:rPr>
              <w:t>48,333 / 50,000</w:t>
            </w:r>
          </w:p>
        </w:tc>
        <w:tc>
          <w:tcPr>
            <w:tcW w:w="1395" w:type="dxa"/>
            <w:tcBorders>
              <w:bottom w:val="single" w:sz="4" w:space="0" w:color="auto"/>
            </w:tcBorders>
            <w:tcMar>
              <w:top w:w="80" w:type="dxa"/>
              <w:left w:w="80" w:type="dxa"/>
              <w:bottom w:w="80" w:type="dxa"/>
              <w:right w:w="80" w:type="dxa"/>
            </w:tcMar>
            <w:vAlign w:val="center"/>
            <w:tcPrChange w:id="322" w:author="Kerr, Wesley" w:date="2026-07-19T13:47:00Z" w16du:dateUtc="2026-07-19T17:47:00Z">
              <w:tcPr>
                <w:tcW w:w="1337" w:type="dxa"/>
                <w:tcMar>
                  <w:top w:w="80" w:type="dxa"/>
                  <w:left w:w="80" w:type="dxa"/>
                  <w:bottom w:w="80" w:type="dxa"/>
                  <w:right w:w="80" w:type="dxa"/>
                </w:tcMar>
                <w:vAlign w:val="center"/>
              </w:tcPr>
            </w:tcPrChange>
          </w:tcPr>
          <w:p w14:paraId="602ED3B6" w14:textId="77777777" w:rsidR="00BA1FAB" w:rsidRDefault="00A22A73">
            <w:pPr>
              <w:spacing w:line="240" w:lineRule="auto"/>
            </w:pPr>
            <w:r>
              <w:rPr>
                <w:sz w:val="18"/>
              </w:rPr>
              <w:t>4.2% (4.0%-4.4%)</w:t>
            </w:r>
          </w:p>
        </w:tc>
        <w:tc>
          <w:tcPr>
            <w:tcW w:w="1270" w:type="dxa"/>
            <w:tcBorders>
              <w:bottom w:val="single" w:sz="4" w:space="0" w:color="auto"/>
            </w:tcBorders>
            <w:tcMar>
              <w:top w:w="80" w:type="dxa"/>
              <w:left w:w="80" w:type="dxa"/>
              <w:bottom w:w="80" w:type="dxa"/>
              <w:right w:w="80" w:type="dxa"/>
            </w:tcMar>
            <w:vAlign w:val="center"/>
            <w:tcPrChange w:id="323" w:author="Kerr, Wesley" w:date="2026-07-19T13:47:00Z" w16du:dateUtc="2026-07-19T17:47:00Z">
              <w:tcPr>
                <w:tcW w:w="1337" w:type="dxa"/>
                <w:gridSpan w:val="2"/>
                <w:tcMar>
                  <w:top w:w="80" w:type="dxa"/>
                  <w:left w:w="80" w:type="dxa"/>
                  <w:bottom w:w="80" w:type="dxa"/>
                  <w:right w:w="80" w:type="dxa"/>
                </w:tcMar>
                <w:vAlign w:val="center"/>
              </w:tcPr>
            </w:tcPrChange>
          </w:tcPr>
          <w:p w14:paraId="7F7CDB68" w14:textId="77777777" w:rsidR="00BA1FAB" w:rsidRDefault="00A22A73">
            <w:pPr>
              <w:spacing w:line="240" w:lineRule="auto"/>
            </w:pPr>
            <w:r>
              <w:rPr>
                <w:sz w:val="18"/>
              </w:rPr>
              <w:t>4.1%</w:t>
            </w:r>
          </w:p>
        </w:tc>
        <w:tc>
          <w:tcPr>
            <w:tcW w:w="1292" w:type="dxa"/>
            <w:gridSpan w:val="2"/>
            <w:tcBorders>
              <w:bottom w:val="single" w:sz="4" w:space="0" w:color="auto"/>
            </w:tcBorders>
            <w:tcMar>
              <w:top w:w="80" w:type="dxa"/>
              <w:left w:w="80" w:type="dxa"/>
              <w:bottom w:w="80" w:type="dxa"/>
              <w:right w:w="80" w:type="dxa"/>
            </w:tcMar>
            <w:vAlign w:val="center"/>
            <w:tcPrChange w:id="324" w:author="Kerr, Wesley" w:date="2026-07-19T13:47:00Z" w16du:dateUtc="2026-07-19T17:47:00Z">
              <w:tcPr>
                <w:tcW w:w="1337" w:type="dxa"/>
                <w:gridSpan w:val="2"/>
                <w:tcMar>
                  <w:top w:w="80" w:type="dxa"/>
                  <w:left w:w="80" w:type="dxa"/>
                  <w:bottom w:w="80" w:type="dxa"/>
                  <w:right w:w="80" w:type="dxa"/>
                </w:tcMar>
                <w:vAlign w:val="center"/>
              </w:tcPr>
            </w:tcPrChange>
          </w:tcPr>
          <w:p w14:paraId="73FA335E" w14:textId="77777777" w:rsidR="00BA1FAB" w:rsidRDefault="00A22A73">
            <w:pPr>
              <w:spacing w:line="240" w:lineRule="auto"/>
            </w:pPr>
            <w:r>
              <w:rPr>
                <w:sz w:val="18"/>
              </w:rPr>
              <w:t>3.3%</w:t>
            </w:r>
          </w:p>
        </w:tc>
      </w:tr>
      <w:tr w:rsidR="00BA1FAB" w14:paraId="0D51F1CD" w14:textId="77777777" w:rsidTr="00932BEC">
        <w:trPr>
          <w:cantSplit/>
          <w:jc w:val="center"/>
          <w:trPrChange w:id="325"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326" w:author="Kerr, Wesley" w:date="2026-07-19T13:47:00Z" w16du:dateUtc="2026-07-19T17:47:00Z">
              <w:tcPr>
                <w:tcW w:w="1337" w:type="dxa"/>
                <w:gridSpan w:val="2"/>
                <w:tcMar>
                  <w:top w:w="80" w:type="dxa"/>
                  <w:left w:w="80" w:type="dxa"/>
                  <w:bottom w:w="80" w:type="dxa"/>
                  <w:right w:w="80" w:type="dxa"/>
                </w:tcMar>
                <w:vAlign w:val="center"/>
              </w:tcPr>
            </w:tcPrChange>
          </w:tcPr>
          <w:p w14:paraId="4B5FEDB0" w14:textId="44005F98" w:rsidR="00BA1FAB" w:rsidRDefault="00A22A73">
            <w:pPr>
              <w:spacing w:line="240" w:lineRule="auto"/>
            </w:pPr>
            <w:del w:id="327" w:author="Kerr, Wesley" w:date="2026-07-19T13:47:00Z" w16du:dateUtc="2026-07-19T17:47:00Z">
              <w:r w:rsidDel="00932BEC">
                <w:rPr>
                  <w:sz w:val="18"/>
                </w:rPr>
                <w:delText>heterogeneous menstruating-age</w:delText>
              </w:r>
            </w:del>
          </w:p>
        </w:tc>
        <w:tc>
          <w:tcPr>
            <w:tcW w:w="1291" w:type="dxa"/>
            <w:tcBorders>
              <w:top w:val="single" w:sz="4" w:space="0" w:color="auto"/>
              <w:bottom w:val="single" w:sz="4" w:space="0" w:color="auto"/>
            </w:tcBorders>
            <w:tcMar>
              <w:top w:w="80" w:type="dxa"/>
              <w:left w:w="80" w:type="dxa"/>
              <w:bottom w:w="80" w:type="dxa"/>
              <w:right w:w="80" w:type="dxa"/>
            </w:tcMar>
            <w:vAlign w:val="center"/>
            <w:tcPrChange w:id="328" w:author="Kerr, Wesley" w:date="2026-07-19T13:47:00Z" w16du:dateUtc="2026-07-19T17:47:00Z">
              <w:tcPr>
                <w:tcW w:w="1337" w:type="dxa"/>
                <w:gridSpan w:val="2"/>
                <w:tcMar>
                  <w:top w:w="80" w:type="dxa"/>
                  <w:left w:w="80" w:type="dxa"/>
                  <w:bottom w:w="80" w:type="dxa"/>
                  <w:right w:w="80" w:type="dxa"/>
                </w:tcMar>
                <w:vAlign w:val="center"/>
              </w:tcPr>
            </w:tcPrChange>
          </w:tcPr>
          <w:p w14:paraId="3A2E4537" w14:textId="77777777" w:rsidR="00BA1FAB" w:rsidRDefault="00A22A73">
            <w:pPr>
              <w:spacing w:line="240" w:lineRule="auto"/>
            </w:pPr>
            <w:r>
              <w:rPr>
                <w:sz w:val="18"/>
              </w:rPr>
              <w:t>3-month calendar window</w:t>
            </w:r>
          </w:p>
        </w:tc>
        <w:tc>
          <w:tcPr>
            <w:tcW w:w="1547" w:type="dxa"/>
            <w:tcBorders>
              <w:top w:val="single" w:sz="4" w:space="0" w:color="auto"/>
              <w:bottom w:val="single" w:sz="4" w:space="0" w:color="auto"/>
              <w:right w:val="single" w:sz="4" w:space="0" w:color="auto"/>
            </w:tcBorders>
            <w:tcMar>
              <w:top w:w="80" w:type="dxa"/>
              <w:left w:w="80" w:type="dxa"/>
              <w:bottom w:w="80" w:type="dxa"/>
              <w:right w:w="80" w:type="dxa"/>
            </w:tcMar>
            <w:vAlign w:val="center"/>
            <w:tcPrChange w:id="329" w:author="Kerr, Wesley" w:date="2026-07-19T13:47:00Z" w16du:dateUtc="2026-07-19T17:47:00Z">
              <w:tcPr>
                <w:tcW w:w="1337" w:type="dxa"/>
                <w:gridSpan w:val="2"/>
                <w:tcMar>
                  <w:top w:w="80" w:type="dxa"/>
                  <w:left w:w="80" w:type="dxa"/>
                  <w:bottom w:w="80" w:type="dxa"/>
                  <w:right w:w="80" w:type="dxa"/>
                </w:tcMar>
                <w:vAlign w:val="center"/>
              </w:tcPr>
            </w:tcPrChange>
          </w:tcPr>
          <w:p w14:paraId="1C222560" w14:textId="77777777" w:rsidR="00BA1FAB" w:rsidRDefault="00A22A73">
            <w:pPr>
              <w:spacing w:line="240" w:lineRule="auto"/>
            </w:pPr>
            <w:r>
              <w:rPr>
                <w:sz w:val="18"/>
              </w:rPr>
              <w:t>Windowed Herzog thresholds</w:t>
            </w:r>
          </w:p>
        </w:tc>
        <w:tc>
          <w:tcPr>
            <w:tcW w:w="1334" w:type="dxa"/>
            <w:tcBorders>
              <w:top w:val="single" w:sz="4" w:space="0" w:color="auto"/>
              <w:left w:val="single" w:sz="4" w:space="0" w:color="auto"/>
              <w:bottom w:val="single" w:sz="4" w:space="0" w:color="auto"/>
            </w:tcBorders>
            <w:tcMar>
              <w:top w:w="80" w:type="dxa"/>
              <w:left w:w="80" w:type="dxa"/>
              <w:bottom w:w="80" w:type="dxa"/>
              <w:right w:w="80" w:type="dxa"/>
            </w:tcMar>
            <w:vAlign w:val="center"/>
            <w:tcPrChange w:id="330" w:author="Kerr, Wesley" w:date="2026-07-19T13:47:00Z" w16du:dateUtc="2026-07-19T17:47:00Z">
              <w:tcPr>
                <w:tcW w:w="1337" w:type="dxa"/>
                <w:gridSpan w:val="2"/>
                <w:tcMar>
                  <w:top w:w="80" w:type="dxa"/>
                  <w:left w:w="80" w:type="dxa"/>
                  <w:bottom w:w="80" w:type="dxa"/>
                  <w:right w:w="80" w:type="dxa"/>
                </w:tcMar>
                <w:vAlign w:val="center"/>
              </w:tcPr>
            </w:tcPrChange>
          </w:tcPr>
          <w:p w14:paraId="650097E8" w14:textId="77777777" w:rsidR="00BA1FAB" w:rsidRDefault="00A22A73">
            <w:pPr>
              <w:spacing w:line="240" w:lineRule="auto"/>
            </w:pPr>
            <w:r>
              <w:rPr>
                <w:sz w:val="18"/>
              </w:rPr>
              <w:t>45,297 / 50,000</w:t>
            </w:r>
          </w:p>
        </w:tc>
        <w:tc>
          <w:tcPr>
            <w:tcW w:w="1395" w:type="dxa"/>
            <w:tcBorders>
              <w:top w:val="single" w:sz="4" w:space="0" w:color="auto"/>
              <w:bottom w:val="single" w:sz="4" w:space="0" w:color="auto"/>
            </w:tcBorders>
            <w:tcMar>
              <w:top w:w="80" w:type="dxa"/>
              <w:left w:w="80" w:type="dxa"/>
              <w:bottom w:w="80" w:type="dxa"/>
              <w:right w:w="80" w:type="dxa"/>
            </w:tcMar>
            <w:vAlign w:val="center"/>
            <w:tcPrChange w:id="331" w:author="Kerr, Wesley" w:date="2026-07-19T13:47:00Z" w16du:dateUtc="2026-07-19T17:47:00Z">
              <w:tcPr>
                <w:tcW w:w="1337" w:type="dxa"/>
                <w:tcMar>
                  <w:top w:w="80" w:type="dxa"/>
                  <w:left w:w="80" w:type="dxa"/>
                  <w:bottom w:w="80" w:type="dxa"/>
                  <w:right w:w="80" w:type="dxa"/>
                </w:tcMar>
                <w:vAlign w:val="center"/>
              </w:tcPr>
            </w:tcPrChange>
          </w:tcPr>
          <w:p w14:paraId="62D09CC9" w14:textId="77777777" w:rsidR="00BA1FAB" w:rsidRDefault="00A22A73">
            <w:pPr>
              <w:spacing w:line="240" w:lineRule="auto"/>
            </w:pPr>
            <w:r>
              <w:rPr>
                <w:sz w:val="18"/>
              </w:rPr>
              <w:t>51.2% (50.7%-51.6%)</w:t>
            </w:r>
          </w:p>
        </w:tc>
        <w:tc>
          <w:tcPr>
            <w:tcW w:w="1270" w:type="dxa"/>
            <w:tcBorders>
              <w:top w:val="single" w:sz="4" w:space="0" w:color="auto"/>
              <w:bottom w:val="single" w:sz="4" w:space="0" w:color="auto"/>
            </w:tcBorders>
            <w:tcMar>
              <w:top w:w="80" w:type="dxa"/>
              <w:left w:w="80" w:type="dxa"/>
              <w:bottom w:w="80" w:type="dxa"/>
              <w:right w:w="80" w:type="dxa"/>
            </w:tcMar>
            <w:vAlign w:val="center"/>
            <w:tcPrChange w:id="332" w:author="Kerr, Wesley" w:date="2026-07-19T13:47:00Z" w16du:dateUtc="2026-07-19T17:47:00Z">
              <w:tcPr>
                <w:tcW w:w="1337" w:type="dxa"/>
                <w:gridSpan w:val="2"/>
                <w:tcMar>
                  <w:top w:w="80" w:type="dxa"/>
                  <w:left w:w="80" w:type="dxa"/>
                  <w:bottom w:w="80" w:type="dxa"/>
                  <w:right w:w="80" w:type="dxa"/>
                </w:tcMar>
                <w:vAlign w:val="center"/>
              </w:tcPr>
            </w:tcPrChange>
          </w:tcPr>
          <w:p w14:paraId="781BAE5F" w14:textId="77777777" w:rsidR="00BA1FAB" w:rsidRDefault="00A22A73">
            <w:pPr>
              <w:spacing w:line="240" w:lineRule="auto"/>
            </w:pPr>
            <w:r>
              <w:rPr>
                <w:sz w:val="18"/>
              </w:rPr>
              <w:t>46.4%</w:t>
            </w:r>
          </w:p>
        </w:tc>
        <w:tc>
          <w:tcPr>
            <w:tcW w:w="1292" w:type="dxa"/>
            <w:gridSpan w:val="2"/>
            <w:tcBorders>
              <w:top w:val="single" w:sz="4" w:space="0" w:color="auto"/>
              <w:bottom w:val="single" w:sz="4" w:space="0" w:color="auto"/>
            </w:tcBorders>
            <w:tcMar>
              <w:top w:w="80" w:type="dxa"/>
              <w:left w:w="80" w:type="dxa"/>
              <w:bottom w:w="80" w:type="dxa"/>
              <w:right w:w="80" w:type="dxa"/>
            </w:tcMar>
            <w:vAlign w:val="center"/>
            <w:tcPrChange w:id="333" w:author="Kerr, Wesley" w:date="2026-07-19T13:47:00Z" w16du:dateUtc="2026-07-19T17:47:00Z">
              <w:tcPr>
                <w:tcW w:w="1337" w:type="dxa"/>
                <w:gridSpan w:val="2"/>
                <w:tcMar>
                  <w:top w:w="80" w:type="dxa"/>
                  <w:left w:w="80" w:type="dxa"/>
                  <w:bottom w:w="80" w:type="dxa"/>
                  <w:right w:w="80" w:type="dxa"/>
                </w:tcMar>
                <w:vAlign w:val="center"/>
              </w:tcPr>
            </w:tcPrChange>
          </w:tcPr>
          <w:p w14:paraId="58FD6D2B" w14:textId="77777777" w:rsidR="00BA1FAB" w:rsidRDefault="00A22A73">
            <w:pPr>
              <w:spacing w:line="240" w:lineRule="auto"/>
            </w:pPr>
            <w:r>
              <w:rPr>
                <w:sz w:val="18"/>
              </w:rPr>
              <w:t>9.4%</w:t>
            </w:r>
          </w:p>
        </w:tc>
      </w:tr>
      <w:tr w:rsidR="00BA1FAB" w14:paraId="0EEFAA86" w14:textId="77777777" w:rsidTr="00932BEC">
        <w:trPr>
          <w:cantSplit/>
          <w:jc w:val="center"/>
          <w:trPrChange w:id="334" w:author="Kerr, Wesley" w:date="2026-07-19T13:47:00Z" w16du:dateUtc="2026-07-19T17:47:00Z">
            <w:trPr>
              <w:gridBefore w:val="1"/>
              <w:cantSplit/>
              <w:jc w:val="center"/>
            </w:trPr>
          </w:trPrChange>
        </w:trPr>
        <w:tc>
          <w:tcPr>
            <w:tcW w:w="1391" w:type="dxa"/>
            <w:tcMar>
              <w:top w:w="80" w:type="dxa"/>
              <w:left w:w="80" w:type="dxa"/>
              <w:bottom w:w="80" w:type="dxa"/>
              <w:right w:w="80" w:type="dxa"/>
            </w:tcMar>
            <w:vAlign w:val="center"/>
            <w:tcPrChange w:id="335" w:author="Kerr, Wesley" w:date="2026-07-19T13:47:00Z" w16du:dateUtc="2026-07-19T17:47:00Z">
              <w:tcPr>
                <w:tcW w:w="1337" w:type="dxa"/>
                <w:gridSpan w:val="2"/>
                <w:tcMar>
                  <w:top w:w="80" w:type="dxa"/>
                  <w:left w:w="80" w:type="dxa"/>
                  <w:bottom w:w="80" w:type="dxa"/>
                  <w:right w:w="80" w:type="dxa"/>
                </w:tcMar>
                <w:vAlign w:val="center"/>
              </w:tcPr>
            </w:tcPrChange>
          </w:tcPr>
          <w:p w14:paraId="1BB5FD86" w14:textId="023EF82E" w:rsidR="00BA1FAB" w:rsidRDefault="00A22A73">
            <w:pPr>
              <w:spacing w:line="240" w:lineRule="auto"/>
            </w:pPr>
            <w:del w:id="336" w:author="Kerr, Wesley" w:date="2026-07-19T13:47:00Z" w16du:dateUtc="2026-07-19T17:47:00Z">
              <w:r w:rsidDel="00932BEC">
                <w:rPr>
                  <w:sz w:val="18"/>
                </w:rPr>
                <w:delText>heterogeneous menstruating-age</w:delText>
              </w:r>
            </w:del>
          </w:p>
        </w:tc>
        <w:tc>
          <w:tcPr>
            <w:tcW w:w="1291" w:type="dxa"/>
            <w:tcBorders>
              <w:top w:val="single" w:sz="4" w:space="0" w:color="auto"/>
            </w:tcBorders>
            <w:tcMar>
              <w:top w:w="80" w:type="dxa"/>
              <w:left w:w="80" w:type="dxa"/>
              <w:bottom w:w="80" w:type="dxa"/>
              <w:right w:w="80" w:type="dxa"/>
            </w:tcMar>
            <w:vAlign w:val="center"/>
            <w:tcPrChange w:id="337" w:author="Kerr, Wesley" w:date="2026-07-19T13:47:00Z" w16du:dateUtc="2026-07-19T17:47:00Z">
              <w:tcPr>
                <w:tcW w:w="1337" w:type="dxa"/>
                <w:gridSpan w:val="2"/>
                <w:tcMar>
                  <w:top w:w="80" w:type="dxa"/>
                  <w:left w:w="80" w:type="dxa"/>
                  <w:bottom w:w="80" w:type="dxa"/>
                  <w:right w:w="80" w:type="dxa"/>
                </w:tcMar>
                <w:vAlign w:val="center"/>
              </w:tcPr>
            </w:tcPrChange>
          </w:tcPr>
          <w:p w14:paraId="2FCBAC10" w14:textId="77777777" w:rsidR="00BA1FAB" w:rsidRDefault="00A22A73">
            <w:pPr>
              <w:spacing w:line="240" w:lineRule="auto"/>
            </w:pPr>
            <w:r>
              <w:rPr>
                <w:sz w:val="18"/>
              </w:rPr>
              <w:t>3 complete cycles</w:t>
            </w:r>
          </w:p>
        </w:tc>
        <w:tc>
          <w:tcPr>
            <w:tcW w:w="1547" w:type="dxa"/>
            <w:tcBorders>
              <w:top w:val="single" w:sz="4" w:space="0" w:color="auto"/>
              <w:right w:val="single" w:sz="4" w:space="0" w:color="auto"/>
            </w:tcBorders>
            <w:tcMar>
              <w:top w:w="80" w:type="dxa"/>
              <w:left w:w="80" w:type="dxa"/>
              <w:bottom w:w="80" w:type="dxa"/>
              <w:right w:w="80" w:type="dxa"/>
            </w:tcMar>
            <w:vAlign w:val="center"/>
            <w:tcPrChange w:id="338" w:author="Kerr, Wesley" w:date="2026-07-19T13:47:00Z" w16du:dateUtc="2026-07-19T17:47:00Z">
              <w:tcPr>
                <w:tcW w:w="1337" w:type="dxa"/>
                <w:gridSpan w:val="2"/>
                <w:tcMar>
                  <w:top w:w="80" w:type="dxa"/>
                  <w:left w:w="80" w:type="dxa"/>
                  <w:bottom w:w="80" w:type="dxa"/>
                  <w:right w:w="80" w:type="dxa"/>
                </w:tcMar>
                <w:vAlign w:val="center"/>
              </w:tcPr>
            </w:tcPrChange>
          </w:tcPr>
          <w:p w14:paraId="3394A600" w14:textId="77777777" w:rsidR="00BA1FAB" w:rsidRDefault="00A22A73">
            <w:pPr>
              <w:spacing w:line="240" w:lineRule="auto"/>
            </w:pPr>
            <w:r>
              <w:rPr>
                <w:sz w:val="18"/>
              </w:rPr>
              <w:t>Exact Herzog 2004, any pattern</w:t>
            </w:r>
          </w:p>
        </w:tc>
        <w:tc>
          <w:tcPr>
            <w:tcW w:w="1334" w:type="dxa"/>
            <w:tcBorders>
              <w:top w:val="single" w:sz="4" w:space="0" w:color="auto"/>
              <w:left w:val="single" w:sz="4" w:space="0" w:color="auto"/>
            </w:tcBorders>
            <w:tcMar>
              <w:top w:w="80" w:type="dxa"/>
              <w:left w:w="80" w:type="dxa"/>
              <w:bottom w:w="80" w:type="dxa"/>
              <w:right w:w="80" w:type="dxa"/>
            </w:tcMar>
            <w:vAlign w:val="center"/>
            <w:tcPrChange w:id="339" w:author="Kerr, Wesley" w:date="2026-07-19T13:47:00Z" w16du:dateUtc="2026-07-19T17:47:00Z">
              <w:tcPr>
                <w:tcW w:w="1337" w:type="dxa"/>
                <w:gridSpan w:val="2"/>
                <w:tcMar>
                  <w:top w:w="80" w:type="dxa"/>
                  <w:left w:w="80" w:type="dxa"/>
                  <w:bottom w:w="80" w:type="dxa"/>
                  <w:right w:w="80" w:type="dxa"/>
                </w:tcMar>
                <w:vAlign w:val="center"/>
              </w:tcPr>
            </w:tcPrChange>
          </w:tcPr>
          <w:p w14:paraId="68B10CB6" w14:textId="77777777" w:rsidR="00BA1FAB" w:rsidRDefault="00A22A73">
            <w:pPr>
              <w:spacing w:line="240" w:lineRule="auto"/>
            </w:pPr>
            <w:r>
              <w:rPr>
                <w:sz w:val="18"/>
              </w:rPr>
              <w:t>16,757 / 50,000</w:t>
            </w:r>
          </w:p>
        </w:tc>
        <w:tc>
          <w:tcPr>
            <w:tcW w:w="1395" w:type="dxa"/>
            <w:tcBorders>
              <w:top w:val="single" w:sz="4" w:space="0" w:color="auto"/>
            </w:tcBorders>
            <w:tcMar>
              <w:top w:w="80" w:type="dxa"/>
              <w:left w:w="80" w:type="dxa"/>
              <w:bottom w:w="80" w:type="dxa"/>
              <w:right w:w="80" w:type="dxa"/>
            </w:tcMar>
            <w:vAlign w:val="center"/>
            <w:tcPrChange w:id="340" w:author="Kerr, Wesley" w:date="2026-07-19T13:47:00Z" w16du:dateUtc="2026-07-19T17:47:00Z">
              <w:tcPr>
                <w:tcW w:w="1337" w:type="dxa"/>
                <w:tcMar>
                  <w:top w:w="80" w:type="dxa"/>
                  <w:left w:w="80" w:type="dxa"/>
                  <w:bottom w:w="80" w:type="dxa"/>
                  <w:right w:w="80" w:type="dxa"/>
                </w:tcMar>
                <w:vAlign w:val="center"/>
              </w:tcPr>
            </w:tcPrChange>
          </w:tcPr>
          <w:p w14:paraId="6B41A397" w14:textId="77777777" w:rsidR="00BA1FAB" w:rsidRDefault="00A22A73">
            <w:pPr>
              <w:spacing w:line="240" w:lineRule="auto"/>
            </w:pPr>
            <w:r>
              <w:rPr>
                <w:sz w:val="18"/>
              </w:rPr>
              <w:t>51.2% (50.4%-51.9%)</w:t>
            </w:r>
          </w:p>
        </w:tc>
        <w:tc>
          <w:tcPr>
            <w:tcW w:w="1270" w:type="dxa"/>
            <w:tcBorders>
              <w:top w:val="single" w:sz="4" w:space="0" w:color="auto"/>
            </w:tcBorders>
            <w:tcMar>
              <w:top w:w="80" w:type="dxa"/>
              <w:left w:w="80" w:type="dxa"/>
              <w:bottom w:w="80" w:type="dxa"/>
              <w:right w:w="80" w:type="dxa"/>
            </w:tcMar>
            <w:vAlign w:val="center"/>
            <w:tcPrChange w:id="341" w:author="Kerr, Wesley" w:date="2026-07-19T13:47:00Z" w16du:dateUtc="2026-07-19T17:47:00Z">
              <w:tcPr>
                <w:tcW w:w="1337" w:type="dxa"/>
                <w:gridSpan w:val="2"/>
                <w:tcMar>
                  <w:top w:w="80" w:type="dxa"/>
                  <w:left w:w="80" w:type="dxa"/>
                  <w:bottom w:w="80" w:type="dxa"/>
                  <w:right w:w="80" w:type="dxa"/>
                </w:tcMar>
                <w:vAlign w:val="center"/>
              </w:tcPr>
            </w:tcPrChange>
          </w:tcPr>
          <w:p w14:paraId="502DD343" w14:textId="77777777" w:rsidR="00BA1FAB" w:rsidRDefault="00A22A73">
            <w:pPr>
              <w:spacing w:line="240" w:lineRule="auto"/>
            </w:pPr>
            <w:r>
              <w:rPr>
                <w:sz w:val="18"/>
              </w:rPr>
              <w:t>17.2%</w:t>
            </w:r>
          </w:p>
        </w:tc>
        <w:tc>
          <w:tcPr>
            <w:tcW w:w="1292" w:type="dxa"/>
            <w:gridSpan w:val="2"/>
            <w:tcBorders>
              <w:top w:val="single" w:sz="4" w:space="0" w:color="auto"/>
            </w:tcBorders>
            <w:tcMar>
              <w:top w:w="80" w:type="dxa"/>
              <w:left w:w="80" w:type="dxa"/>
              <w:bottom w:w="80" w:type="dxa"/>
              <w:right w:w="80" w:type="dxa"/>
            </w:tcMar>
            <w:vAlign w:val="center"/>
            <w:tcPrChange w:id="342" w:author="Kerr, Wesley" w:date="2026-07-19T13:47:00Z" w16du:dateUtc="2026-07-19T17:47:00Z">
              <w:tcPr>
                <w:tcW w:w="1337" w:type="dxa"/>
                <w:gridSpan w:val="2"/>
                <w:tcMar>
                  <w:top w:w="80" w:type="dxa"/>
                  <w:left w:w="80" w:type="dxa"/>
                  <w:bottom w:w="80" w:type="dxa"/>
                  <w:right w:w="80" w:type="dxa"/>
                </w:tcMar>
                <w:vAlign w:val="center"/>
              </w:tcPr>
            </w:tcPrChange>
          </w:tcPr>
          <w:p w14:paraId="090E917A" w14:textId="77777777" w:rsidR="00BA1FAB" w:rsidRDefault="00A22A73">
            <w:pPr>
              <w:spacing w:line="240" w:lineRule="auto"/>
            </w:pPr>
            <w:r>
              <w:rPr>
                <w:sz w:val="18"/>
              </w:rPr>
              <w:t>66.5%</w:t>
            </w:r>
          </w:p>
        </w:tc>
      </w:tr>
    </w:tbl>
    <w:p w14:paraId="1B6D88CF" w14:textId="77777777" w:rsidR="00BA1FAB" w:rsidRDefault="00BA1FAB"/>
    <w:p w14:paraId="54263488" w14:textId="77777777" w:rsidR="00BA1FAB" w:rsidRDefault="00A22A73">
      <w:r>
        <w:lastRenderedPageBreak/>
        <w:t>All rows use strict Herzog phase labeling. Rows with fewer than 1,</w:t>
      </w:r>
      <w:commentRangeStart w:id="343"/>
      <w:r>
        <w:t>000</w:t>
      </w:r>
      <w:commentRangeEnd w:id="343"/>
      <w:r w:rsidR="006A3065">
        <w:rPr>
          <w:rStyle w:val="CommentReference"/>
          <w:sz w:val="24"/>
          <w:szCs w:val="22"/>
        </w:rPr>
        <w:commentReference w:id="343"/>
      </w:r>
      <w:r>
        <w:t xml:space="preserve"> classifiable windows are flagged in the analysis outputs and not interpreted.</w:t>
      </w:r>
    </w:p>
    <w:p w14:paraId="58BA1C3F" w14:textId="13B185A4" w:rsidR="00BA1FAB" w:rsidRDefault="006A3065">
      <w:pPr>
        <w:spacing w:after="200" w:line="276" w:lineRule="auto"/>
        <w:pPrChange w:id="344" w:author="Kerr, Wesley" w:date="2026-07-19T13:55:00Z" w16du:dateUtc="2026-07-19T17:55:00Z">
          <w:pPr/>
        </w:pPrChange>
      </w:pPr>
      <w:ins w:id="345" w:author="Kerr, Wesley" w:date="2026-07-19T13:49:00Z" w16du:dateUtc="2026-07-19T17:49:00Z">
        <w:r>
          <w:br w:type="page"/>
        </w:r>
      </w:ins>
      <w:r w:rsidR="00A22A73">
        <w:lastRenderedPageBreak/>
        <w:t xml:space="preserve">Table 3. C1/C2/C3 mutually exclusive pattern </w:t>
      </w:r>
      <w:commentRangeStart w:id="346"/>
      <w:r w:rsidR="00A22A73">
        <w:t>decomposition</w:t>
      </w:r>
      <w:commentRangeEnd w:id="346"/>
      <w:r w:rsidR="00181CFA">
        <w:rPr>
          <w:rStyle w:val="CommentReference"/>
          <w:sz w:val="24"/>
          <w:szCs w:val="22"/>
        </w:rPr>
        <w:commentReference w:id="346"/>
      </w:r>
      <w:r w:rsidR="00A22A73">
        <w:t>.</w:t>
      </w:r>
    </w:p>
    <w:tbl>
      <w:tblPr>
        <w:tblStyle w:val="TableGrid"/>
        <w:tblW w:w="86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47" w:author="Kerr, Wesley" w:date="2026-07-19T13:54:00Z" w16du:dateUtc="2026-07-19T17:54:00Z">
          <w:tblPr>
            <w:tblStyle w:val="TableGrid"/>
            <w:tblW w:w="86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263"/>
        <w:gridCol w:w="1223"/>
        <w:gridCol w:w="725"/>
        <w:gridCol w:w="1316"/>
        <w:gridCol w:w="873"/>
        <w:gridCol w:w="626"/>
        <w:gridCol w:w="700"/>
        <w:gridCol w:w="928"/>
        <w:gridCol w:w="971"/>
        <w:gridCol w:w="64"/>
        <w:tblGridChange w:id="348">
          <w:tblGrid>
            <w:gridCol w:w="1263"/>
            <w:gridCol w:w="16"/>
            <w:gridCol w:w="51"/>
            <w:gridCol w:w="1156"/>
            <w:gridCol w:w="61"/>
            <w:gridCol w:w="186"/>
            <w:gridCol w:w="478"/>
            <w:gridCol w:w="73"/>
            <w:gridCol w:w="221"/>
            <w:gridCol w:w="1022"/>
            <w:gridCol w:w="73"/>
            <w:gridCol w:w="221"/>
            <w:gridCol w:w="721"/>
            <w:gridCol w:w="721"/>
            <w:gridCol w:w="463"/>
            <w:gridCol w:w="205"/>
            <w:gridCol w:w="111"/>
            <w:gridCol w:w="777"/>
            <w:gridCol w:w="870"/>
          </w:tblGrid>
        </w:tblGridChange>
      </w:tblGrid>
      <w:tr w:rsidR="00BC3FF5" w14:paraId="25463587" w14:textId="77777777" w:rsidTr="00BC3FF5">
        <w:trPr>
          <w:cantSplit/>
          <w:tblHeader/>
          <w:jc w:val="center"/>
          <w:ins w:id="349" w:author="Kerr, Wesley" w:date="2026-07-19T13:53:00Z"/>
          <w:trPrChange w:id="350" w:author="Kerr, Wesley" w:date="2026-07-19T13:54:00Z" w16du:dateUtc="2026-07-19T17:54:00Z">
            <w:trPr>
              <w:cantSplit/>
              <w:tblHeader/>
              <w:jc w:val="center"/>
            </w:trPr>
          </w:trPrChange>
        </w:trPr>
        <w:tc>
          <w:tcPr>
            <w:tcW w:w="1279" w:type="dxa"/>
            <w:tcMar>
              <w:top w:w="80" w:type="dxa"/>
              <w:left w:w="80" w:type="dxa"/>
              <w:bottom w:w="80" w:type="dxa"/>
              <w:right w:w="80" w:type="dxa"/>
            </w:tcMar>
            <w:vAlign w:val="center"/>
            <w:tcPrChange w:id="351" w:author="Kerr, Wesley" w:date="2026-07-19T13:54:00Z" w16du:dateUtc="2026-07-19T17:54:00Z">
              <w:tcPr>
                <w:tcW w:w="1279" w:type="dxa"/>
                <w:gridSpan w:val="2"/>
                <w:tcMar>
                  <w:top w:w="80" w:type="dxa"/>
                  <w:left w:w="80" w:type="dxa"/>
                  <w:bottom w:w="80" w:type="dxa"/>
                  <w:right w:w="80" w:type="dxa"/>
                </w:tcMar>
                <w:vAlign w:val="center"/>
              </w:tcPr>
            </w:tcPrChange>
          </w:tcPr>
          <w:p w14:paraId="02085086" w14:textId="77777777" w:rsidR="00BC3FF5" w:rsidRDefault="00BC3FF5" w:rsidP="008B766C">
            <w:pPr>
              <w:spacing w:line="240" w:lineRule="auto"/>
              <w:rPr>
                <w:ins w:id="352" w:author="Kerr, Wesley" w:date="2026-07-19T13:53:00Z" w16du:dateUtc="2026-07-19T17:53:00Z"/>
                <w:b/>
                <w:sz w:val="18"/>
              </w:rPr>
            </w:pPr>
          </w:p>
        </w:tc>
        <w:tc>
          <w:tcPr>
            <w:tcW w:w="1268" w:type="dxa"/>
            <w:tcBorders>
              <w:right w:val="single" w:sz="4" w:space="0" w:color="auto"/>
            </w:tcBorders>
            <w:tcMar>
              <w:top w:w="80" w:type="dxa"/>
              <w:left w:w="80" w:type="dxa"/>
              <w:bottom w:w="80" w:type="dxa"/>
              <w:right w:w="80" w:type="dxa"/>
            </w:tcMar>
            <w:vAlign w:val="center"/>
            <w:tcPrChange w:id="353" w:author="Kerr, Wesley" w:date="2026-07-19T13:54:00Z" w16du:dateUtc="2026-07-19T17:54:00Z">
              <w:tcPr>
                <w:tcW w:w="1268" w:type="dxa"/>
                <w:gridSpan w:val="3"/>
                <w:tcMar>
                  <w:top w:w="80" w:type="dxa"/>
                  <w:left w:w="80" w:type="dxa"/>
                  <w:bottom w:w="80" w:type="dxa"/>
                  <w:right w:w="80" w:type="dxa"/>
                </w:tcMar>
                <w:vAlign w:val="center"/>
              </w:tcPr>
            </w:tcPrChange>
          </w:tcPr>
          <w:p w14:paraId="1405E1AD" w14:textId="77777777" w:rsidR="00BC3FF5" w:rsidRDefault="00BC3FF5" w:rsidP="008B766C">
            <w:pPr>
              <w:spacing w:line="240" w:lineRule="auto"/>
              <w:rPr>
                <w:ins w:id="354" w:author="Kerr, Wesley" w:date="2026-07-19T13:53:00Z" w16du:dateUtc="2026-07-19T17:53:00Z"/>
                <w:b/>
                <w:sz w:val="18"/>
              </w:rPr>
            </w:pPr>
          </w:p>
        </w:tc>
        <w:tc>
          <w:tcPr>
            <w:tcW w:w="737" w:type="dxa"/>
            <w:tcBorders>
              <w:left w:val="single" w:sz="4" w:space="0" w:color="auto"/>
            </w:tcBorders>
            <w:vAlign w:val="center"/>
            <w:tcPrChange w:id="355" w:author="Kerr, Wesley" w:date="2026-07-19T13:54:00Z" w16du:dateUtc="2026-07-19T17:54:00Z">
              <w:tcPr>
                <w:tcW w:w="737" w:type="dxa"/>
                <w:gridSpan w:val="3"/>
                <w:vAlign w:val="center"/>
              </w:tcPr>
            </w:tcPrChange>
          </w:tcPr>
          <w:p w14:paraId="40AF57C8" w14:textId="77777777" w:rsidR="00BC3FF5" w:rsidRDefault="00BC3FF5" w:rsidP="008B766C">
            <w:pPr>
              <w:spacing w:line="240" w:lineRule="auto"/>
              <w:rPr>
                <w:ins w:id="356" w:author="Kerr, Wesley" w:date="2026-07-19T13:53:00Z" w16du:dateUtc="2026-07-19T17:53:00Z"/>
                <w:b/>
                <w:sz w:val="18"/>
              </w:rPr>
            </w:pPr>
          </w:p>
        </w:tc>
        <w:tc>
          <w:tcPr>
            <w:tcW w:w="1316" w:type="dxa"/>
            <w:vAlign w:val="center"/>
            <w:tcPrChange w:id="357" w:author="Kerr, Wesley" w:date="2026-07-19T13:54:00Z" w16du:dateUtc="2026-07-19T17:54:00Z">
              <w:tcPr>
                <w:tcW w:w="1316" w:type="dxa"/>
                <w:gridSpan w:val="3"/>
                <w:vAlign w:val="center"/>
              </w:tcPr>
            </w:tcPrChange>
          </w:tcPr>
          <w:p w14:paraId="21C76B66" w14:textId="77777777" w:rsidR="00BC3FF5" w:rsidRDefault="00BC3FF5" w:rsidP="008B766C">
            <w:pPr>
              <w:spacing w:line="240" w:lineRule="auto"/>
              <w:rPr>
                <w:ins w:id="358" w:author="Kerr, Wesley" w:date="2026-07-19T13:53:00Z" w16du:dateUtc="2026-07-19T17:53:00Z"/>
                <w:b/>
                <w:sz w:val="18"/>
              </w:rPr>
            </w:pPr>
          </w:p>
        </w:tc>
        <w:tc>
          <w:tcPr>
            <w:tcW w:w="2331" w:type="dxa"/>
            <w:gridSpan w:val="3"/>
            <w:tcBorders>
              <w:right w:val="single" w:sz="4" w:space="0" w:color="auto"/>
            </w:tcBorders>
            <w:tcMar>
              <w:top w:w="80" w:type="dxa"/>
              <w:left w:w="80" w:type="dxa"/>
              <w:bottom w:w="80" w:type="dxa"/>
              <w:right w:w="80" w:type="dxa"/>
            </w:tcMar>
            <w:vAlign w:val="center"/>
            <w:tcPrChange w:id="359" w:author="Kerr, Wesley" w:date="2026-07-19T13:54:00Z" w16du:dateUtc="2026-07-19T17:54:00Z">
              <w:tcPr>
                <w:tcW w:w="2331" w:type="dxa"/>
                <w:gridSpan w:val="5"/>
                <w:tcMar>
                  <w:top w:w="80" w:type="dxa"/>
                  <w:left w:w="80" w:type="dxa"/>
                  <w:bottom w:w="80" w:type="dxa"/>
                  <w:right w:w="80" w:type="dxa"/>
                </w:tcMar>
                <w:vAlign w:val="center"/>
              </w:tcPr>
            </w:tcPrChange>
          </w:tcPr>
          <w:p w14:paraId="23F1D17B" w14:textId="60B11407" w:rsidR="00BC3FF5" w:rsidRDefault="00BC3FF5">
            <w:pPr>
              <w:spacing w:line="240" w:lineRule="auto"/>
              <w:jc w:val="center"/>
              <w:rPr>
                <w:ins w:id="360" w:author="Kerr, Wesley" w:date="2026-07-19T13:53:00Z" w16du:dateUtc="2026-07-19T17:53:00Z"/>
                <w:b/>
                <w:sz w:val="18"/>
              </w:rPr>
              <w:pPrChange w:id="361" w:author="Kerr, Wesley" w:date="2026-07-19T13:54:00Z" w16du:dateUtc="2026-07-19T17:54:00Z">
                <w:pPr>
                  <w:spacing w:line="240" w:lineRule="auto"/>
                </w:pPr>
              </w:pPrChange>
            </w:pPr>
            <w:ins w:id="362" w:author="Kerr, Wesley" w:date="2026-07-19T13:53:00Z" w16du:dateUtc="2026-07-19T17:53:00Z">
              <w:r>
                <w:rPr>
                  <w:b/>
                  <w:sz w:val="18"/>
                </w:rPr>
                <w:t>Individual Cycle Type</w:t>
              </w:r>
            </w:ins>
          </w:p>
        </w:tc>
        <w:tc>
          <w:tcPr>
            <w:tcW w:w="1758" w:type="dxa"/>
            <w:gridSpan w:val="3"/>
            <w:tcBorders>
              <w:left w:val="single" w:sz="4" w:space="0" w:color="auto"/>
            </w:tcBorders>
            <w:vAlign w:val="center"/>
            <w:tcPrChange w:id="363" w:author="Kerr, Wesley" w:date="2026-07-19T13:54:00Z" w16du:dateUtc="2026-07-19T17:54:00Z">
              <w:tcPr>
                <w:tcW w:w="1758" w:type="dxa"/>
                <w:gridSpan w:val="3"/>
                <w:vAlign w:val="center"/>
              </w:tcPr>
            </w:tcPrChange>
          </w:tcPr>
          <w:p w14:paraId="45CEB017" w14:textId="13A0D3A7" w:rsidR="00BC3FF5" w:rsidRDefault="00BC3FF5">
            <w:pPr>
              <w:spacing w:line="240" w:lineRule="auto"/>
              <w:jc w:val="center"/>
              <w:rPr>
                <w:ins w:id="364" w:author="Kerr, Wesley" w:date="2026-07-19T13:53:00Z" w16du:dateUtc="2026-07-19T17:53:00Z"/>
                <w:b/>
                <w:sz w:val="18"/>
              </w:rPr>
              <w:pPrChange w:id="365" w:author="Kerr, Wesley" w:date="2026-07-19T13:53:00Z" w16du:dateUtc="2026-07-19T17:53:00Z">
                <w:pPr>
                  <w:spacing w:line="240" w:lineRule="auto"/>
                </w:pPr>
              </w:pPrChange>
            </w:pPr>
            <w:ins w:id="366" w:author="Kerr, Wesley" w:date="2026-07-19T13:53:00Z" w16du:dateUtc="2026-07-19T17:53:00Z">
              <w:r>
                <w:rPr>
                  <w:b/>
                  <w:sz w:val="18"/>
                </w:rPr>
                <w:t>Composite</w:t>
              </w:r>
            </w:ins>
          </w:p>
        </w:tc>
      </w:tr>
      <w:tr w:rsidR="008B766C" w14:paraId="2E14AD5B" w14:textId="77777777" w:rsidTr="00BC3FF5">
        <w:tblPrEx>
          <w:tblPrExChange w:id="367" w:author="Kerr, Wesley" w:date="2026-07-19T13:53:00Z" w16du:dateUtc="2026-07-19T17:53:00Z">
            <w:tblPrEx>
              <w:tblW w:w="9520" w:type="dxa"/>
            </w:tblPrEx>
          </w:tblPrExChange>
        </w:tblPrEx>
        <w:trPr>
          <w:gridAfter w:val="1"/>
          <w:wAfter w:w="80" w:type="dxa"/>
          <w:cantSplit/>
          <w:tblHeader/>
          <w:jc w:val="center"/>
          <w:trPrChange w:id="368" w:author="Kerr, Wesley" w:date="2026-07-19T13:53:00Z" w16du:dateUtc="2026-07-19T17:53:00Z">
            <w:trPr>
              <w:cantSplit/>
              <w:tblHeader/>
              <w:jc w:val="center"/>
            </w:trPr>
          </w:trPrChange>
        </w:trPr>
        <w:tc>
          <w:tcPr>
            <w:tcW w:w="1279" w:type="dxa"/>
            <w:tcBorders>
              <w:bottom w:val="double" w:sz="4" w:space="0" w:color="auto"/>
            </w:tcBorders>
            <w:tcMar>
              <w:top w:w="80" w:type="dxa"/>
              <w:left w:w="80" w:type="dxa"/>
              <w:bottom w:w="80" w:type="dxa"/>
              <w:right w:w="80" w:type="dxa"/>
            </w:tcMar>
            <w:vAlign w:val="center"/>
            <w:tcPrChange w:id="369" w:author="Kerr, Wesley" w:date="2026-07-19T13:53:00Z" w16du:dateUtc="2026-07-19T17:53:00Z">
              <w:tcPr>
                <w:tcW w:w="1330" w:type="dxa"/>
                <w:gridSpan w:val="3"/>
                <w:tcBorders>
                  <w:bottom w:val="double" w:sz="4" w:space="0" w:color="auto"/>
                </w:tcBorders>
                <w:tcMar>
                  <w:top w:w="80" w:type="dxa"/>
                  <w:left w:w="80" w:type="dxa"/>
                  <w:bottom w:w="80" w:type="dxa"/>
                  <w:right w:w="80" w:type="dxa"/>
                </w:tcMar>
                <w:vAlign w:val="center"/>
              </w:tcPr>
            </w:tcPrChange>
          </w:tcPr>
          <w:p w14:paraId="76DA8ABB" w14:textId="77777777" w:rsidR="008B766C" w:rsidRDefault="008B766C" w:rsidP="008B766C">
            <w:pPr>
              <w:spacing w:line="240" w:lineRule="auto"/>
            </w:pPr>
            <w:r>
              <w:rPr>
                <w:b/>
                <w:sz w:val="18"/>
              </w:rPr>
              <w:t>Cohort</w:t>
            </w:r>
          </w:p>
        </w:tc>
        <w:tc>
          <w:tcPr>
            <w:tcW w:w="1268" w:type="dxa"/>
            <w:tcBorders>
              <w:bottom w:val="double" w:sz="4" w:space="0" w:color="auto"/>
              <w:right w:val="single" w:sz="4" w:space="0" w:color="auto"/>
            </w:tcBorders>
            <w:tcMar>
              <w:top w:w="80" w:type="dxa"/>
              <w:left w:w="80" w:type="dxa"/>
              <w:bottom w:w="80" w:type="dxa"/>
              <w:right w:w="80" w:type="dxa"/>
            </w:tcMar>
            <w:vAlign w:val="center"/>
            <w:tcPrChange w:id="370" w:author="Kerr, Wesley" w:date="2026-07-19T13:53:00Z" w16du:dateUtc="2026-07-19T17:53:00Z">
              <w:tcPr>
                <w:tcW w:w="1403" w:type="dxa"/>
                <w:gridSpan w:val="3"/>
                <w:tcBorders>
                  <w:bottom w:val="double" w:sz="4" w:space="0" w:color="auto"/>
                  <w:right w:val="single" w:sz="4" w:space="0" w:color="auto"/>
                </w:tcBorders>
                <w:tcMar>
                  <w:top w:w="80" w:type="dxa"/>
                  <w:left w:w="80" w:type="dxa"/>
                  <w:bottom w:w="80" w:type="dxa"/>
                  <w:right w:w="80" w:type="dxa"/>
                </w:tcMar>
                <w:vAlign w:val="center"/>
              </w:tcPr>
            </w:tcPrChange>
          </w:tcPr>
          <w:p w14:paraId="39090CB7" w14:textId="22CDB3C8" w:rsidR="008B766C" w:rsidRDefault="008B766C" w:rsidP="008B766C">
            <w:pPr>
              <w:spacing w:line="240" w:lineRule="auto"/>
            </w:pPr>
            <w:ins w:id="371" w:author="Kerr, Wesley" w:date="2026-07-19T13:49:00Z" w16du:dateUtc="2026-07-19T17:49:00Z">
              <w:r>
                <w:rPr>
                  <w:b/>
                  <w:sz w:val="18"/>
                </w:rPr>
                <w:t xml:space="preserve">Catamenial </w:t>
              </w:r>
            </w:ins>
            <w:r>
              <w:rPr>
                <w:b/>
                <w:sz w:val="18"/>
              </w:rPr>
              <w:t>Definition</w:t>
            </w:r>
          </w:p>
        </w:tc>
        <w:tc>
          <w:tcPr>
            <w:tcW w:w="737" w:type="dxa"/>
            <w:tcBorders>
              <w:bottom w:val="double" w:sz="4" w:space="0" w:color="auto"/>
            </w:tcBorders>
            <w:vAlign w:val="center"/>
            <w:tcPrChange w:id="372" w:author="Kerr, Wesley" w:date="2026-07-19T13:53:00Z" w16du:dateUtc="2026-07-19T17:53:00Z">
              <w:tcPr>
                <w:tcW w:w="772" w:type="dxa"/>
                <w:gridSpan w:val="3"/>
                <w:tcBorders>
                  <w:bottom w:val="double" w:sz="4" w:space="0" w:color="auto"/>
                </w:tcBorders>
                <w:vAlign w:val="center"/>
              </w:tcPr>
            </w:tcPrChange>
          </w:tcPr>
          <w:p w14:paraId="3CA7A375" w14:textId="34EFC44B" w:rsidR="008B766C" w:rsidRDefault="008B766C" w:rsidP="008B766C">
            <w:pPr>
              <w:spacing w:line="240" w:lineRule="auto"/>
              <w:rPr>
                <w:b/>
                <w:sz w:val="18"/>
              </w:rPr>
            </w:pPr>
            <w:ins w:id="373" w:author="Kerr, Wesley" w:date="2026-07-19T13:51:00Z" w16du:dateUtc="2026-07-19T17:51:00Z">
              <w:r>
                <w:rPr>
                  <w:b/>
                  <w:sz w:val="18"/>
                </w:rPr>
                <w:t>None</w:t>
              </w:r>
            </w:ins>
          </w:p>
        </w:tc>
        <w:tc>
          <w:tcPr>
            <w:tcW w:w="1316" w:type="dxa"/>
            <w:tcBorders>
              <w:bottom w:val="double" w:sz="4" w:space="0" w:color="auto"/>
            </w:tcBorders>
            <w:vAlign w:val="center"/>
            <w:tcPrChange w:id="374" w:author="Kerr, Wesley" w:date="2026-07-19T13:53:00Z" w16du:dateUtc="2026-07-19T17:53:00Z">
              <w:tcPr>
                <w:tcW w:w="1316" w:type="dxa"/>
                <w:gridSpan w:val="3"/>
                <w:tcBorders>
                  <w:bottom w:val="double" w:sz="4" w:space="0" w:color="auto"/>
                </w:tcBorders>
                <w:vAlign w:val="center"/>
              </w:tcPr>
            </w:tcPrChange>
          </w:tcPr>
          <w:p w14:paraId="06369620" w14:textId="6D4A3A00" w:rsidR="008B766C" w:rsidRDefault="008B766C" w:rsidP="008B766C">
            <w:pPr>
              <w:spacing w:line="240" w:lineRule="auto"/>
              <w:rPr>
                <w:b/>
                <w:sz w:val="18"/>
              </w:rPr>
            </w:pPr>
            <w:ins w:id="375" w:author="Kerr, Wesley" w:date="2026-07-19T13:51:00Z" w16du:dateUtc="2026-07-19T17:51:00Z">
              <w:r>
                <w:rPr>
                  <w:b/>
                  <w:sz w:val="18"/>
                </w:rPr>
                <w:t>Indeterminate</w:t>
              </w:r>
            </w:ins>
          </w:p>
        </w:tc>
        <w:tc>
          <w:tcPr>
            <w:tcW w:w="961" w:type="dxa"/>
            <w:tcBorders>
              <w:left w:val="nil"/>
              <w:bottom w:val="double" w:sz="4" w:space="0" w:color="auto"/>
            </w:tcBorders>
            <w:tcMar>
              <w:top w:w="80" w:type="dxa"/>
              <w:left w:w="80" w:type="dxa"/>
              <w:bottom w:w="80" w:type="dxa"/>
              <w:right w:w="80" w:type="dxa"/>
            </w:tcMar>
            <w:vAlign w:val="center"/>
            <w:tcPrChange w:id="376" w:author="Kerr, Wesley" w:date="2026-07-19T13:53:00Z" w16du:dateUtc="2026-07-19T17:53:00Z">
              <w:tcPr>
                <w:tcW w:w="721" w:type="dxa"/>
                <w:tcBorders>
                  <w:left w:val="nil"/>
                  <w:bottom w:val="double" w:sz="4" w:space="0" w:color="auto"/>
                </w:tcBorders>
                <w:tcMar>
                  <w:top w:w="80" w:type="dxa"/>
                  <w:left w:w="80" w:type="dxa"/>
                  <w:bottom w:w="80" w:type="dxa"/>
                  <w:right w:w="80" w:type="dxa"/>
                </w:tcMar>
                <w:vAlign w:val="center"/>
              </w:tcPr>
            </w:tcPrChange>
          </w:tcPr>
          <w:p w14:paraId="2B3987CC" w14:textId="30E952F5" w:rsidR="008B766C" w:rsidRDefault="008B766C" w:rsidP="008B766C">
            <w:pPr>
              <w:spacing w:line="240" w:lineRule="auto"/>
            </w:pPr>
            <w:r>
              <w:rPr>
                <w:b/>
                <w:sz w:val="18"/>
              </w:rPr>
              <w:t>C1</w:t>
            </w:r>
            <w:del w:id="377" w:author="Kerr, Wesley" w:date="2026-07-19T13:54:00Z" w16du:dateUtc="2026-07-19T17:54:00Z">
              <w:r w:rsidDel="00BC3FF5">
                <w:rPr>
                  <w:b/>
                  <w:sz w:val="18"/>
                </w:rPr>
                <w:delText xml:space="preserve"> only</w:delText>
              </w:r>
            </w:del>
          </w:p>
        </w:tc>
        <w:tc>
          <w:tcPr>
            <w:tcW w:w="650" w:type="dxa"/>
            <w:tcBorders>
              <w:bottom w:val="double" w:sz="4" w:space="0" w:color="auto"/>
            </w:tcBorders>
            <w:tcMar>
              <w:top w:w="80" w:type="dxa"/>
              <w:left w:w="80" w:type="dxa"/>
              <w:bottom w:w="80" w:type="dxa"/>
              <w:right w:w="80" w:type="dxa"/>
            </w:tcMar>
            <w:vAlign w:val="center"/>
            <w:tcPrChange w:id="378" w:author="Kerr, Wesley" w:date="2026-07-19T13:53:00Z" w16du:dateUtc="2026-07-19T17:53:00Z">
              <w:tcPr>
                <w:tcW w:w="721" w:type="dxa"/>
                <w:tcBorders>
                  <w:bottom w:val="double" w:sz="4" w:space="0" w:color="auto"/>
                </w:tcBorders>
                <w:tcMar>
                  <w:top w:w="80" w:type="dxa"/>
                  <w:left w:w="80" w:type="dxa"/>
                  <w:bottom w:w="80" w:type="dxa"/>
                  <w:right w:w="80" w:type="dxa"/>
                </w:tcMar>
                <w:vAlign w:val="center"/>
              </w:tcPr>
            </w:tcPrChange>
          </w:tcPr>
          <w:p w14:paraId="591B633E" w14:textId="7AF26A30" w:rsidR="008B766C" w:rsidRDefault="008B766C" w:rsidP="008B766C">
            <w:pPr>
              <w:spacing w:line="240" w:lineRule="auto"/>
            </w:pPr>
            <w:r>
              <w:rPr>
                <w:b/>
                <w:sz w:val="18"/>
              </w:rPr>
              <w:t xml:space="preserve">C2 </w:t>
            </w:r>
            <w:del w:id="379" w:author="Kerr, Wesley" w:date="2026-07-19T13:54:00Z" w16du:dateUtc="2026-07-19T17:54:00Z">
              <w:r w:rsidDel="00BC3FF5">
                <w:rPr>
                  <w:b/>
                  <w:sz w:val="18"/>
                </w:rPr>
                <w:delText>only</w:delText>
              </w:r>
            </w:del>
          </w:p>
        </w:tc>
        <w:tc>
          <w:tcPr>
            <w:tcW w:w="720" w:type="dxa"/>
            <w:tcBorders>
              <w:bottom w:val="double" w:sz="4" w:space="0" w:color="auto"/>
              <w:right w:val="single" w:sz="4" w:space="0" w:color="auto"/>
            </w:tcBorders>
            <w:tcMar>
              <w:top w:w="80" w:type="dxa"/>
              <w:left w:w="80" w:type="dxa"/>
              <w:bottom w:w="80" w:type="dxa"/>
              <w:right w:w="80" w:type="dxa"/>
            </w:tcMar>
            <w:vAlign w:val="center"/>
            <w:tcPrChange w:id="380" w:author="Kerr, Wesley" w:date="2026-07-19T13:53:00Z" w16du:dateUtc="2026-07-19T17:53:00Z">
              <w:tcPr>
                <w:tcW w:w="779" w:type="dxa"/>
                <w:gridSpan w:val="3"/>
                <w:tcBorders>
                  <w:bottom w:val="double" w:sz="4" w:space="0" w:color="auto"/>
                </w:tcBorders>
                <w:tcMar>
                  <w:top w:w="80" w:type="dxa"/>
                  <w:left w:w="80" w:type="dxa"/>
                  <w:bottom w:w="80" w:type="dxa"/>
                  <w:right w:w="80" w:type="dxa"/>
                </w:tcMar>
                <w:vAlign w:val="center"/>
              </w:tcPr>
            </w:tcPrChange>
          </w:tcPr>
          <w:p w14:paraId="472C8F6C" w14:textId="4220B26E" w:rsidR="008B766C" w:rsidRDefault="008B766C" w:rsidP="008B766C">
            <w:pPr>
              <w:spacing w:line="240" w:lineRule="auto"/>
            </w:pPr>
            <w:r>
              <w:rPr>
                <w:b/>
                <w:sz w:val="18"/>
              </w:rPr>
              <w:t xml:space="preserve">C3 </w:t>
            </w:r>
            <w:del w:id="381" w:author="Kerr, Wesley" w:date="2026-07-19T13:54:00Z" w16du:dateUtc="2026-07-19T17:54:00Z">
              <w:r w:rsidDel="00BC3FF5">
                <w:rPr>
                  <w:b/>
                  <w:sz w:val="18"/>
                </w:rPr>
                <w:delText>only</w:delText>
              </w:r>
            </w:del>
          </w:p>
        </w:tc>
        <w:tc>
          <w:tcPr>
            <w:tcW w:w="972" w:type="dxa"/>
            <w:tcBorders>
              <w:left w:val="single" w:sz="4" w:space="0" w:color="auto"/>
              <w:bottom w:val="double" w:sz="4" w:space="0" w:color="auto"/>
            </w:tcBorders>
            <w:vAlign w:val="center"/>
            <w:tcPrChange w:id="382" w:author="Kerr, Wesley" w:date="2026-07-19T13:53:00Z" w16du:dateUtc="2026-07-19T17:53:00Z">
              <w:tcPr>
                <w:tcW w:w="777" w:type="dxa"/>
                <w:tcBorders>
                  <w:bottom w:val="double" w:sz="4" w:space="0" w:color="auto"/>
                </w:tcBorders>
                <w:vAlign w:val="center"/>
              </w:tcPr>
            </w:tcPrChange>
          </w:tcPr>
          <w:p w14:paraId="3F2423A4" w14:textId="1945E187" w:rsidR="008B766C" w:rsidRDefault="008B766C" w:rsidP="008B766C">
            <w:pPr>
              <w:spacing w:line="240" w:lineRule="auto"/>
              <w:rPr>
                <w:b/>
                <w:sz w:val="18"/>
              </w:rPr>
            </w:pPr>
            <w:ins w:id="383" w:author="Kerr, Wesley" w:date="2026-07-19T13:52:00Z" w16du:dateUtc="2026-07-19T17:52:00Z">
              <w:r>
                <w:rPr>
                  <w:b/>
                  <w:sz w:val="18"/>
                </w:rPr>
                <w:t>C1+C2</w:t>
              </w:r>
            </w:ins>
          </w:p>
        </w:tc>
        <w:tc>
          <w:tcPr>
            <w:tcW w:w="786" w:type="dxa"/>
            <w:tcBorders>
              <w:bottom w:val="double" w:sz="4" w:space="0" w:color="auto"/>
            </w:tcBorders>
            <w:tcMar>
              <w:top w:w="80" w:type="dxa"/>
              <w:left w:w="80" w:type="dxa"/>
              <w:bottom w:w="80" w:type="dxa"/>
              <w:right w:w="80" w:type="dxa"/>
            </w:tcMar>
            <w:vAlign w:val="center"/>
            <w:tcPrChange w:id="384" w:author="Kerr, Wesley" w:date="2026-07-19T13:53:00Z" w16du:dateUtc="2026-07-19T17:53:00Z">
              <w:tcPr>
                <w:tcW w:w="870" w:type="dxa"/>
                <w:tcBorders>
                  <w:bottom w:val="double" w:sz="4" w:space="0" w:color="auto"/>
                </w:tcBorders>
                <w:tcMar>
                  <w:top w:w="80" w:type="dxa"/>
                  <w:left w:w="80" w:type="dxa"/>
                  <w:bottom w:w="80" w:type="dxa"/>
                  <w:right w:w="80" w:type="dxa"/>
                </w:tcMar>
                <w:vAlign w:val="center"/>
              </w:tcPr>
            </w:tcPrChange>
          </w:tcPr>
          <w:p w14:paraId="13870106" w14:textId="3066C060" w:rsidR="008B766C" w:rsidRDefault="008B766C" w:rsidP="008B766C">
            <w:pPr>
              <w:spacing w:line="240" w:lineRule="auto"/>
            </w:pPr>
            <w:del w:id="385" w:author="Kerr, Wesley" w:date="2026-07-19T13:54:00Z" w16du:dateUtc="2026-07-19T17:54:00Z">
              <w:r w:rsidDel="00BC3FF5">
                <w:rPr>
                  <w:b/>
                  <w:sz w:val="18"/>
                </w:rPr>
                <w:delText>C3 plus C1/C2</w:delText>
              </w:r>
            </w:del>
            <w:ins w:id="386" w:author="Kerr, Wesley" w:date="2026-07-19T13:54:00Z" w16du:dateUtc="2026-07-19T17:54:00Z">
              <w:r w:rsidR="00BC3FF5">
                <w:rPr>
                  <w:b/>
                  <w:sz w:val="18"/>
                </w:rPr>
                <w:t>Any</w:t>
              </w:r>
            </w:ins>
          </w:p>
        </w:tc>
      </w:tr>
      <w:tr w:rsidR="008B766C" w14:paraId="1A1DB658" w14:textId="77777777" w:rsidTr="00BC3FF5">
        <w:tblPrEx>
          <w:tblPrExChange w:id="387" w:author="Kerr, Wesley" w:date="2026-07-19T13:53:00Z" w16du:dateUtc="2026-07-19T17:53:00Z">
            <w:tblPrEx>
              <w:tblW w:w="9520" w:type="dxa"/>
            </w:tblPrEx>
          </w:tblPrExChange>
        </w:tblPrEx>
        <w:trPr>
          <w:gridAfter w:val="1"/>
          <w:wAfter w:w="80" w:type="dxa"/>
          <w:cantSplit/>
          <w:jc w:val="center"/>
          <w:trPrChange w:id="388" w:author="Kerr, Wesley" w:date="2026-07-19T13:53:00Z" w16du:dateUtc="2026-07-19T17:53:00Z">
            <w:trPr>
              <w:cantSplit/>
              <w:jc w:val="center"/>
            </w:trPr>
          </w:trPrChange>
        </w:trPr>
        <w:tc>
          <w:tcPr>
            <w:tcW w:w="1279" w:type="dxa"/>
            <w:tcBorders>
              <w:top w:val="double" w:sz="4" w:space="0" w:color="auto"/>
            </w:tcBorders>
            <w:tcMar>
              <w:top w:w="80" w:type="dxa"/>
              <w:left w:w="80" w:type="dxa"/>
              <w:bottom w:w="80" w:type="dxa"/>
              <w:right w:w="80" w:type="dxa"/>
            </w:tcMar>
            <w:vAlign w:val="center"/>
            <w:tcPrChange w:id="389" w:author="Kerr, Wesley" w:date="2026-07-19T13:53:00Z" w16du:dateUtc="2026-07-19T17:53:00Z">
              <w:tcPr>
                <w:tcW w:w="1330" w:type="dxa"/>
                <w:gridSpan w:val="3"/>
                <w:tcBorders>
                  <w:top w:val="double" w:sz="4" w:space="0" w:color="auto"/>
                </w:tcBorders>
                <w:tcMar>
                  <w:top w:w="80" w:type="dxa"/>
                  <w:left w:w="80" w:type="dxa"/>
                  <w:bottom w:w="80" w:type="dxa"/>
                  <w:right w:w="80" w:type="dxa"/>
                </w:tcMar>
                <w:vAlign w:val="center"/>
              </w:tcPr>
            </w:tcPrChange>
          </w:tcPr>
          <w:p w14:paraId="6A4B4590" w14:textId="77777777" w:rsidR="008B766C" w:rsidRDefault="008B766C" w:rsidP="008B766C">
            <w:pPr>
              <w:spacing w:line="240" w:lineRule="auto"/>
            </w:pPr>
            <w:r>
              <w:rPr>
                <w:sz w:val="18"/>
              </w:rPr>
              <w:t>healthy ovulatory</w:t>
            </w:r>
          </w:p>
        </w:tc>
        <w:tc>
          <w:tcPr>
            <w:tcW w:w="1268" w:type="dxa"/>
            <w:tcBorders>
              <w:top w:val="double" w:sz="4" w:space="0" w:color="auto"/>
              <w:right w:val="single" w:sz="4" w:space="0" w:color="auto"/>
            </w:tcBorders>
            <w:tcMar>
              <w:top w:w="80" w:type="dxa"/>
              <w:left w:w="80" w:type="dxa"/>
              <w:bottom w:w="80" w:type="dxa"/>
              <w:right w:w="80" w:type="dxa"/>
            </w:tcMar>
            <w:vAlign w:val="center"/>
            <w:tcPrChange w:id="390" w:author="Kerr, Wesley" w:date="2026-07-19T13:53:00Z" w16du:dateUtc="2026-07-19T17:53:00Z">
              <w:tcPr>
                <w:tcW w:w="1403" w:type="dxa"/>
                <w:gridSpan w:val="3"/>
                <w:tcBorders>
                  <w:top w:val="double" w:sz="4" w:space="0" w:color="auto"/>
                  <w:right w:val="single" w:sz="4" w:space="0" w:color="auto"/>
                </w:tcBorders>
                <w:tcMar>
                  <w:top w:w="80" w:type="dxa"/>
                  <w:left w:w="80" w:type="dxa"/>
                  <w:bottom w:w="80" w:type="dxa"/>
                  <w:right w:w="80" w:type="dxa"/>
                </w:tcMar>
                <w:vAlign w:val="center"/>
              </w:tcPr>
            </w:tcPrChange>
          </w:tcPr>
          <w:p w14:paraId="64B8866B" w14:textId="77777777" w:rsidR="008B766C" w:rsidRDefault="008B766C" w:rsidP="008B766C">
            <w:pPr>
              <w:spacing w:line="240" w:lineRule="auto"/>
            </w:pPr>
            <w:r>
              <w:rPr>
                <w:sz w:val="18"/>
              </w:rPr>
              <w:t>Windowed Herzog thresholds</w:t>
            </w:r>
          </w:p>
        </w:tc>
        <w:tc>
          <w:tcPr>
            <w:tcW w:w="737" w:type="dxa"/>
            <w:tcBorders>
              <w:top w:val="double" w:sz="4" w:space="0" w:color="auto"/>
            </w:tcBorders>
            <w:vAlign w:val="center"/>
            <w:tcPrChange w:id="391" w:author="Kerr, Wesley" w:date="2026-07-19T13:53:00Z" w16du:dateUtc="2026-07-19T17:53:00Z">
              <w:tcPr>
                <w:tcW w:w="772" w:type="dxa"/>
                <w:gridSpan w:val="3"/>
                <w:tcBorders>
                  <w:top w:val="double" w:sz="4" w:space="0" w:color="auto"/>
                </w:tcBorders>
                <w:vAlign w:val="center"/>
              </w:tcPr>
            </w:tcPrChange>
          </w:tcPr>
          <w:p w14:paraId="2495BAAD" w14:textId="539FFA26" w:rsidR="008B766C" w:rsidRDefault="008B766C" w:rsidP="008B766C">
            <w:pPr>
              <w:spacing w:line="240" w:lineRule="auto"/>
              <w:rPr>
                <w:sz w:val="18"/>
              </w:rPr>
            </w:pPr>
            <w:ins w:id="392" w:author="Kerr, Wesley" w:date="2026-07-19T13:51:00Z" w16du:dateUtc="2026-07-19T17:51:00Z">
              <w:r>
                <w:rPr>
                  <w:sz w:val="18"/>
                </w:rPr>
                <w:t>88.1%</w:t>
              </w:r>
            </w:ins>
          </w:p>
        </w:tc>
        <w:tc>
          <w:tcPr>
            <w:tcW w:w="1316" w:type="dxa"/>
            <w:tcBorders>
              <w:top w:val="double" w:sz="4" w:space="0" w:color="auto"/>
            </w:tcBorders>
            <w:vAlign w:val="center"/>
            <w:tcPrChange w:id="393" w:author="Kerr, Wesley" w:date="2026-07-19T13:53:00Z" w16du:dateUtc="2026-07-19T17:53:00Z">
              <w:tcPr>
                <w:tcW w:w="1316" w:type="dxa"/>
                <w:gridSpan w:val="3"/>
                <w:tcBorders>
                  <w:top w:val="double" w:sz="4" w:space="0" w:color="auto"/>
                </w:tcBorders>
                <w:vAlign w:val="center"/>
              </w:tcPr>
            </w:tcPrChange>
          </w:tcPr>
          <w:p w14:paraId="1F274E80" w14:textId="3B4C7014" w:rsidR="008B766C" w:rsidRDefault="008B766C" w:rsidP="008B766C">
            <w:pPr>
              <w:spacing w:line="240" w:lineRule="auto"/>
              <w:rPr>
                <w:sz w:val="18"/>
              </w:rPr>
            </w:pPr>
            <w:ins w:id="394" w:author="Kerr, Wesley" w:date="2026-07-19T13:51:00Z" w16du:dateUtc="2026-07-19T17:51:00Z">
              <w:r>
                <w:rPr>
                  <w:sz w:val="18"/>
                </w:rPr>
                <w:t>0.8%</w:t>
              </w:r>
            </w:ins>
          </w:p>
        </w:tc>
        <w:tc>
          <w:tcPr>
            <w:tcW w:w="961" w:type="dxa"/>
            <w:tcBorders>
              <w:top w:val="double" w:sz="4" w:space="0" w:color="auto"/>
              <w:left w:val="nil"/>
            </w:tcBorders>
            <w:tcMar>
              <w:top w:w="80" w:type="dxa"/>
              <w:left w:w="80" w:type="dxa"/>
              <w:bottom w:w="80" w:type="dxa"/>
              <w:right w:w="80" w:type="dxa"/>
            </w:tcMar>
            <w:vAlign w:val="center"/>
            <w:tcPrChange w:id="395" w:author="Kerr, Wesley" w:date="2026-07-19T13:53:00Z" w16du:dateUtc="2026-07-19T17:53:00Z">
              <w:tcPr>
                <w:tcW w:w="721" w:type="dxa"/>
                <w:tcBorders>
                  <w:top w:val="double" w:sz="4" w:space="0" w:color="auto"/>
                  <w:left w:val="nil"/>
                </w:tcBorders>
                <w:tcMar>
                  <w:top w:w="80" w:type="dxa"/>
                  <w:left w:w="80" w:type="dxa"/>
                  <w:bottom w:w="80" w:type="dxa"/>
                  <w:right w:w="80" w:type="dxa"/>
                </w:tcMar>
                <w:vAlign w:val="center"/>
              </w:tcPr>
            </w:tcPrChange>
          </w:tcPr>
          <w:p w14:paraId="1609A04C" w14:textId="6B5CFE04" w:rsidR="008B766C" w:rsidRDefault="008B766C" w:rsidP="008B766C">
            <w:pPr>
              <w:spacing w:line="240" w:lineRule="auto"/>
            </w:pPr>
            <w:r>
              <w:rPr>
                <w:sz w:val="18"/>
              </w:rPr>
              <w:t>5.6%</w:t>
            </w:r>
          </w:p>
        </w:tc>
        <w:tc>
          <w:tcPr>
            <w:tcW w:w="650" w:type="dxa"/>
            <w:tcBorders>
              <w:top w:val="double" w:sz="4" w:space="0" w:color="auto"/>
            </w:tcBorders>
            <w:tcMar>
              <w:top w:w="80" w:type="dxa"/>
              <w:left w:w="80" w:type="dxa"/>
              <w:bottom w:w="80" w:type="dxa"/>
              <w:right w:w="80" w:type="dxa"/>
            </w:tcMar>
            <w:vAlign w:val="center"/>
            <w:tcPrChange w:id="396" w:author="Kerr, Wesley" w:date="2026-07-19T13:53:00Z" w16du:dateUtc="2026-07-19T17:53:00Z">
              <w:tcPr>
                <w:tcW w:w="721" w:type="dxa"/>
                <w:tcBorders>
                  <w:top w:val="double" w:sz="4" w:space="0" w:color="auto"/>
                </w:tcBorders>
                <w:tcMar>
                  <w:top w:w="80" w:type="dxa"/>
                  <w:left w:w="80" w:type="dxa"/>
                  <w:bottom w:w="80" w:type="dxa"/>
                  <w:right w:w="80" w:type="dxa"/>
                </w:tcMar>
                <w:vAlign w:val="center"/>
              </w:tcPr>
            </w:tcPrChange>
          </w:tcPr>
          <w:p w14:paraId="0A574CE5" w14:textId="77777777" w:rsidR="008B766C" w:rsidRDefault="008B766C" w:rsidP="008B766C">
            <w:pPr>
              <w:spacing w:line="240" w:lineRule="auto"/>
            </w:pPr>
            <w:r>
              <w:rPr>
                <w:sz w:val="18"/>
              </w:rPr>
              <w:t>3.4%</w:t>
            </w:r>
          </w:p>
        </w:tc>
        <w:tc>
          <w:tcPr>
            <w:tcW w:w="720" w:type="dxa"/>
            <w:tcBorders>
              <w:top w:val="double" w:sz="4" w:space="0" w:color="auto"/>
              <w:right w:val="single" w:sz="4" w:space="0" w:color="auto"/>
            </w:tcBorders>
            <w:tcMar>
              <w:top w:w="80" w:type="dxa"/>
              <w:left w:w="80" w:type="dxa"/>
              <w:bottom w:w="80" w:type="dxa"/>
              <w:right w:w="80" w:type="dxa"/>
            </w:tcMar>
            <w:vAlign w:val="center"/>
            <w:tcPrChange w:id="397" w:author="Kerr, Wesley" w:date="2026-07-19T13:53:00Z" w16du:dateUtc="2026-07-19T17:53:00Z">
              <w:tcPr>
                <w:tcW w:w="779" w:type="dxa"/>
                <w:gridSpan w:val="3"/>
                <w:tcBorders>
                  <w:top w:val="double" w:sz="4" w:space="0" w:color="auto"/>
                </w:tcBorders>
                <w:tcMar>
                  <w:top w:w="80" w:type="dxa"/>
                  <w:left w:w="80" w:type="dxa"/>
                  <w:bottom w:w="80" w:type="dxa"/>
                  <w:right w:w="80" w:type="dxa"/>
                </w:tcMar>
                <w:vAlign w:val="center"/>
              </w:tcPr>
            </w:tcPrChange>
          </w:tcPr>
          <w:p w14:paraId="396E6955" w14:textId="77777777" w:rsidR="008B766C" w:rsidRDefault="008B766C" w:rsidP="008B766C">
            <w:pPr>
              <w:spacing w:line="240" w:lineRule="auto"/>
            </w:pPr>
            <w:r>
              <w:rPr>
                <w:sz w:val="18"/>
              </w:rPr>
              <w:t>0.0%</w:t>
            </w:r>
          </w:p>
        </w:tc>
        <w:tc>
          <w:tcPr>
            <w:tcW w:w="972" w:type="dxa"/>
            <w:tcBorders>
              <w:top w:val="double" w:sz="4" w:space="0" w:color="auto"/>
              <w:left w:val="single" w:sz="4" w:space="0" w:color="auto"/>
            </w:tcBorders>
            <w:vAlign w:val="center"/>
            <w:tcPrChange w:id="398" w:author="Kerr, Wesley" w:date="2026-07-19T13:53:00Z" w16du:dateUtc="2026-07-19T17:53:00Z">
              <w:tcPr>
                <w:tcW w:w="777" w:type="dxa"/>
                <w:tcBorders>
                  <w:top w:val="double" w:sz="4" w:space="0" w:color="auto"/>
                </w:tcBorders>
                <w:vAlign w:val="center"/>
              </w:tcPr>
            </w:tcPrChange>
          </w:tcPr>
          <w:p w14:paraId="0474B574" w14:textId="28E9AB4C" w:rsidR="008B766C" w:rsidRDefault="008B766C" w:rsidP="008B766C">
            <w:pPr>
              <w:spacing w:line="240" w:lineRule="auto"/>
              <w:rPr>
                <w:sz w:val="18"/>
              </w:rPr>
            </w:pPr>
            <w:ins w:id="399" w:author="Kerr, Wesley" w:date="2026-07-19T13:52:00Z" w16du:dateUtc="2026-07-19T17:52:00Z">
              <w:r>
                <w:rPr>
                  <w:sz w:val="18"/>
                </w:rPr>
                <w:t>2.1%</w:t>
              </w:r>
            </w:ins>
          </w:p>
        </w:tc>
        <w:tc>
          <w:tcPr>
            <w:tcW w:w="786" w:type="dxa"/>
            <w:tcBorders>
              <w:top w:val="double" w:sz="4" w:space="0" w:color="auto"/>
            </w:tcBorders>
            <w:tcMar>
              <w:top w:w="80" w:type="dxa"/>
              <w:left w:w="80" w:type="dxa"/>
              <w:bottom w:w="80" w:type="dxa"/>
              <w:right w:w="80" w:type="dxa"/>
            </w:tcMar>
            <w:vAlign w:val="center"/>
            <w:tcPrChange w:id="400" w:author="Kerr, Wesley" w:date="2026-07-19T13:53:00Z" w16du:dateUtc="2026-07-19T17:53:00Z">
              <w:tcPr>
                <w:tcW w:w="870" w:type="dxa"/>
                <w:tcBorders>
                  <w:top w:val="double" w:sz="4" w:space="0" w:color="auto"/>
                </w:tcBorders>
                <w:tcMar>
                  <w:top w:w="80" w:type="dxa"/>
                  <w:left w:w="80" w:type="dxa"/>
                  <w:bottom w:w="80" w:type="dxa"/>
                  <w:right w:w="80" w:type="dxa"/>
                </w:tcMar>
                <w:vAlign w:val="center"/>
              </w:tcPr>
            </w:tcPrChange>
          </w:tcPr>
          <w:p w14:paraId="5BCBAA09" w14:textId="77A1C971" w:rsidR="008B766C" w:rsidRDefault="008B766C" w:rsidP="008B766C">
            <w:pPr>
              <w:spacing w:line="240" w:lineRule="auto"/>
            </w:pPr>
            <w:r>
              <w:rPr>
                <w:sz w:val="18"/>
              </w:rPr>
              <w:t>0.0%</w:t>
            </w:r>
          </w:p>
        </w:tc>
      </w:tr>
      <w:tr w:rsidR="008B766C" w14:paraId="3BCB7AC4" w14:textId="77777777" w:rsidTr="00BC3FF5">
        <w:tblPrEx>
          <w:tblPrExChange w:id="401" w:author="Kerr, Wesley" w:date="2026-07-19T13:53:00Z" w16du:dateUtc="2026-07-19T17:53:00Z">
            <w:tblPrEx>
              <w:tblW w:w="9520" w:type="dxa"/>
            </w:tblPrEx>
          </w:tblPrExChange>
        </w:tblPrEx>
        <w:trPr>
          <w:gridAfter w:val="1"/>
          <w:wAfter w:w="80" w:type="dxa"/>
          <w:cantSplit/>
          <w:jc w:val="center"/>
          <w:trPrChange w:id="402" w:author="Kerr, Wesley" w:date="2026-07-19T13:53:00Z" w16du:dateUtc="2026-07-19T17:53:00Z">
            <w:trPr>
              <w:cantSplit/>
              <w:jc w:val="center"/>
            </w:trPr>
          </w:trPrChange>
        </w:trPr>
        <w:tc>
          <w:tcPr>
            <w:tcW w:w="1279" w:type="dxa"/>
            <w:tcBorders>
              <w:bottom w:val="single" w:sz="4" w:space="0" w:color="auto"/>
            </w:tcBorders>
            <w:tcMar>
              <w:top w:w="80" w:type="dxa"/>
              <w:left w:w="80" w:type="dxa"/>
              <w:bottom w:w="80" w:type="dxa"/>
              <w:right w:w="80" w:type="dxa"/>
            </w:tcMar>
            <w:vAlign w:val="center"/>
            <w:tcPrChange w:id="403" w:author="Kerr, Wesley" w:date="2026-07-19T13:53:00Z" w16du:dateUtc="2026-07-19T17:53:00Z">
              <w:tcPr>
                <w:tcW w:w="1330" w:type="dxa"/>
                <w:gridSpan w:val="3"/>
                <w:tcBorders>
                  <w:bottom w:val="single" w:sz="4" w:space="0" w:color="auto"/>
                </w:tcBorders>
                <w:tcMar>
                  <w:top w:w="80" w:type="dxa"/>
                  <w:left w:w="80" w:type="dxa"/>
                  <w:bottom w:w="80" w:type="dxa"/>
                  <w:right w:w="80" w:type="dxa"/>
                </w:tcMar>
                <w:vAlign w:val="center"/>
              </w:tcPr>
            </w:tcPrChange>
          </w:tcPr>
          <w:p w14:paraId="00E90CD6" w14:textId="103748B2" w:rsidR="008B766C" w:rsidRDefault="008B766C" w:rsidP="008B766C">
            <w:pPr>
              <w:spacing w:line="240" w:lineRule="auto"/>
            </w:pPr>
            <w:del w:id="404" w:author="Kerr, Wesley" w:date="2026-07-19T13:50:00Z" w16du:dateUtc="2026-07-19T17:50:00Z">
              <w:r w:rsidDel="00F96D75">
                <w:rPr>
                  <w:sz w:val="18"/>
                </w:rPr>
                <w:delText>healthy ovulatory</w:delText>
              </w:r>
            </w:del>
          </w:p>
        </w:tc>
        <w:tc>
          <w:tcPr>
            <w:tcW w:w="1268" w:type="dxa"/>
            <w:tcBorders>
              <w:bottom w:val="single" w:sz="4" w:space="0" w:color="auto"/>
              <w:right w:val="single" w:sz="4" w:space="0" w:color="auto"/>
            </w:tcBorders>
            <w:tcMar>
              <w:top w:w="80" w:type="dxa"/>
              <w:left w:w="80" w:type="dxa"/>
              <w:bottom w:w="80" w:type="dxa"/>
              <w:right w:w="80" w:type="dxa"/>
            </w:tcMar>
            <w:vAlign w:val="center"/>
            <w:tcPrChange w:id="405" w:author="Kerr, Wesley" w:date="2026-07-19T13:53:00Z" w16du:dateUtc="2026-07-19T17:53:00Z">
              <w:tcPr>
                <w:tcW w:w="1403" w:type="dxa"/>
                <w:gridSpan w:val="3"/>
                <w:tcBorders>
                  <w:bottom w:val="single" w:sz="4" w:space="0" w:color="auto"/>
                  <w:right w:val="single" w:sz="4" w:space="0" w:color="auto"/>
                </w:tcBorders>
                <w:tcMar>
                  <w:top w:w="80" w:type="dxa"/>
                  <w:left w:w="80" w:type="dxa"/>
                  <w:bottom w:w="80" w:type="dxa"/>
                  <w:right w:w="80" w:type="dxa"/>
                </w:tcMar>
                <w:vAlign w:val="center"/>
              </w:tcPr>
            </w:tcPrChange>
          </w:tcPr>
          <w:p w14:paraId="079E306F" w14:textId="77777777" w:rsidR="008B766C" w:rsidRDefault="008B766C" w:rsidP="008B766C">
            <w:pPr>
              <w:spacing w:line="240" w:lineRule="auto"/>
            </w:pPr>
            <w:r>
              <w:rPr>
                <w:sz w:val="18"/>
              </w:rPr>
              <w:t>Herzog plus &gt;=4 seizure-day minimum</w:t>
            </w:r>
          </w:p>
        </w:tc>
        <w:tc>
          <w:tcPr>
            <w:tcW w:w="737" w:type="dxa"/>
            <w:tcBorders>
              <w:bottom w:val="single" w:sz="4" w:space="0" w:color="auto"/>
            </w:tcBorders>
            <w:vAlign w:val="center"/>
            <w:tcPrChange w:id="406" w:author="Kerr, Wesley" w:date="2026-07-19T13:53:00Z" w16du:dateUtc="2026-07-19T17:53:00Z">
              <w:tcPr>
                <w:tcW w:w="772" w:type="dxa"/>
                <w:gridSpan w:val="3"/>
                <w:tcBorders>
                  <w:bottom w:val="single" w:sz="4" w:space="0" w:color="auto"/>
                </w:tcBorders>
                <w:vAlign w:val="center"/>
              </w:tcPr>
            </w:tcPrChange>
          </w:tcPr>
          <w:p w14:paraId="4CB01C34" w14:textId="7E7474CC" w:rsidR="008B766C" w:rsidRDefault="008B766C" w:rsidP="008B766C">
            <w:pPr>
              <w:spacing w:line="240" w:lineRule="auto"/>
              <w:rPr>
                <w:sz w:val="18"/>
              </w:rPr>
            </w:pPr>
            <w:ins w:id="407" w:author="Kerr, Wesley" w:date="2026-07-19T13:51:00Z" w16du:dateUtc="2026-07-19T17:51:00Z">
              <w:r>
                <w:rPr>
                  <w:sz w:val="18"/>
                </w:rPr>
                <w:t>86.8%</w:t>
              </w:r>
            </w:ins>
          </w:p>
        </w:tc>
        <w:tc>
          <w:tcPr>
            <w:tcW w:w="1316" w:type="dxa"/>
            <w:tcBorders>
              <w:bottom w:val="single" w:sz="4" w:space="0" w:color="auto"/>
            </w:tcBorders>
            <w:vAlign w:val="center"/>
            <w:tcPrChange w:id="408" w:author="Kerr, Wesley" w:date="2026-07-19T13:53:00Z" w16du:dateUtc="2026-07-19T17:53:00Z">
              <w:tcPr>
                <w:tcW w:w="1316" w:type="dxa"/>
                <w:gridSpan w:val="3"/>
                <w:tcBorders>
                  <w:bottom w:val="single" w:sz="4" w:space="0" w:color="auto"/>
                </w:tcBorders>
                <w:vAlign w:val="center"/>
              </w:tcPr>
            </w:tcPrChange>
          </w:tcPr>
          <w:p w14:paraId="1B36C4AB" w14:textId="54B1A587" w:rsidR="008B766C" w:rsidRDefault="008B766C" w:rsidP="008B766C">
            <w:pPr>
              <w:spacing w:line="240" w:lineRule="auto"/>
              <w:rPr>
                <w:sz w:val="18"/>
              </w:rPr>
            </w:pPr>
            <w:ins w:id="409" w:author="Kerr, Wesley" w:date="2026-07-19T13:51:00Z" w16du:dateUtc="2026-07-19T17:51:00Z">
              <w:r>
                <w:rPr>
                  <w:sz w:val="18"/>
                </w:rPr>
                <w:t>3.3%</w:t>
              </w:r>
            </w:ins>
          </w:p>
        </w:tc>
        <w:tc>
          <w:tcPr>
            <w:tcW w:w="961" w:type="dxa"/>
            <w:tcBorders>
              <w:left w:val="nil"/>
              <w:bottom w:val="single" w:sz="4" w:space="0" w:color="auto"/>
            </w:tcBorders>
            <w:tcMar>
              <w:top w:w="80" w:type="dxa"/>
              <w:left w:w="80" w:type="dxa"/>
              <w:bottom w:w="80" w:type="dxa"/>
              <w:right w:w="80" w:type="dxa"/>
            </w:tcMar>
            <w:vAlign w:val="center"/>
            <w:tcPrChange w:id="410" w:author="Kerr, Wesley" w:date="2026-07-19T13:53:00Z" w16du:dateUtc="2026-07-19T17:53:00Z">
              <w:tcPr>
                <w:tcW w:w="721" w:type="dxa"/>
                <w:tcBorders>
                  <w:left w:val="nil"/>
                  <w:bottom w:val="single" w:sz="4" w:space="0" w:color="auto"/>
                </w:tcBorders>
                <w:tcMar>
                  <w:top w:w="80" w:type="dxa"/>
                  <w:left w:w="80" w:type="dxa"/>
                  <w:bottom w:w="80" w:type="dxa"/>
                  <w:right w:w="80" w:type="dxa"/>
                </w:tcMar>
                <w:vAlign w:val="center"/>
              </w:tcPr>
            </w:tcPrChange>
          </w:tcPr>
          <w:p w14:paraId="5AB4B8C3" w14:textId="635365CC" w:rsidR="008B766C" w:rsidRDefault="008B766C" w:rsidP="008B766C">
            <w:pPr>
              <w:spacing w:line="240" w:lineRule="auto"/>
            </w:pPr>
            <w:r>
              <w:rPr>
                <w:sz w:val="18"/>
              </w:rPr>
              <w:t>5.1%</w:t>
            </w:r>
          </w:p>
        </w:tc>
        <w:tc>
          <w:tcPr>
            <w:tcW w:w="650" w:type="dxa"/>
            <w:tcBorders>
              <w:bottom w:val="single" w:sz="4" w:space="0" w:color="auto"/>
            </w:tcBorders>
            <w:tcMar>
              <w:top w:w="80" w:type="dxa"/>
              <w:left w:w="80" w:type="dxa"/>
              <w:bottom w:w="80" w:type="dxa"/>
              <w:right w:w="80" w:type="dxa"/>
            </w:tcMar>
            <w:vAlign w:val="center"/>
            <w:tcPrChange w:id="411" w:author="Kerr, Wesley" w:date="2026-07-19T13:53:00Z" w16du:dateUtc="2026-07-19T17:53:00Z">
              <w:tcPr>
                <w:tcW w:w="721" w:type="dxa"/>
                <w:tcBorders>
                  <w:bottom w:val="single" w:sz="4" w:space="0" w:color="auto"/>
                </w:tcBorders>
                <w:tcMar>
                  <w:top w:w="80" w:type="dxa"/>
                  <w:left w:w="80" w:type="dxa"/>
                  <w:bottom w:w="80" w:type="dxa"/>
                  <w:right w:w="80" w:type="dxa"/>
                </w:tcMar>
                <w:vAlign w:val="center"/>
              </w:tcPr>
            </w:tcPrChange>
          </w:tcPr>
          <w:p w14:paraId="6220FD26" w14:textId="77777777" w:rsidR="008B766C" w:rsidRDefault="008B766C" w:rsidP="008B766C">
            <w:pPr>
              <w:spacing w:line="240" w:lineRule="auto"/>
            </w:pPr>
            <w:r>
              <w:rPr>
                <w:sz w:val="18"/>
              </w:rPr>
              <w:t>2.9%</w:t>
            </w:r>
          </w:p>
        </w:tc>
        <w:tc>
          <w:tcPr>
            <w:tcW w:w="720" w:type="dxa"/>
            <w:tcBorders>
              <w:bottom w:val="single" w:sz="4" w:space="0" w:color="auto"/>
              <w:right w:val="single" w:sz="4" w:space="0" w:color="auto"/>
            </w:tcBorders>
            <w:tcMar>
              <w:top w:w="80" w:type="dxa"/>
              <w:left w:w="80" w:type="dxa"/>
              <w:bottom w:w="80" w:type="dxa"/>
              <w:right w:w="80" w:type="dxa"/>
            </w:tcMar>
            <w:vAlign w:val="center"/>
            <w:tcPrChange w:id="412" w:author="Kerr, Wesley" w:date="2026-07-19T13:53:00Z" w16du:dateUtc="2026-07-19T17:53:00Z">
              <w:tcPr>
                <w:tcW w:w="779" w:type="dxa"/>
                <w:gridSpan w:val="3"/>
                <w:tcBorders>
                  <w:bottom w:val="single" w:sz="4" w:space="0" w:color="auto"/>
                </w:tcBorders>
                <w:tcMar>
                  <w:top w:w="80" w:type="dxa"/>
                  <w:left w:w="80" w:type="dxa"/>
                  <w:bottom w:w="80" w:type="dxa"/>
                  <w:right w:w="80" w:type="dxa"/>
                </w:tcMar>
                <w:vAlign w:val="center"/>
              </w:tcPr>
            </w:tcPrChange>
          </w:tcPr>
          <w:p w14:paraId="5B8FAB79" w14:textId="77777777" w:rsidR="008B766C" w:rsidRDefault="008B766C" w:rsidP="008B766C">
            <w:pPr>
              <w:spacing w:line="240" w:lineRule="auto"/>
            </w:pPr>
            <w:r>
              <w:rPr>
                <w:sz w:val="18"/>
              </w:rPr>
              <w:t>0.0%</w:t>
            </w:r>
          </w:p>
        </w:tc>
        <w:tc>
          <w:tcPr>
            <w:tcW w:w="972" w:type="dxa"/>
            <w:tcBorders>
              <w:left w:val="single" w:sz="4" w:space="0" w:color="auto"/>
              <w:bottom w:val="single" w:sz="4" w:space="0" w:color="auto"/>
            </w:tcBorders>
            <w:vAlign w:val="center"/>
            <w:tcPrChange w:id="413" w:author="Kerr, Wesley" w:date="2026-07-19T13:53:00Z" w16du:dateUtc="2026-07-19T17:53:00Z">
              <w:tcPr>
                <w:tcW w:w="777" w:type="dxa"/>
                <w:tcBorders>
                  <w:bottom w:val="single" w:sz="4" w:space="0" w:color="auto"/>
                </w:tcBorders>
                <w:vAlign w:val="center"/>
              </w:tcPr>
            </w:tcPrChange>
          </w:tcPr>
          <w:p w14:paraId="59155CB9" w14:textId="275D3F61" w:rsidR="008B766C" w:rsidRDefault="008B766C" w:rsidP="008B766C">
            <w:pPr>
              <w:spacing w:line="240" w:lineRule="auto"/>
              <w:rPr>
                <w:sz w:val="18"/>
              </w:rPr>
            </w:pPr>
            <w:ins w:id="414" w:author="Kerr, Wesley" w:date="2026-07-19T13:52:00Z" w16du:dateUtc="2026-07-19T17:52:00Z">
              <w:r>
                <w:rPr>
                  <w:sz w:val="18"/>
                </w:rPr>
                <w:t>1.9%</w:t>
              </w:r>
            </w:ins>
          </w:p>
        </w:tc>
        <w:tc>
          <w:tcPr>
            <w:tcW w:w="786" w:type="dxa"/>
            <w:tcBorders>
              <w:bottom w:val="single" w:sz="4" w:space="0" w:color="auto"/>
            </w:tcBorders>
            <w:tcMar>
              <w:top w:w="80" w:type="dxa"/>
              <w:left w:w="80" w:type="dxa"/>
              <w:bottom w:w="80" w:type="dxa"/>
              <w:right w:w="80" w:type="dxa"/>
            </w:tcMar>
            <w:vAlign w:val="center"/>
            <w:tcPrChange w:id="415" w:author="Kerr, Wesley" w:date="2026-07-19T13:53:00Z" w16du:dateUtc="2026-07-19T17:53:00Z">
              <w:tcPr>
                <w:tcW w:w="870" w:type="dxa"/>
                <w:tcBorders>
                  <w:bottom w:val="single" w:sz="4" w:space="0" w:color="auto"/>
                </w:tcBorders>
                <w:tcMar>
                  <w:top w:w="80" w:type="dxa"/>
                  <w:left w:w="80" w:type="dxa"/>
                  <w:bottom w:w="80" w:type="dxa"/>
                  <w:right w:w="80" w:type="dxa"/>
                </w:tcMar>
                <w:vAlign w:val="center"/>
              </w:tcPr>
            </w:tcPrChange>
          </w:tcPr>
          <w:p w14:paraId="31B22FED" w14:textId="7146B167" w:rsidR="008B766C" w:rsidRDefault="008B766C" w:rsidP="008B766C">
            <w:pPr>
              <w:spacing w:line="240" w:lineRule="auto"/>
            </w:pPr>
            <w:r>
              <w:rPr>
                <w:sz w:val="18"/>
              </w:rPr>
              <w:t>0.0%</w:t>
            </w:r>
          </w:p>
        </w:tc>
      </w:tr>
      <w:tr w:rsidR="008B766C" w14:paraId="130DAB67" w14:textId="77777777" w:rsidTr="00BC3FF5">
        <w:tblPrEx>
          <w:tblPrExChange w:id="416" w:author="Kerr, Wesley" w:date="2026-07-19T13:53:00Z" w16du:dateUtc="2026-07-19T17:53:00Z">
            <w:tblPrEx>
              <w:tblW w:w="9520" w:type="dxa"/>
            </w:tblPrEx>
          </w:tblPrExChange>
        </w:tblPrEx>
        <w:trPr>
          <w:gridAfter w:val="1"/>
          <w:wAfter w:w="80" w:type="dxa"/>
          <w:cantSplit/>
          <w:jc w:val="center"/>
          <w:trPrChange w:id="417" w:author="Kerr, Wesley" w:date="2026-07-19T13:53:00Z" w16du:dateUtc="2026-07-19T17:53:00Z">
            <w:trPr>
              <w:cantSplit/>
              <w:jc w:val="center"/>
            </w:trPr>
          </w:trPrChange>
        </w:trPr>
        <w:tc>
          <w:tcPr>
            <w:tcW w:w="1279" w:type="dxa"/>
            <w:tcBorders>
              <w:top w:val="single" w:sz="4" w:space="0" w:color="auto"/>
            </w:tcBorders>
            <w:tcMar>
              <w:top w:w="80" w:type="dxa"/>
              <w:left w:w="80" w:type="dxa"/>
              <w:bottom w:w="80" w:type="dxa"/>
              <w:right w:w="80" w:type="dxa"/>
            </w:tcMar>
            <w:vAlign w:val="center"/>
            <w:tcPrChange w:id="418" w:author="Kerr, Wesley" w:date="2026-07-19T13:53:00Z" w16du:dateUtc="2026-07-19T17:53:00Z">
              <w:tcPr>
                <w:tcW w:w="1330" w:type="dxa"/>
                <w:gridSpan w:val="3"/>
                <w:tcBorders>
                  <w:top w:val="single" w:sz="4" w:space="0" w:color="auto"/>
                </w:tcBorders>
                <w:tcMar>
                  <w:top w:w="80" w:type="dxa"/>
                  <w:left w:w="80" w:type="dxa"/>
                  <w:bottom w:w="80" w:type="dxa"/>
                  <w:right w:w="80" w:type="dxa"/>
                </w:tcMar>
                <w:vAlign w:val="center"/>
              </w:tcPr>
            </w:tcPrChange>
          </w:tcPr>
          <w:p w14:paraId="0831814E" w14:textId="77777777" w:rsidR="008B766C" w:rsidRDefault="008B766C" w:rsidP="008B766C">
            <w:pPr>
              <w:spacing w:line="240" w:lineRule="auto"/>
            </w:pPr>
            <w:r>
              <w:rPr>
                <w:sz w:val="18"/>
              </w:rPr>
              <w:t>heterogeneous menstruating-age</w:t>
            </w:r>
          </w:p>
        </w:tc>
        <w:tc>
          <w:tcPr>
            <w:tcW w:w="1268" w:type="dxa"/>
            <w:tcBorders>
              <w:top w:val="single" w:sz="4" w:space="0" w:color="auto"/>
              <w:right w:val="single" w:sz="4" w:space="0" w:color="auto"/>
            </w:tcBorders>
            <w:tcMar>
              <w:top w:w="80" w:type="dxa"/>
              <w:left w:w="80" w:type="dxa"/>
              <w:bottom w:w="80" w:type="dxa"/>
              <w:right w:w="80" w:type="dxa"/>
            </w:tcMar>
            <w:vAlign w:val="center"/>
            <w:tcPrChange w:id="419" w:author="Kerr, Wesley" w:date="2026-07-19T13:53:00Z" w16du:dateUtc="2026-07-19T17:53:00Z">
              <w:tcPr>
                <w:tcW w:w="1403" w:type="dxa"/>
                <w:gridSpan w:val="3"/>
                <w:tcBorders>
                  <w:top w:val="single" w:sz="4" w:space="0" w:color="auto"/>
                  <w:right w:val="single" w:sz="4" w:space="0" w:color="auto"/>
                </w:tcBorders>
                <w:tcMar>
                  <w:top w:w="80" w:type="dxa"/>
                  <w:left w:w="80" w:type="dxa"/>
                  <w:bottom w:w="80" w:type="dxa"/>
                  <w:right w:w="80" w:type="dxa"/>
                </w:tcMar>
                <w:vAlign w:val="center"/>
              </w:tcPr>
            </w:tcPrChange>
          </w:tcPr>
          <w:p w14:paraId="6E3A477A" w14:textId="77777777" w:rsidR="008B766C" w:rsidRDefault="008B766C" w:rsidP="008B766C">
            <w:pPr>
              <w:spacing w:line="240" w:lineRule="auto"/>
            </w:pPr>
            <w:r>
              <w:rPr>
                <w:sz w:val="18"/>
              </w:rPr>
              <w:t>Windowed Herzog thresholds</w:t>
            </w:r>
          </w:p>
        </w:tc>
        <w:tc>
          <w:tcPr>
            <w:tcW w:w="737" w:type="dxa"/>
            <w:tcBorders>
              <w:top w:val="single" w:sz="4" w:space="0" w:color="auto"/>
            </w:tcBorders>
            <w:vAlign w:val="center"/>
            <w:tcPrChange w:id="420" w:author="Kerr, Wesley" w:date="2026-07-19T13:53:00Z" w16du:dateUtc="2026-07-19T17:53:00Z">
              <w:tcPr>
                <w:tcW w:w="772" w:type="dxa"/>
                <w:gridSpan w:val="3"/>
                <w:tcBorders>
                  <w:top w:val="single" w:sz="4" w:space="0" w:color="auto"/>
                </w:tcBorders>
                <w:vAlign w:val="center"/>
              </w:tcPr>
            </w:tcPrChange>
          </w:tcPr>
          <w:p w14:paraId="37C881F5" w14:textId="3E2809C7" w:rsidR="008B766C" w:rsidRDefault="008B766C" w:rsidP="008B766C">
            <w:pPr>
              <w:spacing w:line="240" w:lineRule="auto"/>
              <w:rPr>
                <w:sz w:val="18"/>
              </w:rPr>
            </w:pPr>
            <w:ins w:id="421" w:author="Kerr, Wesley" w:date="2026-07-19T13:51:00Z" w16du:dateUtc="2026-07-19T17:51:00Z">
              <w:r>
                <w:rPr>
                  <w:sz w:val="18"/>
                </w:rPr>
                <w:t>63.2%</w:t>
              </w:r>
            </w:ins>
          </w:p>
        </w:tc>
        <w:tc>
          <w:tcPr>
            <w:tcW w:w="1316" w:type="dxa"/>
            <w:tcBorders>
              <w:top w:val="single" w:sz="4" w:space="0" w:color="auto"/>
            </w:tcBorders>
            <w:vAlign w:val="center"/>
            <w:tcPrChange w:id="422" w:author="Kerr, Wesley" w:date="2026-07-19T13:53:00Z" w16du:dateUtc="2026-07-19T17:53:00Z">
              <w:tcPr>
                <w:tcW w:w="1316" w:type="dxa"/>
                <w:gridSpan w:val="3"/>
                <w:tcBorders>
                  <w:top w:val="single" w:sz="4" w:space="0" w:color="auto"/>
                </w:tcBorders>
                <w:vAlign w:val="center"/>
              </w:tcPr>
            </w:tcPrChange>
          </w:tcPr>
          <w:p w14:paraId="222E7231" w14:textId="210BFA0D" w:rsidR="008B766C" w:rsidRDefault="008B766C" w:rsidP="008B766C">
            <w:pPr>
              <w:spacing w:line="240" w:lineRule="auto"/>
              <w:rPr>
                <w:sz w:val="18"/>
              </w:rPr>
            </w:pPr>
            <w:ins w:id="423" w:author="Kerr, Wesley" w:date="2026-07-19T13:51:00Z" w16du:dateUtc="2026-07-19T17:51:00Z">
              <w:r>
                <w:rPr>
                  <w:sz w:val="18"/>
                </w:rPr>
                <w:t>0.8%</w:t>
              </w:r>
            </w:ins>
          </w:p>
        </w:tc>
        <w:tc>
          <w:tcPr>
            <w:tcW w:w="961" w:type="dxa"/>
            <w:tcBorders>
              <w:top w:val="single" w:sz="4" w:space="0" w:color="auto"/>
              <w:left w:val="nil"/>
            </w:tcBorders>
            <w:tcMar>
              <w:top w:w="80" w:type="dxa"/>
              <w:left w:w="80" w:type="dxa"/>
              <w:bottom w:w="80" w:type="dxa"/>
              <w:right w:w="80" w:type="dxa"/>
            </w:tcMar>
            <w:vAlign w:val="center"/>
            <w:tcPrChange w:id="424" w:author="Kerr, Wesley" w:date="2026-07-19T13:53:00Z" w16du:dateUtc="2026-07-19T17:53:00Z">
              <w:tcPr>
                <w:tcW w:w="721" w:type="dxa"/>
                <w:tcBorders>
                  <w:top w:val="single" w:sz="4" w:space="0" w:color="auto"/>
                  <w:left w:val="nil"/>
                </w:tcBorders>
                <w:tcMar>
                  <w:top w:w="80" w:type="dxa"/>
                  <w:left w:w="80" w:type="dxa"/>
                  <w:bottom w:w="80" w:type="dxa"/>
                  <w:right w:w="80" w:type="dxa"/>
                </w:tcMar>
                <w:vAlign w:val="center"/>
              </w:tcPr>
            </w:tcPrChange>
          </w:tcPr>
          <w:p w14:paraId="4CD511B9" w14:textId="37422FC7" w:rsidR="008B766C" w:rsidRDefault="008B766C" w:rsidP="008B766C">
            <w:pPr>
              <w:spacing w:line="240" w:lineRule="auto"/>
            </w:pPr>
            <w:r>
              <w:rPr>
                <w:sz w:val="18"/>
              </w:rPr>
              <w:t>3.8%</w:t>
            </w:r>
          </w:p>
        </w:tc>
        <w:tc>
          <w:tcPr>
            <w:tcW w:w="650" w:type="dxa"/>
            <w:tcBorders>
              <w:top w:val="single" w:sz="4" w:space="0" w:color="auto"/>
            </w:tcBorders>
            <w:tcMar>
              <w:top w:w="80" w:type="dxa"/>
              <w:left w:w="80" w:type="dxa"/>
              <w:bottom w:w="80" w:type="dxa"/>
              <w:right w:w="80" w:type="dxa"/>
            </w:tcMar>
            <w:vAlign w:val="center"/>
            <w:tcPrChange w:id="425" w:author="Kerr, Wesley" w:date="2026-07-19T13:53:00Z" w16du:dateUtc="2026-07-19T17:53:00Z">
              <w:tcPr>
                <w:tcW w:w="721" w:type="dxa"/>
                <w:tcBorders>
                  <w:top w:val="single" w:sz="4" w:space="0" w:color="auto"/>
                </w:tcBorders>
                <w:tcMar>
                  <w:top w:w="80" w:type="dxa"/>
                  <w:left w:w="80" w:type="dxa"/>
                  <w:bottom w:w="80" w:type="dxa"/>
                  <w:right w:w="80" w:type="dxa"/>
                </w:tcMar>
                <w:vAlign w:val="center"/>
              </w:tcPr>
            </w:tcPrChange>
          </w:tcPr>
          <w:p w14:paraId="2515D088" w14:textId="77777777" w:rsidR="008B766C" w:rsidRDefault="008B766C" w:rsidP="008B766C">
            <w:pPr>
              <w:spacing w:line="240" w:lineRule="auto"/>
            </w:pPr>
            <w:r>
              <w:rPr>
                <w:sz w:val="18"/>
              </w:rPr>
              <w:t>2.1%</w:t>
            </w:r>
          </w:p>
        </w:tc>
        <w:tc>
          <w:tcPr>
            <w:tcW w:w="720" w:type="dxa"/>
            <w:tcBorders>
              <w:top w:val="single" w:sz="4" w:space="0" w:color="auto"/>
              <w:right w:val="single" w:sz="4" w:space="0" w:color="auto"/>
            </w:tcBorders>
            <w:tcMar>
              <w:top w:w="80" w:type="dxa"/>
              <w:left w:w="80" w:type="dxa"/>
              <w:bottom w:w="80" w:type="dxa"/>
              <w:right w:w="80" w:type="dxa"/>
            </w:tcMar>
            <w:vAlign w:val="center"/>
            <w:tcPrChange w:id="426" w:author="Kerr, Wesley" w:date="2026-07-19T13:53:00Z" w16du:dateUtc="2026-07-19T17:53:00Z">
              <w:tcPr>
                <w:tcW w:w="779" w:type="dxa"/>
                <w:gridSpan w:val="3"/>
                <w:tcBorders>
                  <w:top w:val="single" w:sz="4" w:space="0" w:color="auto"/>
                </w:tcBorders>
                <w:tcMar>
                  <w:top w:w="80" w:type="dxa"/>
                  <w:left w:w="80" w:type="dxa"/>
                  <w:bottom w:w="80" w:type="dxa"/>
                  <w:right w:w="80" w:type="dxa"/>
                </w:tcMar>
                <w:vAlign w:val="center"/>
              </w:tcPr>
            </w:tcPrChange>
          </w:tcPr>
          <w:p w14:paraId="4C28323E" w14:textId="77777777" w:rsidR="008B766C" w:rsidRDefault="008B766C" w:rsidP="008B766C">
            <w:pPr>
              <w:spacing w:line="240" w:lineRule="auto"/>
            </w:pPr>
            <w:r>
              <w:rPr>
                <w:sz w:val="18"/>
              </w:rPr>
              <w:t>24.3%</w:t>
            </w:r>
          </w:p>
        </w:tc>
        <w:tc>
          <w:tcPr>
            <w:tcW w:w="972" w:type="dxa"/>
            <w:tcBorders>
              <w:top w:val="single" w:sz="4" w:space="0" w:color="auto"/>
              <w:left w:val="single" w:sz="4" w:space="0" w:color="auto"/>
            </w:tcBorders>
            <w:vAlign w:val="center"/>
            <w:tcPrChange w:id="427" w:author="Kerr, Wesley" w:date="2026-07-19T13:53:00Z" w16du:dateUtc="2026-07-19T17:53:00Z">
              <w:tcPr>
                <w:tcW w:w="777" w:type="dxa"/>
                <w:tcBorders>
                  <w:top w:val="single" w:sz="4" w:space="0" w:color="auto"/>
                </w:tcBorders>
                <w:vAlign w:val="center"/>
              </w:tcPr>
            </w:tcPrChange>
          </w:tcPr>
          <w:p w14:paraId="7FDE4437" w14:textId="3F552BA1" w:rsidR="008B766C" w:rsidRDefault="008B766C" w:rsidP="008B766C">
            <w:pPr>
              <w:spacing w:line="240" w:lineRule="auto"/>
              <w:rPr>
                <w:sz w:val="18"/>
              </w:rPr>
            </w:pPr>
            <w:ins w:id="428" w:author="Kerr, Wesley" w:date="2026-07-19T13:52:00Z" w16du:dateUtc="2026-07-19T17:52:00Z">
              <w:r>
                <w:rPr>
                  <w:sz w:val="18"/>
                </w:rPr>
                <w:t>1.2%</w:t>
              </w:r>
            </w:ins>
          </w:p>
        </w:tc>
        <w:tc>
          <w:tcPr>
            <w:tcW w:w="786" w:type="dxa"/>
            <w:tcBorders>
              <w:top w:val="single" w:sz="4" w:space="0" w:color="auto"/>
            </w:tcBorders>
            <w:tcMar>
              <w:top w:w="80" w:type="dxa"/>
              <w:left w:w="80" w:type="dxa"/>
              <w:bottom w:w="80" w:type="dxa"/>
              <w:right w:w="80" w:type="dxa"/>
            </w:tcMar>
            <w:vAlign w:val="center"/>
            <w:tcPrChange w:id="429" w:author="Kerr, Wesley" w:date="2026-07-19T13:53:00Z" w16du:dateUtc="2026-07-19T17:53:00Z">
              <w:tcPr>
                <w:tcW w:w="870" w:type="dxa"/>
                <w:tcBorders>
                  <w:top w:val="single" w:sz="4" w:space="0" w:color="auto"/>
                </w:tcBorders>
                <w:tcMar>
                  <w:top w:w="80" w:type="dxa"/>
                  <w:left w:w="80" w:type="dxa"/>
                  <w:bottom w:w="80" w:type="dxa"/>
                  <w:right w:w="80" w:type="dxa"/>
                </w:tcMar>
                <w:vAlign w:val="center"/>
              </w:tcPr>
            </w:tcPrChange>
          </w:tcPr>
          <w:p w14:paraId="3D1C4872" w14:textId="737A016E" w:rsidR="008B766C" w:rsidRDefault="008B766C" w:rsidP="008B766C">
            <w:pPr>
              <w:spacing w:line="240" w:lineRule="auto"/>
            </w:pPr>
            <w:r>
              <w:rPr>
                <w:sz w:val="18"/>
              </w:rPr>
              <w:t>4.6%</w:t>
            </w:r>
          </w:p>
        </w:tc>
      </w:tr>
      <w:tr w:rsidR="008B766C" w14:paraId="4B6C658D" w14:textId="77777777" w:rsidTr="00BC3FF5">
        <w:tblPrEx>
          <w:tblPrExChange w:id="430" w:author="Kerr, Wesley" w:date="2026-07-19T13:53:00Z" w16du:dateUtc="2026-07-19T17:53:00Z">
            <w:tblPrEx>
              <w:tblW w:w="9520" w:type="dxa"/>
            </w:tblPrEx>
          </w:tblPrExChange>
        </w:tblPrEx>
        <w:trPr>
          <w:gridAfter w:val="1"/>
          <w:wAfter w:w="80" w:type="dxa"/>
          <w:cantSplit/>
          <w:jc w:val="center"/>
          <w:trPrChange w:id="431" w:author="Kerr, Wesley" w:date="2026-07-19T13:53:00Z" w16du:dateUtc="2026-07-19T17:53:00Z">
            <w:trPr>
              <w:cantSplit/>
              <w:jc w:val="center"/>
            </w:trPr>
          </w:trPrChange>
        </w:trPr>
        <w:tc>
          <w:tcPr>
            <w:tcW w:w="1279" w:type="dxa"/>
            <w:tcMar>
              <w:top w:w="80" w:type="dxa"/>
              <w:left w:w="80" w:type="dxa"/>
              <w:bottom w:w="80" w:type="dxa"/>
              <w:right w:w="80" w:type="dxa"/>
            </w:tcMar>
            <w:vAlign w:val="center"/>
            <w:tcPrChange w:id="432" w:author="Kerr, Wesley" w:date="2026-07-19T13:53:00Z" w16du:dateUtc="2026-07-19T17:53:00Z">
              <w:tcPr>
                <w:tcW w:w="1330" w:type="dxa"/>
                <w:gridSpan w:val="3"/>
                <w:tcMar>
                  <w:top w:w="80" w:type="dxa"/>
                  <w:left w:w="80" w:type="dxa"/>
                  <w:bottom w:w="80" w:type="dxa"/>
                  <w:right w:w="80" w:type="dxa"/>
                </w:tcMar>
                <w:vAlign w:val="center"/>
              </w:tcPr>
            </w:tcPrChange>
          </w:tcPr>
          <w:p w14:paraId="0E7548F1" w14:textId="12F20F35" w:rsidR="008B766C" w:rsidRDefault="008B766C" w:rsidP="008B766C">
            <w:pPr>
              <w:spacing w:line="240" w:lineRule="auto"/>
            </w:pPr>
            <w:del w:id="433" w:author="Kerr, Wesley" w:date="2026-07-19T13:50:00Z" w16du:dateUtc="2026-07-19T17:50:00Z">
              <w:r w:rsidDel="00F96D75">
                <w:rPr>
                  <w:sz w:val="18"/>
                </w:rPr>
                <w:delText>heterogeneous menstruating-age</w:delText>
              </w:r>
            </w:del>
          </w:p>
        </w:tc>
        <w:tc>
          <w:tcPr>
            <w:tcW w:w="1268" w:type="dxa"/>
            <w:tcBorders>
              <w:right w:val="single" w:sz="4" w:space="0" w:color="auto"/>
            </w:tcBorders>
            <w:tcMar>
              <w:top w:w="80" w:type="dxa"/>
              <w:left w:w="80" w:type="dxa"/>
              <w:bottom w:w="80" w:type="dxa"/>
              <w:right w:w="80" w:type="dxa"/>
            </w:tcMar>
            <w:vAlign w:val="center"/>
            <w:tcPrChange w:id="434" w:author="Kerr, Wesley" w:date="2026-07-19T13:53:00Z" w16du:dateUtc="2026-07-19T17:53:00Z">
              <w:tcPr>
                <w:tcW w:w="1403" w:type="dxa"/>
                <w:gridSpan w:val="3"/>
                <w:tcBorders>
                  <w:right w:val="single" w:sz="4" w:space="0" w:color="auto"/>
                </w:tcBorders>
                <w:tcMar>
                  <w:top w:w="80" w:type="dxa"/>
                  <w:left w:w="80" w:type="dxa"/>
                  <w:bottom w:w="80" w:type="dxa"/>
                  <w:right w:w="80" w:type="dxa"/>
                </w:tcMar>
                <w:vAlign w:val="center"/>
              </w:tcPr>
            </w:tcPrChange>
          </w:tcPr>
          <w:p w14:paraId="447BF3B5" w14:textId="77777777" w:rsidR="008B766C" w:rsidRDefault="008B766C" w:rsidP="008B766C">
            <w:pPr>
              <w:spacing w:line="240" w:lineRule="auto"/>
            </w:pPr>
            <w:r>
              <w:rPr>
                <w:sz w:val="18"/>
              </w:rPr>
              <w:t>Herzog plus &gt;=4 seizure-day minimum</w:t>
            </w:r>
          </w:p>
        </w:tc>
        <w:tc>
          <w:tcPr>
            <w:tcW w:w="737" w:type="dxa"/>
            <w:vAlign w:val="center"/>
            <w:tcPrChange w:id="435" w:author="Kerr, Wesley" w:date="2026-07-19T13:53:00Z" w16du:dateUtc="2026-07-19T17:53:00Z">
              <w:tcPr>
                <w:tcW w:w="772" w:type="dxa"/>
                <w:gridSpan w:val="3"/>
                <w:vAlign w:val="center"/>
              </w:tcPr>
            </w:tcPrChange>
          </w:tcPr>
          <w:p w14:paraId="1DE18F51" w14:textId="638487A2" w:rsidR="008B766C" w:rsidRDefault="008B766C" w:rsidP="008B766C">
            <w:pPr>
              <w:spacing w:line="240" w:lineRule="auto"/>
              <w:rPr>
                <w:sz w:val="18"/>
              </w:rPr>
            </w:pPr>
            <w:ins w:id="436" w:author="Kerr, Wesley" w:date="2026-07-19T13:51:00Z" w16du:dateUtc="2026-07-19T17:51:00Z">
              <w:r>
                <w:rPr>
                  <w:sz w:val="18"/>
                </w:rPr>
                <w:t>62.3%</w:t>
              </w:r>
            </w:ins>
          </w:p>
        </w:tc>
        <w:tc>
          <w:tcPr>
            <w:tcW w:w="1316" w:type="dxa"/>
            <w:vAlign w:val="center"/>
            <w:tcPrChange w:id="437" w:author="Kerr, Wesley" w:date="2026-07-19T13:53:00Z" w16du:dateUtc="2026-07-19T17:53:00Z">
              <w:tcPr>
                <w:tcW w:w="1316" w:type="dxa"/>
                <w:gridSpan w:val="3"/>
                <w:vAlign w:val="center"/>
              </w:tcPr>
            </w:tcPrChange>
          </w:tcPr>
          <w:p w14:paraId="7143D86F" w14:textId="6E54338E" w:rsidR="008B766C" w:rsidRDefault="008B766C" w:rsidP="008B766C">
            <w:pPr>
              <w:spacing w:line="240" w:lineRule="auto"/>
              <w:rPr>
                <w:sz w:val="18"/>
              </w:rPr>
            </w:pPr>
            <w:ins w:id="438" w:author="Kerr, Wesley" w:date="2026-07-19T13:51:00Z" w16du:dateUtc="2026-07-19T17:51:00Z">
              <w:r>
                <w:rPr>
                  <w:sz w:val="18"/>
                </w:rPr>
                <w:t>3.3%</w:t>
              </w:r>
            </w:ins>
          </w:p>
        </w:tc>
        <w:tc>
          <w:tcPr>
            <w:tcW w:w="961" w:type="dxa"/>
            <w:tcBorders>
              <w:left w:val="nil"/>
            </w:tcBorders>
            <w:tcMar>
              <w:top w:w="80" w:type="dxa"/>
              <w:left w:w="80" w:type="dxa"/>
              <w:bottom w:w="80" w:type="dxa"/>
              <w:right w:w="80" w:type="dxa"/>
            </w:tcMar>
            <w:vAlign w:val="center"/>
            <w:tcPrChange w:id="439" w:author="Kerr, Wesley" w:date="2026-07-19T13:53:00Z" w16du:dateUtc="2026-07-19T17:53:00Z">
              <w:tcPr>
                <w:tcW w:w="721" w:type="dxa"/>
                <w:tcBorders>
                  <w:left w:val="nil"/>
                </w:tcBorders>
                <w:tcMar>
                  <w:top w:w="80" w:type="dxa"/>
                  <w:left w:w="80" w:type="dxa"/>
                  <w:bottom w:w="80" w:type="dxa"/>
                  <w:right w:w="80" w:type="dxa"/>
                </w:tcMar>
                <w:vAlign w:val="center"/>
              </w:tcPr>
            </w:tcPrChange>
          </w:tcPr>
          <w:p w14:paraId="62413C65" w14:textId="63C1DD3C" w:rsidR="008B766C" w:rsidRDefault="008B766C" w:rsidP="008B766C">
            <w:pPr>
              <w:spacing w:line="240" w:lineRule="auto"/>
            </w:pPr>
            <w:r>
              <w:rPr>
                <w:sz w:val="18"/>
              </w:rPr>
              <w:t>3.5%</w:t>
            </w:r>
          </w:p>
        </w:tc>
        <w:tc>
          <w:tcPr>
            <w:tcW w:w="650" w:type="dxa"/>
            <w:tcMar>
              <w:top w:w="80" w:type="dxa"/>
              <w:left w:w="80" w:type="dxa"/>
              <w:bottom w:w="80" w:type="dxa"/>
              <w:right w:w="80" w:type="dxa"/>
            </w:tcMar>
            <w:vAlign w:val="center"/>
            <w:tcPrChange w:id="440" w:author="Kerr, Wesley" w:date="2026-07-19T13:53:00Z" w16du:dateUtc="2026-07-19T17:53:00Z">
              <w:tcPr>
                <w:tcW w:w="721" w:type="dxa"/>
                <w:tcMar>
                  <w:top w:w="80" w:type="dxa"/>
                  <w:left w:w="80" w:type="dxa"/>
                  <w:bottom w:w="80" w:type="dxa"/>
                  <w:right w:w="80" w:type="dxa"/>
                </w:tcMar>
                <w:vAlign w:val="center"/>
              </w:tcPr>
            </w:tcPrChange>
          </w:tcPr>
          <w:p w14:paraId="7BB6E021" w14:textId="77777777" w:rsidR="008B766C" w:rsidRDefault="008B766C" w:rsidP="008B766C">
            <w:pPr>
              <w:spacing w:line="240" w:lineRule="auto"/>
            </w:pPr>
            <w:r>
              <w:rPr>
                <w:sz w:val="18"/>
              </w:rPr>
              <w:t>1.7%</w:t>
            </w:r>
          </w:p>
        </w:tc>
        <w:tc>
          <w:tcPr>
            <w:tcW w:w="720" w:type="dxa"/>
            <w:tcBorders>
              <w:right w:val="single" w:sz="4" w:space="0" w:color="auto"/>
            </w:tcBorders>
            <w:tcMar>
              <w:top w:w="80" w:type="dxa"/>
              <w:left w:w="80" w:type="dxa"/>
              <w:bottom w:w="80" w:type="dxa"/>
              <w:right w:w="80" w:type="dxa"/>
            </w:tcMar>
            <w:vAlign w:val="center"/>
            <w:tcPrChange w:id="441" w:author="Kerr, Wesley" w:date="2026-07-19T13:53:00Z" w16du:dateUtc="2026-07-19T17:53:00Z">
              <w:tcPr>
                <w:tcW w:w="779" w:type="dxa"/>
                <w:gridSpan w:val="3"/>
                <w:tcMar>
                  <w:top w:w="80" w:type="dxa"/>
                  <w:left w:w="80" w:type="dxa"/>
                  <w:bottom w:w="80" w:type="dxa"/>
                  <w:right w:w="80" w:type="dxa"/>
                </w:tcMar>
                <w:vAlign w:val="center"/>
              </w:tcPr>
            </w:tcPrChange>
          </w:tcPr>
          <w:p w14:paraId="6080B34A" w14:textId="77777777" w:rsidR="008B766C" w:rsidRDefault="008B766C" w:rsidP="008B766C">
            <w:pPr>
              <w:spacing w:line="240" w:lineRule="auto"/>
            </w:pPr>
            <w:r>
              <w:rPr>
                <w:sz w:val="18"/>
              </w:rPr>
              <w:t>24.0%</w:t>
            </w:r>
          </w:p>
        </w:tc>
        <w:tc>
          <w:tcPr>
            <w:tcW w:w="972" w:type="dxa"/>
            <w:tcBorders>
              <w:left w:val="single" w:sz="4" w:space="0" w:color="auto"/>
            </w:tcBorders>
            <w:vAlign w:val="center"/>
            <w:tcPrChange w:id="442" w:author="Kerr, Wesley" w:date="2026-07-19T13:53:00Z" w16du:dateUtc="2026-07-19T17:53:00Z">
              <w:tcPr>
                <w:tcW w:w="777" w:type="dxa"/>
                <w:vAlign w:val="center"/>
              </w:tcPr>
            </w:tcPrChange>
          </w:tcPr>
          <w:p w14:paraId="5C04CC34" w14:textId="41778C97" w:rsidR="008B766C" w:rsidRDefault="008B766C" w:rsidP="008B766C">
            <w:pPr>
              <w:spacing w:line="240" w:lineRule="auto"/>
              <w:rPr>
                <w:sz w:val="18"/>
              </w:rPr>
            </w:pPr>
            <w:ins w:id="443" w:author="Kerr, Wesley" w:date="2026-07-19T13:52:00Z" w16du:dateUtc="2026-07-19T17:52:00Z">
              <w:r>
                <w:rPr>
                  <w:sz w:val="18"/>
                </w:rPr>
                <w:t>1.0%</w:t>
              </w:r>
            </w:ins>
          </w:p>
        </w:tc>
        <w:tc>
          <w:tcPr>
            <w:tcW w:w="786" w:type="dxa"/>
            <w:tcMar>
              <w:top w:w="80" w:type="dxa"/>
              <w:left w:w="80" w:type="dxa"/>
              <w:bottom w:w="80" w:type="dxa"/>
              <w:right w:w="80" w:type="dxa"/>
            </w:tcMar>
            <w:vAlign w:val="center"/>
            <w:tcPrChange w:id="444" w:author="Kerr, Wesley" w:date="2026-07-19T13:53:00Z" w16du:dateUtc="2026-07-19T17:53:00Z">
              <w:tcPr>
                <w:tcW w:w="870" w:type="dxa"/>
                <w:tcMar>
                  <w:top w:w="80" w:type="dxa"/>
                  <w:left w:w="80" w:type="dxa"/>
                  <w:bottom w:w="80" w:type="dxa"/>
                  <w:right w:w="80" w:type="dxa"/>
                </w:tcMar>
                <w:vAlign w:val="center"/>
              </w:tcPr>
            </w:tcPrChange>
          </w:tcPr>
          <w:p w14:paraId="446AF600" w14:textId="4C239322" w:rsidR="008B766C" w:rsidRDefault="008B766C" w:rsidP="008B766C">
            <w:pPr>
              <w:spacing w:line="240" w:lineRule="auto"/>
            </w:pPr>
            <w:r>
              <w:rPr>
                <w:sz w:val="18"/>
              </w:rPr>
              <w:t>4.2%</w:t>
            </w:r>
          </w:p>
        </w:tc>
      </w:tr>
    </w:tbl>
    <w:p w14:paraId="1880A240" w14:textId="77777777" w:rsidR="00BA1FAB" w:rsidRDefault="00BA1FAB"/>
    <w:p w14:paraId="19DD246E" w14:textId="77777777" w:rsidR="00BA1FAB" w:rsidRDefault="00A22A73">
      <w:r>
        <w:t>Percentages are among all attempted 36-month full-diary windows, so indeterminate windows remain visible in the denominator.</w:t>
      </w:r>
    </w:p>
    <w:p w14:paraId="6714CD67" w14:textId="77777777" w:rsidR="00181CFA" w:rsidRDefault="00181CFA">
      <w:pPr>
        <w:spacing w:after="200" w:line="276" w:lineRule="auto"/>
        <w:rPr>
          <w:ins w:id="445" w:author="Kerr, Wesley" w:date="2026-07-19T13:55:00Z" w16du:dateUtc="2026-07-19T17:55:00Z"/>
        </w:rPr>
      </w:pPr>
      <w:ins w:id="446" w:author="Kerr, Wesley" w:date="2026-07-19T13:55:00Z" w16du:dateUtc="2026-07-19T17:55:00Z">
        <w:r>
          <w:br w:type="page"/>
        </w:r>
      </w:ins>
    </w:p>
    <w:p w14:paraId="53CB45C2" w14:textId="41CCC0FF" w:rsidR="00BA1FAB" w:rsidRDefault="00A22A73">
      <w:r>
        <w:lastRenderedPageBreak/>
        <w:t>Table 4. Study-level Monte Carlo summaries for 3-month windows.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47" w:author="Kerr, Wesley" w:date="2026-07-19T13:58:00Z" w16du:dateUtc="2026-07-19T17:58:00Z">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0"/>
        <w:gridCol w:w="1355"/>
        <w:gridCol w:w="73"/>
        <w:gridCol w:w="895"/>
        <w:gridCol w:w="75"/>
        <w:gridCol w:w="1650"/>
        <w:gridCol w:w="75"/>
        <w:gridCol w:w="921"/>
        <w:gridCol w:w="1689"/>
        <w:gridCol w:w="1300"/>
        <w:gridCol w:w="1170"/>
        <w:gridCol w:w="77"/>
        <w:tblGridChange w:id="448">
          <w:tblGrid>
            <w:gridCol w:w="80"/>
            <w:gridCol w:w="1383"/>
            <w:gridCol w:w="45"/>
            <w:gridCol w:w="20"/>
            <w:gridCol w:w="950"/>
            <w:gridCol w:w="2"/>
            <w:gridCol w:w="43"/>
            <w:gridCol w:w="1680"/>
            <w:gridCol w:w="91"/>
            <w:gridCol w:w="1416"/>
            <w:gridCol w:w="1540"/>
            <w:gridCol w:w="1135"/>
            <w:gridCol w:w="898"/>
            <w:gridCol w:w="158"/>
            <w:gridCol w:w="79"/>
          </w:tblGrid>
        </w:tblGridChange>
      </w:tblGrid>
      <w:tr w:rsidR="002752EA" w14:paraId="597A12B6" w14:textId="77777777" w:rsidTr="002752EA">
        <w:trPr>
          <w:gridBefore w:val="1"/>
          <w:gridAfter w:val="1"/>
          <w:wBefore w:w="80" w:type="dxa"/>
          <w:wAfter w:w="80" w:type="dxa"/>
          <w:cantSplit/>
          <w:tblHeader/>
          <w:jc w:val="center"/>
          <w:ins w:id="449" w:author="Kerr, Wesley" w:date="2026-07-19T13:56:00Z"/>
          <w:trPrChange w:id="450" w:author="Kerr, Wesley" w:date="2026-07-19T13:58:00Z" w16du:dateUtc="2026-07-19T17:58:00Z">
            <w:trPr>
              <w:gridBefore w:val="1"/>
              <w:gridAfter w:val="1"/>
              <w:wBefore w:w="80" w:type="dxa"/>
              <w:wAfter w:w="80" w:type="dxa"/>
              <w:cantSplit/>
              <w:tblHeader/>
              <w:jc w:val="center"/>
            </w:trPr>
          </w:trPrChange>
        </w:trPr>
        <w:tc>
          <w:tcPr>
            <w:tcW w:w="1445" w:type="dxa"/>
            <w:gridSpan w:val="2"/>
            <w:tcMar>
              <w:top w:w="80" w:type="dxa"/>
              <w:left w:w="80" w:type="dxa"/>
              <w:bottom w:w="80" w:type="dxa"/>
              <w:right w:w="80" w:type="dxa"/>
            </w:tcMar>
            <w:vAlign w:val="center"/>
            <w:tcPrChange w:id="451" w:author="Kerr, Wesley" w:date="2026-07-19T13:58:00Z" w16du:dateUtc="2026-07-19T17:58:00Z">
              <w:tcPr>
                <w:tcW w:w="1455" w:type="dxa"/>
                <w:gridSpan w:val="3"/>
                <w:tcMar>
                  <w:top w:w="80" w:type="dxa"/>
                  <w:left w:w="80" w:type="dxa"/>
                  <w:bottom w:w="80" w:type="dxa"/>
                  <w:right w:w="80" w:type="dxa"/>
                </w:tcMar>
                <w:vAlign w:val="center"/>
              </w:tcPr>
            </w:tcPrChange>
          </w:tcPr>
          <w:p w14:paraId="4AA55E10" w14:textId="77777777" w:rsidR="002752EA" w:rsidRDefault="002752EA">
            <w:pPr>
              <w:spacing w:line="240" w:lineRule="auto"/>
              <w:rPr>
                <w:ins w:id="452" w:author="Kerr, Wesley" w:date="2026-07-19T13:56:00Z" w16du:dateUtc="2026-07-19T17:56:00Z"/>
                <w:b/>
                <w:sz w:val="18"/>
              </w:rPr>
            </w:pPr>
          </w:p>
        </w:tc>
        <w:tc>
          <w:tcPr>
            <w:tcW w:w="994" w:type="dxa"/>
            <w:gridSpan w:val="2"/>
            <w:tcMar>
              <w:top w:w="80" w:type="dxa"/>
              <w:left w:w="80" w:type="dxa"/>
              <w:bottom w:w="80" w:type="dxa"/>
              <w:right w:w="80" w:type="dxa"/>
            </w:tcMar>
            <w:vAlign w:val="center"/>
            <w:tcPrChange w:id="453" w:author="Kerr, Wesley" w:date="2026-07-19T13:58:00Z" w16du:dateUtc="2026-07-19T17:58:00Z">
              <w:tcPr>
                <w:tcW w:w="1005" w:type="dxa"/>
                <w:gridSpan w:val="3"/>
                <w:tcMar>
                  <w:top w:w="80" w:type="dxa"/>
                  <w:left w:w="80" w:type="dxa"/>
                  <w:bottom w:w="80" w:type="dxa"/>
                  <w:right w:w="80" w:type="dxa"/>
                </w:tcMar>
                <w:vAlign w:val="center"/>
              </w:tcPr>
            </w:tcPrChange>
          </w:tcPr>
          <w:p w14:paraId="45165C83" w14:textId="77777777" w:rsidR="002752EA" w:rsidRDefault="002752EA">
            <w:pPr>
              <w:spacing w:line="240" w:lineRule="auto"/>
              <w:rPr>
                <w:ins w:id="454" w:author="Kerr, Wesley" w:date="2026-07-19T13:56:00Z" w16du:dateUtc="2026-07-19T17:56:00Z"/>
                <w:b/>
                <w:sz w:val="18"/>
              </w:rPr>
            </w:pPr>
          </w:p>
        </w:tc>
        <w:tc>
          <w:tcPr>
            <w:tcW w:w="1769" w:type="dxa"/>
            <w:gridSpan w:val="2"/>
            <w:tcMar>
              <w:top w:w="80" w:type="dxa"/>
              <w:left w:w="80" w:type="dxa"/>
              <w:bottom w:w="80" w:type="dxa"/>
              <w:right w:w="80" w:type="dxa"/>
            </w:tcMar>
            <w:vAlign w:val="center"/>
            <w:tcPrChange w:id="455" w:author="Kerr, Wesley" w:date="2026-07-19T13:58:00Z" w16du:dateUtc="2026-07-19T17:58:00Z">
              <w:tcPr>
                <w:tcW w:w="1791" w:type="dxa"/>
                <w:gridSpan w:val="2"/>
                <w:tcMar>
                  <w:top w:w="80" w:type="dxa"/>
                  <w:left w:w="80" w:type="dxa"/>
                  <w:bottom w:w="80" w:type="dxa"/>
                  <w:right w:w="80" w:type="dxa"/>
                </w:tcMar>
                <w:vAlign w:val="center"/>
              </w:tcPr>
            </w:tcPrChange>
          </w:tcPr>
          <w:p w14:paraId="05E7D91F" w14:textId="77777777" w:rsidR="002752EA" w:rsidRDefault="002752EA">
            <w:pPr>
              <w:spacing w:line="240" w:lineRule="auto"/>
              <w:rPr>
                <w:ins w:id="456" w:author="Kerr, Wesley" w:date="2026-07-19T13:56:00Z" w16du:dateUtc="2026-07-19T17:56:00Z"/>
                <w:b/>
                <w:sz w:val="18"/>
              </w:rPr>
            </w:pPr>
          </w:p>
        </w:tc>
        <w:tc>
          <w:tcPr>
            <w:tcW w:w="5152" w:type="dxa"/>
            <w:gridSpan w:val="4"/>
            <w:tcMar>
              <w:top w:w="80" w:type="dxa"/>
              <w:left w:w="80" w:type="dxa"/>
              <w:bottom w:w="80" w:type="dxa"/>
              <w:right w:w="80" w:type="dxa"/>
            </w:tcMar>
            <w:vAlign w:val="center"/>
            <w:tcPrChange w:id="457" w:author="Kerr, Wesley" w:date="2026-07-19T13:58:00Z" w16du:dateUtc="2026-07-19T17:58:00Z">
              <w:tcPr>
                <w:tcW w:w="5185" w:type="dxa"/>
                <w:gridSpan w:val="5"/>
                <w:tcMar>
                  <w:top w:w="80" w:type="dxa"/>
                  <w:left w:w="80" w:type="dxa"/>
                  <w:bottom w:w="80" w:type="dxa"/>
                  <w:right w:w="80" w:type="dxa"/>
                </w:tcMar>
                <w:vAlign w:val="center"/>
              </w:tcPr>
            </w:tcPrChange>
          </w:tcPr>
          <w:p w14:paraId="4384D206" w14:textId="6FE6DEB7" w:rsidR="002752EA" w:rsidRDefault="002752EA">
            <w:pPr>
              <w:spacing w:line="240" w:lineRule="auto"/>
              <w:jc w:val="center"/>
              <w:rPr>
                <w:ins w:id="458" w:author="Kerr, Wesley" w:date="2026-07-19T13:56:00Z" w16du:dateUtc="2026-07-19T17:56:00Z"/>
                <w:b/>
                <w:sz w:val="18"/>
              </w:rPr>
              <w:pPrChange w:id="459" w:author="Kerr, Wesley" w:date="2026-07-19T13:57:00Z" w16du:dateUtc="2026-07-19T17:57:00Z">
                <w:pPr>
                  <w:spacing w:line="240" w:lineRule="auto"/>
                </w:pPr>
              </w:pPrChange>
            </w:pPr>
            <w:ins w:id="460" w:author="Kerr, Wesley" w:date="2026-07-19T13:57:00Z" w16du:dateUtc="2026-07-19T17:57:00Z">
              <w:r>
                <w:rPr>
                  <w:b/>
                  <w:sz w:val="18"/>
                </w:rPr>
                <w:t>False Positive Rate</w:t>
              </w:r>
            </w:ins>
          </w:p>
        </w:tc>
      </w:tr>
      <w:tr w:rsidR="00BA1FAB" w14:paraId="7F0BCADD" w14:textId="77777777" w:rsidTr="002752EA">
        <w:tblPrEx>
          <w:tblPrExChange w:id="461" w:author="Kerr, Wesley" w:date="2026-07-19T13:59:00Z" w16du:dateUtc="2026-07-19T17:59: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tblHeader/>
          <w:jc w:val="center"/>
          <w:trPrChange w:id="462" w:author="Kerr, Wesley" w:date="2026-07-19T13:59:00Z" w16du:dateUtc="2026-07-19T17:59:00Z">
            <w:trPr>
              <w:cantSplit/>
              <w:tblHeader/>
              <w:jc w:val="center"/>
            </w:trPr>
          </w:trPrChange>
        </w:trPr>
        <w:tc>
          <w:tcPr>
            <w:tcW w:w="1451" w:type="dxa"/>
            <w:gridSpan w:val="2"/>
            <w:tcBorders>
              <w:bottom w:val="double" w:sz="4" w:space="0" w:color="auto"/>
            </w:tcBorders>
            <w:tcMar>
              <w:top w:w="80" w:type="dxa"/>
              <w:left w:w="80" w:type="dxa"/>
              <w:bottom w:w="80" w:type="dxa"/>
              <w:right w:w="80" w:type="dxa"/>
            </w:tcMar>
            <w:vAlign w:val="center"/>
            <w:tcPrChange w:id="463" w:author="Kerr, Wesley" w:date="2026-07-19T13:59:00Z" w16du:dateUtc="2026-07-19T17:59:00Z">
              <w:tcPr>
                <w:tcW w:w="1656" w:type="dxa"/>
                <w:gridSpan w:val="2"/>
                <w:tcMar>
                  <w:top w:w="80" w:type="dxa"/>
                  <w:left w:w="80" w:type="dxa"/>
                  <w:bottom w:w="80" w:type="dxa"/>
                  <w:right w:w="80" w:type="dxa"/>
                </w:tcMar>
                <w:vAlign w:val="center"/>
              </w:tcPr>
            </w:tcPrChange>
          </w:tcPr>
          <w:p w14:paraId="38400D5A" w14:textId="77777777" w:rsidR="00BA1FAB" w:rsidRDefault="00A22A73">
            <w:pPr>
              <w:spacing w:line="240" w:lineRule="auto"/>
            </w:pPr>
            <w:r>
              <w:rPr>
                <w:b/>
                <w:sz w:val="18"/>
              </w:rPr>
              <w:t>Cohort</w:t>
            </w:r>
          </w:p>
        </w:tc>
        <w:tc>
          <w:tcPr>
            <w:tcW w:w="993" w:type="dxa"/>
            <w:gridSpan w:val="2"/>
            <w:tcBorders>
              <w:bottom w:val="double" w:sz="4" w:space="0" w:color="auto"/>
            </w:tcBorders>
            <w:tcMar>
              <w:top w:w="80" w:type="dxa"/>
              <w:left w:w="80" w:type="dxa"/>
              <w:bottom w:w="80" w:type="dxa"/>
              <w:right w:w="80" w:type="dxa"/>
            </w:tcMar>
            <w:vAlign w:val="center"/>
            <w:tcPrChange w:id="464" w:author="Kerr, Wesley" w:date="2026-07-19T13:59:00Z" w16du:dateUtc="2026-07-19T17:59:00Z">
              <w:tcPr>
                <w:tcW w:w="1224" w:type="dxa"/>
                <w:gridSpan w:val="4"/>
                <w:tcMar>
                  <w:top w:w="80" w:type="dxa"/>
                  <w:left w:w="80" w:type="dxa"/>
                  <w:bottom w:w="80" w:type="dxa"/>
                  <w:right w:w="80" w:type="dxa"/>
                </w:tcMar>
                <w:vAlign w:val="center"/>
              </w:tcPr>
            </w:tcPrChange>
          </w:tcPr>
          <w:p w14:paraId="0C4D026D" w14:textId="77777777" w:rsidR="00BA1FAB" w:rsidRDefault="00A22A73">
            <w:pPr>
              <w:spacing w:line="240" w:lineRule="auto"/>
            </w:pPr>
            <w:r>
              <w:rPr>
                <w:b/>
                <w:sz w:val="18"/>
              </w:rPr>
              <w:t>N per study</w:t>
            </w:r>
          </w:p>
        </w:tc>
        <w:tc>
          <w:tcPr>
            <w:tcW w:w="1769" w:type="dxa"/>
            <w:gridSpan w:val="2"/>
            <w:tcBorders>
              <w:bottom w:val="double" w:sz="4" w:space="0" w:color="auto"/>
              <w:right w:val="single" w:sz="4" w:space="0" w:color="auto"/>
            </w:tcBorders>
            <w:tcMar>
              <w:top w:w="80" w:type="dxa"/>
              <w:left w:w="80" w:type="dxa"/>
              <w:bottom w:w="80" w:type="dxa"/>
              <w:right w:w="80" w:type="dxa"/>
            </w:tcMar>
            <w:vAlign w:val="center"/>
            <w:tcPrChange w:id="465" w:author="Kerr, Wesley" w:date="2026-07-19T13:59:00Z" w16du:dateUtc="2026-07-19T17:59:00Z">
              <w:tcPr>
                <w:tcW w:w="2448" w:type="dxa"/>
                <w:gridSpan w:val="3"/>
                <w:tcMar>
                  <w:top w:w="80" w:type="dxa"/>
                  <w:left w:w="80" w:type="dxa"/>
                  <w:bottom w:w="80" w:type="dxa"/>
                  <w:right w:w="80" w:type="dxa"/>
                </w:tcMar>
                <w:vAlign w:val="center"/>
              </w:tcPr>
            </w:tcPrChange>
          </w:tcPr>
          <w:p w14:paraId="0162C314" w14:textId="5D377014" w:rsidR="00BA1FAB" w:rsidRDefault="002752EA">
            <w:pPr>
              <w:spacing w:line="240" w:lineRule="auto"/>
            </w:pPr>
            <w:ins w:id="466" w:author="Kerr, Wesley" w:date="2026-07-19T13:59:00Z" w16du:dateUtc="2026-07-19T17:59:00Z">
              <w:r>
                <w:rPr>
                  <w:b/>
                  <w:sz w:val="18"/>
                </w:rPr>
                <w:t xml:space="preserve">Catamenial </w:t>
              </w:r>
            </w:ins>
            <w:r w:rsidR="00A22A73">
              <w:rPr>
                <w:b/>
                <w:sz w:val="18"/>
              </w:rPr>
              <w:t>Definition</w:t>
            </w:r>
          </w:p>
        </w:tc>
        <w:tc>
          <w:tcPr>
            <w:tcW w:w="996" w:type="dxa"/>
            <w:gridSpan w:val="2"/>
            <w:tcBorders>
              <w:left w:val="single" w:sz="4" w:space="0" w:color="auto"/>
              <w:bottom w:val="double" w:sz="4" w:space="0" w:color="auto"/>
            </w:tcBorders>
            <w:tcMar>
              <w:top w:w="80" w:type="dxa"/>
              <w:left w:w="80" w:type="dxa"/>
              <w:bottom w:w="80" w:type="dxa"/>
              <w:right w:w="80" w:type="dxa"/>
            </w:tcMar>
            <w:vAlign w:val="center"/>
            <w:tcPrChange w:id="467" w:author="Kerr, Wesley" w:date="2026-07-19T13:59:00Z" w16du:dateUtc="2026-07-19T17:59:00Z">
              <w:tcPr>
                <w:tcW w:w="1728" w:type="dxa"/>
                <w:tcMar>
                  <w:top w:w="80" w:type="dxa"/>
                  <w:left w:w="80" w:type="dxa"/>
                  <w:bottom w:w="80" w:type="dxa"/>
                  <w:right w:w="80" w:type="dxa"/>
                </w:tcMar>
                <w:vAlign w:val="center"/>
              </w:tcPr>
            </w:tcPrChange>
          </w:tcPr>
          <w:p w14:paraId="44E28193" w14:textId="05419C2F" w:rsidR="00BA1FAB" w:rsidRDefault="00A22A73">
            <w:pPr>
              <w:spacing w:line="240" w:lineRule="auto"/>
            </w:pPr>
            <w:r>
              <w:rPr>
                <w:b/>
                <w:sz w:val="18"/>
              </w:rPr>
              <w:t>Mean</w:t>
            </w:r>
            <w:del w:id="468" w:author="Kerr, Wesley" w:date="2026-07-19T13:57:00Z" w16du:dateUtc="2026-07-19T17:57:00Z">
              <w:r w:rsidDel="002752EA">
                <w:rPr>
                  <w:b/>
                  <w:sz w:val="18"/>
                </w:rPr>
                <w:delText xml:space="preserve"> apparent prevalence</w:delText>
              </w:r>
            </w:del>
          </w:p>
        </w:tc>
        <w:tc>
          <w:tcPr>
            <w:tcW w:w="1711" w:type="dxa"/>
            <w:tcBorders>
              <w:bottom w:val="double" w:sz="4" w:space="0" w:color="auto"/>
            </w:tcBorders>
            <w:tcMar>
              <w:top w:w="80" w:type="dxa"/>
              <w:left w:w="80" w:type="dxa"/>
              <w:bottom w:w="80" w:type="dxa"/>
              <w:right w:w="80" w:type="dxa"/>
            </w:tcMar>
            <w:vAlign w:val="center"/>
            <w:tcPrChange w:id="469" w:author="Kerr, Wesley" w:date="2026-07-19T13:59:00Z" w16du:dateUtc="2026-07-19T17:59:00Z">
              <w:tcPr>
                <w:tcW w:w="1944" w:type="dxa"/>
                <w:tcMar>
                  <w:top w:w="80" w:type="dxa"/>
                  <w:left w:w="80" w:type="dxa"/>
                  <w:bottom w:w="80" w:type="dxa"/>
                  <w:right w:w="80" w:type="dxa"/>
                </w:tcMar>
                <w:vAlign w:val="center"/>
              </w:tcPr>
            </w:tcPrChange>
          </w:tcPr>
          <w:p w14:paraId="4091BDCB" w14:textId="11F29F88" w:rsidR="00BA1FAB" w:rsidRDefault="00A22A73">
            <w:pPr>
              <w:spacing w:line="240" w:lineRule="auto"/>
            </w:pPr>
            <w:del w:id="470" w:author="Kerr, Wesley" w:date="2026-07-19T13:57:00Z" w16du:dateUtc="2026-07-19T17:57:00Z">
              <w:r w:rsidDel="002752EA">
                <w:rPr>
                  <w:b/>
                  <w:sz w:val="18"/>
                </w:rPr>
                <w:delText>2.5th-97.5th percentiles</w:delText>
              </w:r>
            </w:del>
            <w:ins w:id="471" w:author="Kerr, Wesley" w:date="2026-07-19T13:57:00Z" w16du:dateUtc="2026-07-19T17:57:00Z">
              <w:r w:rsidR="002752EA">
                <w:rPr>
                  <w:b/>
                  <w:sz w:val="18"/>
                </w:rPr>
                <w:t>95% CI</w:t>
              </w:r>
            </w:ins>
          </w:p>
        </w:tc>
        <w:tc>
          <w:tcPr>
            <w:tcW w:w="1328" w:type="dxa"/>
            <w:tcBorders>
              <w:bottom w:val="double" w:sz="4" w:space="0" w:color="auto"/>
            </w:tcBorders>
            <w:tcMar>
              <w:top w:w="80" w:type="dxa"/>
              <w:left w:w="80" w:type="dxa"/>
              <w:bottom w:w="80" w:type="dxa"/>
              <w:right w:w="80" w:type="dxa"/>
            </w:tcMar>
            <w:vAlign w:val="center"/>
            <w:tcPrChange w:id="472" w:author="Kerr, Wesley" w:date="2026-07-19T13:59:00Z" w16du:dateUtc="2026-07-19T17:59:00Z">
              <w:tcPr>
                <w:tcW w:w="1296" w:type="dxa"/>
                <w:tcMar>
                  <w:top w:w="80" w:type="dxa"/>
                  <w:left w:w="80" w:type="dxa"/>
                  <w:bottom w:w="80" w:type="dxa"/>
                  <w:right w:w="80" w:type="dxa"/>
                </w:tcMar>
                <w:vAlign w:val="center"/>
              </w:tcPr>
            </w:tcPrChange>
          </w:tcPr>
          <w:p w14:paraId="322AEE70" w14:textId="77777777" w:rsidR="00BA1FAB" w:rsidRDefault="00A22A73">
            <w:pPr>
              <w:spacing w:line="240" w:lineRule="auto"/>
            </w:pPr>
            <w:commentRangeStart w:id="473"/>
            <w:r>
              <w:rPr>
                <w:b/>
                <w:sz w:val="18"/>
              </w:rPr>
              <w:t>P &gt;=39.1%</w:t>
            </w:r>
          </w:p>
        </w:tc>
        <w:tc>
          <w:tcPr>
            <w:tcW w:w="1272" w:type="dxa"/>
            <w:gridSpan w:val="2"/>
            <w:tcBorders>
              <w:bottom w:val="double" w:sz="4" w:space="0" w:color="auto"/>
            </w:tcBorders>
            <w:tcMar>
              <w:top w:w="80" w:type="dxa"/>
              <w:left w:w="80" w:type="dxa"/>
              <w:bottom w:w="80" w:type="dxa"/>
              <w:right w:w="80" w:type="dxa"/>
            </w:tcMar>
            <w:vAlign w:val="center"/>
            <w:tcPrChange w:id="474" w:author="Kerr, Wesley" w:date="2026-07-19T13:59:00Z" w16du:dateUtc="2026-07-19T17:59:00Z">
              <w:tcPr>
                <w:tcW w:w="1296" w:type="dxa"/>
                <w:gridSpan w:val="3"/>
                <w:tcMar>
                  <w:top w:w="80" w:type="dxa"/>
                  <w:left w:w="80" w:type="dxa"/>
                  <w:bottom w:w="80" w:type="dxa"/>
                  <w:right w:w="80" w:type="dxa"/>
                </w:tcMar>
                <w:vAlign w:val="center"/>
              </w:tcPr>
            </w:tcPrChange>
          </w:tcPr>
          <w:p w14:paraId="340A026C" w14:textId="77777777" w:rsidR="00BA1FAB" w:rsidRDefault="00A22A73">
            <w:pPr>
              <w:spacing w:line="240" w:lineRule="auto"/>
            </w:pPr>
            <w:r>
              <w:rPr>
                <w:b/>
                <w:sz w:val="18"/>
              </w:rPr>
              <w:t>P &gt;=44.2%</w:t>
            </w:r>
            <w:commentRangeEnd w:id="473"/>
            <w:r w:rsidR="002752EA">
              <w:rPr>
                <w:rStyle w:val="CommentReference"/>
                <w:sz w:val="24"/>
                <w:szCs w:val="22"/>
              </w:rPr>
              <w:commentReference w:id="473"/>
            </w:r>
          </w:p>
        </w:tc>
      </w:tr>
      <w:tr w:rsidR="00BA1FAB" w14:paraId="31A52535" w14:textId="77777777" w:rsidTr="002752EA">
        <w:tblPrEx>
          <w:tblPrExChange w:id="475" w:author="Kerr, Wesley" w:date="2026-07-19T13:59:00Z" w16du:dateUtc="2026-07-19T17:59: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476" w:author="Kerr, Wesley" w:date="2026-07-19T13:59:00Z" w16du:dateUtc="2026-07-19T17:59:00Z">
            <w:trPr>
              <w:cantSplit/>
              <w:jc w:val="center"/>
            </w:trPr>
          </w:trPrChange>
        </w:trPr>
        <w:tc>
          <w:tcPr>
            <w:tcW w:w="1451" w:type="dxa"/>
            <w:gridSpan w:val="2"/>
            <w:tcBorders>
              <w:top w:val="double" w:sz="4" w:space="0" w:color="auto"/>
            </w:tcBorders>
            <w:tcMar>
              <w:top w:w="80" w:type="dxa"/>
              <w:left w:w="80" w:type="dxa"/>
              <w:bottom w:w="80" w:type="dxa"/>
              <w:right w:w="80" w:type="dxa"/>
            </w:tcMar>
            <w:vAlign w:val="center"/>
            <w:tcPrChange w:id="477" w:author="Kerr, Wesley" w:date="2026-07-19T13:59:00Z" w16du:dateUtc="2026-07-19T17:59:00Z">
              <w:tcPr>
                <w:tcW w:w="1337" w:type="dxa"/>
                <w:gridSpan w:val="2"/>
                <w:tcMar>
                  <w:top w:w="80" w:type="dxa"/>
                  <w:left w:w="80" w:type="dxa"/>
                  <w:bottom w:w="80" w:type="dxa"/>
                  <w:right w:w="80" w:type="dxa"/>
                </w:tcMar>
                <w:vAlign w:val="center"/>
              </w:tcPr>
            </w:tcPrChange>
          </w:tcPr>
          <w:p w14:paraId="02727421" w14:textId="77777777" w:rsidR="00BA1FAB" w:rsidRDefault="00A22A73">
            <w:pPr>
              <w:spacing w:line="240" w:lineRule="auto"/>
            </w:pPr>
            <w:r>
              <w:rPr>
                <w:sz w:val="18"/>
              </w:rPr>
              <w:t>healthy ovulatory</w:t>
            </w:r>
          </w:p>
        </w:tc>
        <w:tc>
          <w:tcPr>
            <w:tcW w:w="993" w:type="dxa"/>
            <w:gridSpan w:val="2"/>
            <w:tcBorders>
              <w:top w:val="double" w:sz="4" w:space="0" w:color="auto"/>
            </w:tcBorders>
            <w:tcMar>
              <w:top w:w="80" w:type="dxa"/>
              <w:left w:w="80" w:type="dxa"/>
              <w:bottom w:w="80" w:type="dxa"/>
              <w:right w:w="80" w:type="dxa"/>
            </w:tcMar>
            <w:vAlign w:val="center"/>
            <w:tcPrChange w:id="478" w:author="Kerr, Wesley" w:date="2026-07-19T13:59:00Z" w16du:dateUtc="2026-07-19T17:59:00Z">
              <w:tcPr>
                <w:tcW w:w="1337" w:type="dxa"/>
                <w:gridSpan w:val="4"/>
                <w:tcMar>
                  <w:top w:w="80" w:type="dxa"/>
                  <w:left w:w="80" w:type="dxa"/>
                  <w:bottom w:w="80" w:type="dxa"/>
                  <w:right w:w="80" w:type="dxa"/>
                </w:tcMar>
                <w:vAlign w:val="center"/>
              </w:tcPr>
            </w:tcPrChange>
          </w:tcPr>
          <w:p w14:paraId="7BDDC26B" w14:textId="77777777" w:rsidR="00BA1FAB" w:rsidRDefault="00A22A73">
            <w:pPr>
              <w:spacing w:line="240" w:lineRule="auto"/>
            </w:pPr>
            <w:r>
              <w:rPr>
                <w:sz w:val="18"/>
              </w:rPr>
              <w:t>30</w:t>
            </w:r>
          </w:p>
        </w:tc>
        <w:tc>
          <w:tcPr>
            <w:tcW w:w="1769" w:type="dxa"/>
            <w:gridSpan w:val="2"/>
            <w:tcBorders>
              <w:top w:val="double" w:sz="4" w:space="0" w:color="auto"/>
              <w:right w:val="single" w:sz="4" w:space="0" w:color="auto"/>
            </w:tcBorders>
            <w:tcMar>
              <w:top w:w="80" w:type="dxa"/>
              <w:left w:w="80" w:type="dxa"/>
              <w:bottom w:w="80" w:type="dxa"/>
              <w:right w:w="80" w:type="dxa"/>
            </w:tcMar>
            <w:vAlign w:val="center"/>
            <w:tcPrChange w:id="479" w:author="Kerr, Wesley" w:date="2026-07-19T13:59:00Z" w16du:dateUtc="2026-07-19T17:59:00Z">
              <w:tcPr>
                <w:tcW w:w="1337" w:type="dxa"/>
                <w:gridSpan w:val="3"/>
                <w:tcMar>
                  <w:top w:w="80" w:type="dxa"/>
                  <w:left w:w="80" w:type="dxa"/>
                  <w:bottom w:w="80" w:type="dxa"/>
                  <w:right w:w="80" w:type="dxa"/>
                </w:tcMar>
                <w:vAlign w:val="center"/>
              </w:tcPr>
            </w:tcPrChange>
          </w:tcPr>
          <w:p w14:paraId="05787811" w14:textId="77777777" w:rsidR="00BA1FAB" w:rsidRDefault="00A22A73">
            <w:pPr>
              <w:spacing w:line="240" w:lineRule="auto"/>
            </w:pPr>
            <w:r>
              <w:rPr>
                <w:sz w:val="18"/>
              </w:rPr>
              <w:t>Windowed Herzog thresholds</w:t>
            </w:r>
          </w:p>
        </w:tc>
        <w:tc>
          <w:tcPr>
            <w:tcW w:w="996" w:type="dxa"/>
            <w:gridSpan w:val="2"/>
            <w:tcBorders>
              <w:top w:val="double" w:sz="4" w:space="0" w:color="auto"/>
              <w:left w:val="single" w:sz="4" w:space="0" w:color="auto"/>
            </w:tcBorders>
            <w:tcMar>
              <w:top w:w="80" w:type="dxa"/>
              <w:left w:w="80" w:type="dxa"/>
              <w:bottom w:w="80" w:type="dxa"/>
              <w:right w:w="80" w:type="dxa"/>
            </w:tcMar>
            <w:vAlign w:val="center"/>
            <w:tcPrChange w:id="480" w:author="Kerr, Wesley" w:date="2026-07-19T13:59:00Z" w16du:dateUtc="2026-07-19T17:59:00Z">
              <w:tcPr>
                <w:tcW w:w="1337" w:type="dxa"/>
                <w:tcMar>
                  <w:top w:w="80" w:type="dxa"/>
                  <w:left w:w="80" w:type="dxa"/>
                  <w:bottom w:w="80" w:type="dxa"/>
                  <w:right w:w="80" w:type="dxa"/>
                </w:tcMar>
                <w:vAlign w:val="center"/>
              </w:tcPr>
            </w:tcPrChange>
          </w:tcPr>
          <w:p w14:paraId="79A2CB83" w14:textId="77777777" w:rsidR="00BA1FAB" w:rsidRDefault="00A22A73">
            <w:pPr>
              <w:spacing w:line="240" w:lineRule="auto"/>
            </w:pPr>
            <w:r>
              <w:rPr>
                <w:sz w:val="18"/>
              </w:rPr>
              <w:t>37.5%</w:t>
            </w:r>
          </w:p>
        </w:tc>
        <w:tc>
          <w:tcPr>
            <w:tcW w:w="1711" w:type="dxa"/>
            <w:tcBorders>
              <w:top w:val="double" w:sz="4" w:space="0" w:color="auto"/>
            </w:tcBorders>
            <w:tcMar>
              <w:top w:w="80" w:type="dxa"/>
              <w:left w:w="80" w:type="dxa"/>
              <w:bottom w:w="80" w:type="dxa"/>
              <w:right w:w="80" w:type="dxa"/>
            </w:tcMar>
            <w:vAlign w:val="center"/>
            <w:tcPrChange w:id="481" w:author="Kerr, Wesley" w:date="2026-07-19T13:59:00Z" w16du:dateUtc="2026-07-19T17:59:00Z">
              <w:tcPr>
                <w:tcW w:w="1337" w:type="dxa"/>
                <w:tcMar>
                  <w:top w:w="80" w:type="dxa"/>
                  <w:left w:w="80" w:type="dxa"/>
                  <w:bottom w:w="80" w:type="dxa"/>
                  <w:right w:w="80" w:type="dxa"/>
                </w:tcMar>
                <w:vAlign w:val="center"/>
              </w:tcPr>
            </w:tcPrChange>
          </w:tcPr>
          <w:p w14:paraId="7566484A" w14:textId="77777777" w:rsidR="00BA1FAB" w:rsidRDefault="00A22A73">
            <w:pPr>
              <w:spacing w:line="240" w:lineRule="auto"/>
            </w:pPr>
            <w:r>
              <w:rPr>
                <w:sz w:val="18"/>
              </w:rPr>
              <w:t>20.0%-53.3%</w:t>
            </w:r>
          </w:p>
        </w:tc>
        <w:tc>
          <w:tcPr>
            <w:tcW w:w="1328" w:type="dxa"/>
            <w:tcBorders>
              <w:top w:val="double" w:sz="4" w:space="0" w:color="auto"/>
            </w:tcBorders>
            <w:tcMar>
              <w:top w:w="80" w:type="dxa"/>
              <w:left w:w="80" w:type="dxa"/>
              <w:bottom w:w="80" w:type="dxa"/>
              <w:right w:w="80" w:type="dxa"/>
            </w:tcMar>
            <w:vAlign w:val="center"/>
            <w:tcPrChange w:id="482" w:author="Kerr, Wesley" w:date="2026-07-19T13:59:00Z" w16du:dateUtc="2026-07-19T17:59:00Z">
              <w:tcPr>
                <w:tcW w:w="1337" w:type="dxa"/>
                <w:tcMar>
                  <w:top w:w="80" w:type="dxa"/>
                  <w:left w:w="80" w:type="dxa"/>
                  <w:bottom w:w="80" w:type="dxa"/>
                  <w:right w:w="80" w:type="dxa"/>
                </w:tcMar>
                <w:vAlign w:val="center"/>
              </w:tcPr>
            </w:tcPrChange>
          </w:tcPr>
          <w:p w14:paraId="6FF027B4" w14:textId="77777777" w:rsidR="00BA1FAB" w:rsidRDefault="00A22A73">
            <w:pPr>
              <w:spacing w:line="240" w:lineRule="auto"/>
            </w:pPr>
            <w:r>
              <w:rPr>
                <w:sz w:val="18"/>
              </w:rPr>
              <w:t>45.4%</w:t>
            </w:r>
          </w:p>
        </w:tc>
        <w:tc>
          <w:tcPr>
            <w:tcW w:w="1272" w:type="dxa"/>
            <w:gridSpan w:val="2"/>
            <w:tcBorders>
              <w:top w:val="double" w:sz="4" w:space="0" w:color="auto"/>
            </w:tcBorders>
            <w:tcMar>
              <w:top w:w="80" w:type="dxa"/>
              <w:left w:w="80" w:type="dxa"/>
              <w:bottom w:w="80" w:type="dxa"/>
              <w:right w:w="80" w:type="dxa"/>
            </w:tcMar>
            <w:vAlign w:val="center"/>
            <w:tcPrChange w:id="483" w:author="Kerr, Wesley" w:date="2026-07-19T13:59:00Z" w16du:dateUtc="2026-07-19T17:59:00Z">
              <w:tcPr>
                <w:tcW w:w="1337" w:type="dxa"/>
                <w:gridSpan w:val="3"/>
                <w:tcMar>
                  <w:top w:w="80" w:type="dxa"/>
                  <w:left w:w="80" w:type="dxa"/>
                  <w:bottom w:w="80" w:type="dxa"/>
                  <w:right w:w="80" w:type="dxa"/>
                </w:tcMar>
                <w:vAlign w:val="center"/>
              </w:tcPr>
            </w:tcPrChange>
          </w:tcPr>
          <w:p w14:paraId="6B302916" w14:textId="77777777" w:rsidR="00BA1FAB" w:rsidRDefault="00A22A73">
            <w:pPr>
              <w:spacing w:line="240" w:lineRule="auto"/>
            </w:pPr>
            <w:r>
              <w:rPr>
                <w:sz w:val="18"/>
              </w:rPr>
              <w:t>20.1%</w:t>
            </w:r>
          </w:p>
        </w:tc>
      </w:tr>
      <w:tr w:rsidR="00BA1FAB" w14:paraId="30195C08" w14:textId="77777777" w:rsidTr="002752EA">
        <w:tblPrEx>
          <w:tblPrExChange w:id="484"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485"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486" w:author="Kerr, Wesley" w:date="2026-07-19T13:58:00Z" w16du:dateUtc="2026-07-19T17:58:00Z">
              <w:tcPr>
                <w:tcW w:w="1337" w:type="dxa"/>
                <w:gridSpan w:val="2"/>
                <w:tcMar>
                  <w:top w:w="80" w:type="dxa"/>
                  <w:left w:w="80" w:type="dxa"/>
                  <w:bottom w:w="80" w:type="dxa"/>
                  <w:right w:w="80" w:type="dxa"/>
                </w:tcMar>
                <w:vAlign w:val="center"/>
              </w:tcPr>
            </w:tcPrChange>
          </w:tcPr>
          <w:p w14:paraId="2791319B" w14:textId="4FC5CF8C" w:rsidR="00BA1FAB" w:rsidRDefault="00A22A73">
            <w:pPr>
              <w:spacing w:line="240" w:lineRule="auto"/>
            </w:pPr>
            <w:del w:id="487" w:author="Kerr, Wesley" w:date="2026-07-19T13:58:00Z" w16du:dateUtc="2026-07-19T17:58:00Z">
              <w:r w:rsidDel="002752EA">
                <w:rPr>
                  <w:sz w:val="18"/>
                </w:rPr>
                <w:delText>healthy ovulatory</w:delText>
              </w:r>
            </w:del>
          </w:p>
        </w:tc>
        <w:tc>
          <w:tcPr>
            <w:tcW w:w="993" w:type="dxa"/>
            <w:gridSpan w:val="2"/>
            <w:tcBorders>
              <w:bottom w:val="single" w:sz="4" w:space="0" w:color="auto"/>
            </w:tcBorders>
            <w:tcMar>
              <w:top w:w="80" w:type="dxa"/>
              <w:left w:w="80" w:type="dxa"/>
              <w:bottom w:w="80" w:type="dxa"/>
              <w:right w:w="80" w:type="dxa"/>
            </w:tcMar>
            <w:vAlign w:val="center"/>
            <w:tcPrChange w:id="488" w:author="Kerr, Wesley" w:date="2026-07-19T13:58:00Z" w16du:dateUtc="2026-07-19T17:58:00Z">
              <w:tcPr>
                <w:tcW w:w="1337" w:type="dxa"/>
                <w:gridSpan w:val="4"/>
                <w:tcMar>
                  <w:top w:w="80" w:type="dxa"/>
                  <w:left w:w="80" w:type="dxa"/>
                  <w:bottom w:w="80" w:type="dxa"/>
                  <w:right w:w="80" w:type="dxa"/>
                </w:tcMar>
                <w:vAlign w:val="center"/>
              </w:tcPr>
            </w:tcPrChange>
          </w:tcPr>
          <w:p w14:paraId="0828C880" w14:textId="0340B7F5" w:rsidR="00BA1FAB" w:rsidRDefault="00A22A73">
            <w:pPr>
              <w:spacing w:line="240" w:lineRule="auto"/>
            </w:pPr>
            <w:del w:id="489" w:author="Kerr, Wesley" w:date="2026-07-19T13:58:00Z" w16du:dateUtc="2026-07-19T17:58:00Z">
              <w:r w:rsidDel="002752EA">
                <w:rPr>
                  <w:sz w:val="18"/>
                </w:rPr>
                <w:delText>30</w:delText>
              </w:r>
            </w:del>
          </w:p>
        </w:tc>
        <w:tc>
          <w:tcPr>
            <w:tcW w:w="1769" w:type="dxa"/>
            <w:gridSpan w:val="2"/>
            <w:tcBorders>
              <w:bottom w:val="single" w:sz="4" w:space="0" w:color="auto"/>
              <w:right w:val="single" w:sz="4" w:space="0" w:color="auto"/>
            </w:tcBorders>
            <w:tcMar>
              <w:top w:w="80" w:type="dxa"/>
              <w:left w:w="80" w:type="dxa"/>
              <w:bottom w:w="80" w:type="dxa"/>
              <w:right w:w="80" w:type="dxa"/>
            </w:tcMar>
            <w:vAlign w:val="center"/>
            <w:tcPrChange w:id="490" w:author="Kerr, Wesley" w:date="2026-07-19T13:58:00Z" w16du:dateUtc="2026-07-19T17:58:00Z">
              <w:tcPr>
                <w:tcW w:w="1337" w:type="dxa"/>
                <w:gridSpan w:val="3"/>
                <w:tcMar>
                  <w:top w:w="80" w:type="dxa"/>
                  <w:left w:w="80" w:type="dxa"/>
                  <w:bottom w:w="80" w:type="dxa"/>
                  <w:right w:w="80" w:type="dxa"/>
                </w:tcMar>
                <w:vAlign w:val="center"/>
              </w:tcPr>
            </w:tcPrChange>
          </w:tcPr>
          <w:p w14:paraId="1FA08B07" w14:textId="77777777" w:rsidR="00BA1FAB" w:rsidRDefault="00A22A73">
            <w:pPr>
              <w:spacing w:line="240" w:lineRule="auto"/>
            </w:pPr>
            <w:r>
              <w:rPr>
                <w:sz w:val="18"/>
              </w:rPr>
              <w:t>Windowed Herzog C1/C2 union</w:t>
            </w:r>
          </w:p>
        </w:tc>
        <w:tc>
          <w:tcPr>
            <w:tcW w:w="996" w:type="dxa"/>
            <w:gridSpan w:val="2"/>
            <w:tcBorders>
              <w:left w:val="single" w:sz="4" w:space="0" w:color="auto"/>
              <w:bottom w:val="single" w:sz="4" w:space="0" w:color="auto"/>
            </w:tcBorders>
            <w:tcMar>
              <w:top w:w="80" w:type="dxa"/>
              <w:left w:w="80" w:type="dxa"/>
              <w:bottom w:w="80" w:type="dxa"/>
              <w:right w:w="80" w:type="dxa"/>
            </w:tcMar>
            <w:vAlign w:val="center"/>
            <w:tcPrChange w:id="491" w:author="Kerr, Wesley" w:date="2026-07-19T13:58:00Z" w16du:dateUtc="2026-07-19T17:58:00Z">
              <w:tcPr>
                <w:tcW w:w="1337" w:type="dxa"/>
                <w:tcMar>
                  <w:top w:w="80" w:type="dxa"/>
                  <w:left w:w="80" w:type="dxa"/>
                  <w:bottom w:w="80" w:type="dxa"/>
                  <w:right w:w="80" w:type="dxa"/>
                </w:tcMar>
                <w:vAlign w:val="center"/>
              </w:tcPr>
            </w:tcPrChange>
          </w:tcPr>
          <w:p w14:paraId="6D024BAE" w14:textId="77777777" w:rsidR="00BA1FAB" w:rsidRDefault="00A22A73">
            <w:pPr>
              <w:spacing w:line="240" w:lineRule="auto"/>
            </w:pPr>
            <w:r>
              <w:rPr>
                <w:sz w:val="18"/>
              </w:rPr>
              <w:t>37.5%</w:t>
            </w:r>
          </w:p>
        </w:tc>
        <w:tc>
          <w:tcPr>
            <w:tcW w:w="1711" w:type="dxa"/>
            <w:tcBorders>
              <w:bottom w:val="single" w:sz="4" w:space="0" w:color="auto"/>
            </w:tcBorders>
            <w:tcMar>
              <w:top w:w="80" w:type="dxa"/>
              <w:left w:w="80" w:type="dxa"/>
              <w:bottom w:w="80" w:type="dxa"/>
              <w:right w:w="80" w:type="dxa"/>
            </w:tcMar>
            <w:vAlign w:val="center"/>
            <w:tcPrChange w:id="492" w:author="Kerr, Wesley" w:date="2026-07-19T13:58:00Z" w16du:dateUtc="2026-07-19T17:58:00Z">
              <w:tcPr>
                <w:tcW w:w="1337" w:type="dxa"/>
                <w:tcMar>
                  <w:top w:w="80" w:type="dxa"/>
                  <w:left w:w="80" w:type="dxa"/>
                  <w:bottom w:w="80" w:type="dxa"/>
                  <w:right w:w="80" w:type="dxa"/>
                </w:tcMar>
                <w:vAlign w:val="center"/>
              </w:tcPr>
            </w:tcPrChange>
          </w:tcPr>
          <w:p w14:paraId="0C1E3EA3" w14:textId="77777777" w:rsidR="00BA1FAB" w:rsidRDefault="00A22A73">
            <w:pPr>
              <w:spacing w:line="240" w:lineRule="auto"/>
            </w:pPr>
            <w:r>
              <w:rPr>
                <w:sz w:val="18"/>
              </w:rPr>
              <w:t>20.0%-53.3%</w:t>
            </w:r>
          </w:p>
        </w:tc>
        <w:tc>
          <w:tcPr>
            <w:tcW w:w="1328" w:type="dxa"/>
            <w:tcBorders>
              <w:bottom w:val="single" w:sz="4" w:space="0" w:color="auto"/>
            </w:tcBorders>
            <w:tcMar>
              <w:top w:w="80" w:type="dxa"/>
              <w:left w:w="80" w:type="dxa"/>
              <w:bottom w:w="80" w:type="dxa"/>
              <w:right w:w="80" w:type="dxa"/>
            </w:tcMar>
            <w:vAlign w:val="center"/>
            <w:tcPrChange w:id="493" w:author="Kerr, Wesley" w:date="2026-07-19T13:58:00Z" w16du:dateUtc="2026-07-19T17:58:00Z">
              <w:tcPr>
                <w:tcW w:w="1337" w:type="dxa"/>
                <w:tcMar>
                  <w:top w:w="80" w:type="dxa"/>
                  <w:left w:w="80" w:type="dxa"/>
                  <w:bottom w:w="80" w:type="dxa"/>
                  <w:right w:w="80" w:type="dxa"/>
                </w:tcMar>
                <w:vAlign w:val="center"/>
              </w:tcPr>
            </w:tcPrChange>
          </w:tcPr>
          <w:p w14:paraId="7F55A065" w14:textId="77777777" w:rsidR="00BA1FAB" w:rsidRDefault="00A22A73">
            <w:pPr>
              <w:spacing w:line="240" w:lineRule="auto"/>
            </w:pPr>
            <w:r>
              <w:rPr>
                <w:sz w:val="18"/>
              </w:rPr>
              <w:t>45.4%</w:t>
            </w:r>
          </w:p>
        </w:tc>
        <w:tc>
          <w:tcPr>
            <w:tcW w:w="1272" w:type="dxa"/>
            <w:gridSpan w:val="2"/>
            <w:tcBorders>
              <w:bottom w:val="single" w:sz="4" w:space="0" w:color="auto"/>
            </w:tcBorders>
            <w:tcMar>
              <w:top w:w="80" w:type="dxa"/>
              <w:left w:w="80" w:type="dxa"/>
              <w:bottom w:w="80" w:type="dxa"/>
              <w:right w:w="80" w:type="dxa"/>
            </w:tcMar>
            <w:vAlign w:val="center"/>
            <w:tcPrChange w:id="494" w:author="Kerr, Wesley" w:date="2026-07-19T13:58:00Z" w16du:dateUtc="2026-07-19T17:58:00Z">
              <w:tcPr>
                <w:tcW w:w="1337" w:type="dxa"/>
                <w:gridSpan w:val="3"/>
                <w:tcMar>
                  <w:top w:w="80" w:type="dxa"/>
                  <w:left w:w="80" w:type="dxa"/>
                  <w:bottom w:w="80" w:type="dxa"/>
                  <w:right w:w="80" w:type="dxa"/>
                </w:tcMar>
                <w:vAlign w:val="center"/>
              </w:tcPr>
            </w:tcPrChange>
          </w:tcPr>
          <w:p w14:paraId="12F730D7" w14:textId="77777777" w:rsidR="00BA1FAB" w:rsidRDefault="00A22A73">
            <w:pPr>
              <w:spacing w:line="240" w:lineRule="auto"/>
            </w:pPr>
            <w:r>
              <w:rPr>
                <w:sz w:val="18"/>
              </w:rPr>
              <w:t>20.1%</w:t>
            </w:r>
          </w:p>
        </w:tc>
      </w:tr>
      <w:tr w:rsidR="00BA1FAB" w14:paraId="073D77EC" w14:textId="77777777" w:rsidTr="002752EA">
        <w:tblPrEx>
          <w:tblPrExChange w:id="495"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496"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497" w:author="Kerr, Wesley" w:date="2026-07-19T13:58:00Z" w16du:dateUtc="2026-07-19T17:58:00Z">
              <w:tcPr>
                <w:tcW w:w="1337" w:type="dxa"/>
                <w:gridSpan w:val="2"/>
                <w:tcMar>
                  <w:top w:w="80" w:type="dxa"/>
                  <w:left w:w="80" w:type="dxa"/>
                  <w:bottom w:w="80" w:type="dxa"/>
                  <w:right w:w="80" w:type="dxa"/>
                </w:tcMar>
                <w:vAlign w:val="center"/>
              </w:tcPr>
            </w:tcPrChange>
          </w:tcPr>
          <w:p w14:paraId="57EC7406" w14:textId="42696EBD" w:rsidR="00BA1FAB" w:rsidRDefault="00A22A73">
            <w:pPr>
              <w:spacing w:line="240" w:lineRule="auto"/>
            </w:pPr>
            <w:del w:id="498" w:author="Kerr, Wesley" w:date="2026-07-19T13:58:00Z" w16du:dateUtc="2026-07-19T17:58:00Z">
              <w:r w:rsidDel="002752EA">
                <w:rPr>
                  <w:sz w:val="18"/>
                </w:rPr>
                <w:delText>healthy ovulatory</w:delText>
              </w:r>
            </w:del>
          </w:p>
        </w:tc>
        <w:tc>
          <w:tcPr>
            <w:tcW w:w="993" w:type="dxa"/>
            <w:gridSpan w:val="2"/>
            <w:tcBorders>
              <w:top w:val="single" w:sz="4" w:space="0" w:color="auto"/>
            </w:tcBorders>
            <w:tcMar>
              <w:top w:w="80" w:type="dxa"/>
              <w:left w:w="80" w:type="dxa"/>
              <w:bottom w:w="80" w:type="dxa"/>
              <w:right w:w="80" w:type="dxa"/>
            </w:tcMar>
            <w:vAlign w:val="center"/>
            <w:tcPrChange w:id="499" w:author="Kerr, Wesley" w:date="2026-07-19T13:58:00Z" w16du:dateUtc="2026-07-19T17:58:00Z">
              <w:tcPr>
                <w:tcW w:w="1337" w:type="dxa"/>
                <w:gridSpan w:val="4"/>
                <w:tcMar>
                  <w:top w:w="80" w:type="dxa"/>
                  <w:left w:w="80" w:type="dxa"/>
                  <w:bottom w:w="80" w:type="dxa"/>
                  <w:right w:w="80" w:type="dxa"/>
                </w:tcMar>
                <w:vAlign w:val="center"/>
              </w:tcPr>
            </w:tcPrChange>
          </w:tcPr>
          <w:p w14:paraId="252BF135" w14:textId="77777777" w:rsidR="00BA1FAB" w:rsidRDefault="00A22A73">
            <w:pPr>
              <w:spacing w:line="240" w:lineRule="auto"/>
            </w:pPr>
            <w:r>
              <w:rPr>
                <w:sz w:val="18"/>
              </w:rPr>
              <w:t>50</w:t>
            </w:r>
          </w:p>
        </w:tc>
        <w:tc>
          <w:tcPr>
            <w:tcW w:w="1769" w:type="dxa"/>
            <w:gridSpan w:val="2"/>
            <w:tcBorders>
              <w:top w:val="single" w:sz="4" w:space="0" w:color="auto"/>
              <w:right w:val="single" w:sz="4" w:space="0" w:color="auto"/>
            </w:tcBorders>
            <w:tcMar>
              <w:top w:w="80" w:type="dxa"/>
              <w:left w:w="80" w:type="dxa"/>
              <w:bottom w:w="80" w:type="dxa"/>
              <w:right w:w="80" w:type="dxa"/>
            </w:tcMar>
            <w:vAlign w:val="center"/>
            <w:tcPrChange w:id="500" w:author="Kerr, Wesley" w:date="2026-07-19T13:58:00Z" w16du:dateUtc="2026-07-19T17:58:00Z">
              <w:tcPr>
                <w:tcW w:w="1337" w:type="dxa"/>
                <w:gridSpan w:val="3"/>
                <w:tcMar>
                  <w:top w:w="80" w:type="dxa"/>
                  <w:left w:w="80" w:type="dxa"/>
                  <w:bottom w:w="80" w:type="dxa"/>
                  <w:right w:w="80" w:type="dxa"/>
                </w:tcMar>
                <w:vAlign w:val="center"/>
              </w:tcPr>
            </w:tcPrChange>
          </w:tcPr>
          <w:p w14:paraId="21D14EBB" w14:textId="77777777" w:rsidR="00BA1FAB" w:rsidRDefault="00A22A73">
            <w:pPr>
              <w:spacing w:line="240" w:lineRule="auto"/>
            </w:pPr>
            <w:r>
              <w:rPr>
                <w:sz w:val="18"/>
              </w:rPr>
              <w:t>Windowed Herzog thresholds</w:t>
            </w:r>
          </w:p>
        </w:tc>
        <w:tc>
          <w:tcPr>
            <w:tcW w:w="996" w:type="dxa"/>
            <w:gridSpan w:val="2"/>
            <w:tcBorders>
              <w:top w:val="single" w:sz="4" w:space="0" w:color="auto"/>
              <w:left w:val="single" w:sz="4" w:space="0" w:color="auto"/>
            </w:tcBorders>
            <w:tcMar>
              <w:top w:w="80" w:type="dxa"/>
              <w:left w:w="80" w:type="dxa"/>
              <w:bottom w:w="80" w:type="dxa"/>
              <w:right w:w="80" w:type="dxa"/>
            </w:tcMar>
            <w:vAlign w:val="center"/>
            <w:tcPrChange w:id="501" w:author="Kerr, Wesley" w:date="2026-07-19T13:58:00Z" w16du:dateUtc="2026-07-19T17:58:00Z">
              <w:tcPr>
                <w:tcW w:w="1337" w:type="dxa"/>
                <w:tcMar>
                  <w:top w:w="80" w:type="dxa"/>
                  <w:left w:w="80" w:type="dxa"/>
                  <w:bottom w:w="80" w:type="dxa"/>
                  <w:right w:w="80" w:type="dxa"/>
                </w:tcMar>
                <w:vAlign w:val="center"/>
              </w:tcPr>
            </w:tcPrChange>
          </w:tcPr>
          <w:p w14:paraId="75C6128E" w14:textId="77777777" w:rsidR="00BA1FAB" w:rsidRDefault="00A22A73">
            <w:pPr>
              <w:spacing w:line="240" w:lineRule="auto"/>
            </w:pPr>
            <w:r>
              <w:rPr>
                <w:sz w:val="18"/>
              </w:rPr>
              <w:t>37.3%</w:t>
            </w:r>
          </w:p>
        </w:tc>
        <w:tc>
          <w:tcPr>
            <w:tcW w:w="1711" w:type="dxa"/>
            <w:tcBorders>
              <w:top w:val="single" w:sz="4" w:space="0" w:color="auto"/>
            </w:tcBorders>
            <w:tcMar>
              <w:top w:w="80" w:type="dxa"/>
              <w:left w:w="80" w:type="dxa"/>
              <w:bottom w:w="80" w:type="dxa"/>
              <w:right w:w="80" w:type="dxa"/>
            </w:tcMar>
            <w:vAlign w:val="center"/>
            <w:tcPrChange w:id="502" w:author="Kerr, Wesley" w:date="2026-07-19T13:58:00Z" w16du:dateUtc="2026-07-19T17:58:00Z">
              <w:tcPr>
                <w:tcW w:w="1337" w:type="dxa"/>
                <w:tcMar>
                  <w:top w:w="80" w:type="dxa"/>
                  <w:left w:w="80" w:type="dxa"/>
                  <w:bottom w:w="80" w:type="dxa"/>
                  <w:right w:w="80" w:type="dxa"/>
                </w:tcMar>
                <w:vAlign w:val="center"/>
              </w:tcPr>
            </w:tcPrChange>
          </w:tcPr>
          <w:p w14:paraId="4AC2BB62" w14:textId="77777777" w:rsidR="00BA1FAB" w:rsidRDefault="00A22A73">
            <w:pPr>
              <w:spacing w:line="240" w:lineRule="auto"/>
            </w:pPr>
            <w:r>
              <w:rPr>
                <w:sz w:val="18"/>
              </w:rPr>
              <w:t>24.0%-50.0%</w:t>
            </w:r>
          </w:p>
        </w:tc>
        <w:tc>
          <w:tcPr>
            <w:tcW w:w="1328" w:type="dxa"/>
            <w:tcBorders>
              <w:top w:val="single" w:sz="4" w:space="0" w:color="auto"/>
            </w:tcBorders>
            <w:tcMar>
              <w:top w:w="80" w:type="dxa"/>
              <w:left w:w="80" w:type="dxa"/>
              <w:bottom w:w="80" w:type="dxa"/>
              <w:right w:w="80" w:type="dxa"/>
            </w:tcMar>
            <w:vAlign w:val="center"/>
            <w:tcPrChange w:id="503" w:author="Kerr, Wesley" w:date="2026-07-19T13:58:00Z" w16du:dateUtc="2026-07-19T17:58:00Z">
              <w:tcPr>
                <w:tcW w:w="1337" w:type="dxa"/>
                <w:tcMar>
                  <w:top w:w="80" w:type="dxa"/>
                  <w:left w:w="80" w:type="dxa"/>
                  <w:bottom w:w="80" w:type="dxa"/>
                  <w:right w:w="80" w:type="dxa"/>
                </w:tcMar>
                <w:vAlign w:val="center"/>
              </w:tcPr>
            </w:tcPrChange>
          </w:tcPr>
          <w:p w14:paraId="2B9B8ABA" w14:textId="77777777" w:rsidR="00BA1FAB" w:rsidRDefault="00A22A73">
            <w:pPr>
              <w:spacing w:line="240" w:lineRule="auto"/>
            </w:pPr>
            <w:r>
              <w:rPr>
                <w:sz w:val="18"/>
              </w:rPr>
              <w:t>39.7%</w:t>
            </w:r>
          </w:p>
        </w:tc>
        <w:tc>
          <w:tcPr>
            <w:tcW w:w="1272" w:type="dxa"/>
            <w:gridSpan w:val="2"/>
            <w:tcBorders>
              <w:top w:val="single" w:sz="4" w:space="0" w:color="auto"/>
            </w:tcBorders>
            <w:tcMar>
              <w:top w:w="80" w:type="dxa"/>
              <w:left w:w="80" w:type="dxa"/>
              <w:bottom w:w="80" w:type="dxa"/>
              <w:right w:w="80" w:type="dxa"/>
            </w:tcMar>
            <w:vAlign w:val="center"/>
            <w:tcPrChange w:id="504" w:author="Kerr, Wesley" w:date="2026-07-19T13:58:00Z" w16du:dateUtc="2026-07-19T17:58:00Z">
              <w:tcPr>
                <w:tcW w:w="1337" w:type="dxa"/>
                <w:gridSpan w:val="3"/>
                <w:tcMar>
                  <w:top w:w="80" w:type="dxa"/>
                  <w:left w:w="80" w:type="dxa"/>
                  <w:bottom w:w="80" w:type="dxa"/>
                  <w:right w:w="80" w:type="dxa"/>
                </w:tcMar>
                <w:vAlign w:val="center"/>
              </w:tcPr>
            </w:tcPrChange>
          </w:tcPr>
          <w:p w14:paraId="0925B92C" w14:textId="77777777" w:rsidR="00BA1FAB" w:rsidRDefault="00A22A73">
            <w:pPr>
              <w:spacing w:line="240" w:lineRule="auto"/>
            </w:pPr>
            <w:r>
              <w:rPr>
                <w:sz w:val="18"/>
              </w:rPr>
              <w:t>13.0%</w:t>
            </w:r>
          </w:p>
        </w:tc>
      </w:tr>
      <w:tr w:rsidR="00BA1FAB" w14:paraId="7D1019E2" w14:textId="77777777" w:rsidTr="002752EA">
        <w:tblPrEx>
          <w:tblPrExChange w:id="505"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06"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07" w:author="Kerr, Wesley" w:date="2026-07-19T13:58:00Z" w16du:dateUtc="2026-07-19T17:58:00Z">
              <w:tcPr>
                <w:tcW w:w="1337" w:type="dxa"/>
                <w:gridSpan w:val="2"/>
                <w:tcMar>
                  <w:top w:w="80" w:type="dxa"/>
                  <w:left w:w="80" w:type="dxa"/>
                  <w:bottom w:w="80" w:type="dxa"/>
                  <w:right w:w="80" w:type="dxa"/>
                </w:tcMar>
                <w:vAlign w:val="center"/>
              </w:tcPr>
            </w:tcPrChange>
          </w:tcPr>
          <w:p w14:paraId="5C2E4F48" w14:textId="4834CDD7" w:rsidR="00BA1FAB" w:rsidRDefault="00A22A73">
            <w:pPr>
              <w:spacing w:line="240" w:lineRule="auto"/>
            </w:pPr>
            <w:del w:id="508" w:author="Kerr, Wesley" w:date="2026-07-19T13:58:00Z" w16du:dateUtc="2026-07-19T17:58:00Z">
              <w:r w:rsidDel="002752EA">
                <w:rPr>
                  <w:sz w:val="18"/>
                </w:rPr>
                <w:delText>healthy ovulatory</w:delText>
              </w:r>
            </w:del>
          </w:p>
        </w:tc>
        <w:tc>
          <w:tcPr>
            <w:tcW w:w="993" w:type="dxa"/>
            <w:gridSpan w:val="2"/>
            <w:tcBorders>
              <w:bottom w:val="single" w:sz="4" w:space="0" w:color="auto"/>
            </w:tcBorders>
            <w:tcMar>
              <w:top w:w="80" w:type="dxa"/>
              <w:left w:w="80" w:type="dxa"/>
              <w:bottom w:w="80" w:type="dxa"/>
              <w:right w:w="80" w:type="dxa"/>
            </w:tcMar>
            <w:vAlign w:val="center"/>
            <w:tcPrChange w:id="509" w:author="Kerr, Wesley" w:date="2026-07-19T13:58:00Z" w16du:dateUtc="2026-07-19T17:58:00Z">
              <w:tcPr>
                <w:tcW w:w="1337" w:type="dxa"/>
                <w:gridSpan w:val="4"/>
                <w:tcMar>
                  <w:top w:w="80" w:type="dxa"/>
                  <w:left w:w="80" w:type="dxa"/>
                  <w:bottom w:w="80" w:type="dxa"/>
                  <w:right w:w="80" w:type="dxa"/>
                </w:tcMar>
                <w:vAlign w:val="center"/>
              </w:tcPr>
            </w:tcPrChange>
          </w:tcPr>
          <w:p w14:paraId="77A45FFC" w14:textId="77777777" w:rsidR="00BA1FAB" w:rsidRDefault="00A22A73">
            <w:pPr>
              <w:spacing w:line="240" w:lineRule="auto"/>
            </w:pPr>
            <w:del w:id="510" w:author="Kerr, Wesley" w:date="2026-07-19T13:58:00Z" w16du:dateUtc="2026-07-19T17:58:00Z">
              <w:r w:rsidDel="002752EA">
                <w:rPr>
                  <w:sz w:val="18"/>
                </w:rPr>
                <w:delText>50</w:delText>
              </w:r>
            </w:del>
          </w:p>
        </w:tc>
        <w:tc>
          <w:tcPr>
            <w:tcW w:w="1769" w:type="dxa"/>
            <w:gridSpan w:val="2"/>
            <w:tcBorders>
              <w:bottom w:val="single" w:sz="4" w:space="0" w:color="auto"/>
              <w:right w:val="single" w:sz="4" w:space="0" w:color="auto"/>
            </w:tcBorders>
            <w:tcMar>
              <w:top w:w="80" w:type="dxa"/>
              <w:left w:w="80" w:type="dxa"/>
              <w:bottom w:w="80" w:type="dxa"/>
              <w:right w:w="80" w:type="dxa"/>
            </w:tcMar>
            <w:vAlign w:val="center"/>
            <w:tcPrChange w:id="511" w:author="Kerr, Wesley" w:date="2026-07-19T13:58:00Z" w16du:dateUtc="2026-07-19T17:58:00Z">
              <w:tcPr>
                <w:tcW w:w="1337" w:type="dxa"/>
                <w:gridSpan w:val="3"/>
                <w:tcMar>
                  <w:top w:w="80" w:type="dxa"/>
                  <w:left w:w="80" w:type="dxa"/>
                  <w:bottom w:w="80" w:type="dxa"/>
                  <w:right w:w="80" w:type="dxa"/>
                </w:tcMar>
                <w:vAlign w:val="center"/>
              </w:tcPr>
            </w:tcPrChange>
          </w:tcPr>
          <w:p w14:paraId="780336C9" w14:textId="77777777" w:rsidR="00BA1FAB" w:rsidRDefault="00A22A73">
            <w:pPr>
              <w:spacing w:line="240" w:lineRule="auto"/>
            </w:pPr>
            <w:r>
              <w:rPr>
                <w:sz w:val="18"/>
              </w:rPr>
              <w:t>Windowed Herzog C1/C2 union</w:t>
            </w:r>
          </w:p>
        </w:tc>
        <w:tc>
          <w:tcPr>
            <w:tcW w:w="996" w:type="dxa"/>
            <w:gridSpan w:val="2"/>
            <w:tcBorders>
              <w:left w:val="single" w:sz="4" w:space="0" w:color="auto"/>
              <w:bottom w:val="single" w:sz="4" w:space="0" w:color="auto"/>
            </w:tcBorders>
            <w:tcMar>
              <w:top w:w="80" w:type="dxa"/>
              <w:left w:w="80" w:type="dxa"/>
              <w:bottom w:w="80" w:type="dxa"/>
              <w:right w:w="80" w:type="dxa"/>
            </w:tcMar>
            <w:vAlign w:val="center"/>
            <w:tcPrChange w:id="512" w:author="Kerr, Wesley" w:date="2026-07-19T13:58:00Z" w16du:dateUtc="2026-07-19T17:58:00Z">
              <w:tcPr>
                <w:tcW w:w="1337" w:type="dxa"/>
                <w:tcMar>
                  <w:top w:w="80" w:type="dxa"/>
                  <w:left w:w="80" w:type="dxa"/>
                  <w:bottom w:w="80" w:type="dxa"/>
                  <w:right w:w="80" w:type="dxa"/>
                </w:tcMar>
                <w:vAlign w:val="center"/>
              </w:tcPr>
            </w:tcPrChange>
          </w:tcPr>
          <w:p w14:paraId="2E59C0F8" w14:textId="77777777" w:rsidR="00BA1FAB" w:rsidRDefault="00A22A73">
            <w:pPr>
              <w:spacing w:line="240" w:lineRule="auto"/>
            </w:pPr>
            <w:r>
              <w:rPr>
                <w:sz w:val="18"/>
              </w:rPr>
              <w:t>37.3%</w:t>
            </w:r>
          </w:p>
        </w:tc>
        <w:tc>
          <w:tcPr>
            <w:tcW w:w="1711" w:type="dxa"/>
            <w:tcBorders>
              <w:bottom w:val="single" w:sz="4" w:space="0" w:color="auto"/>
            </w:tcBorders>
            <w:tcMar>
              <w:top w:w="80" w:type="dxa"/>
              <w:left w:w="80" w:type="dxa"/>
              <w:bottom w:w="80" w:type="dxa"/>
              <w:right w:w="80" w:type="dxa"/>
            </w:tcMar>
            <w:vAlign w:val="center"/>
            <w:tcPrChange w:id="513" w:author="Kerr, Wesley" w:date="2026-07-19T13:58:00Z" w16du:dateUtc="2026-07-19T17:58:00Z">
              <w:tcPr>
                <w:tcW w:w="1337" w:type="dxa"/>
                <w:tcMar>
                  <w:top w:w="80" w:type="dxa"/>
                  <w:left w:w="80" w:type="dxa"/>
                  <w:bottom w:w="80" w:type="dxa"/>
                  <w:right w:w="80" w:type="dxa"/>
                </w:tcMar>
                <w:vAlign w:val="center"/>
              </w:tcPr>
            </w:tcPrChange>
          </w:tcPr>
          <w:p w14:paraId="444CBEFD" w14:textId="77777777" w:rsidR="00BA1FAB" w:rsidRDefault="00A22A73">
            <w:pPr>
              <w:spacing w:line="240" w:lineRule="auto"/>
            </w:pPr>
            <w:r>
              <w:rPr>
                <w:sz w:val="18"/>
              </w:rPr>
              <w:t>24.0%-50.0%</w:t>
            </w:r>
          </w:p>
        </w:tc>
        <w:tc>
          <w:tcPr>
            <w:tcW w:w="1328" w:type="dxa"/>
            <w:tcBorders>
              <w:bottom w:val="single" w:sz="4" w:space="0" w:color="auto"/>
            </w:tcBorders>
            <w:tcMar>
              <w:top w:w="80" w:type="dxa"/>
              <w:left w:w="80" w:type="dxa"/>
              <w:bottom w:w="80" w:type="dxa"/>
              <w:right w:w="80" w:type="dxa"/>
            </w:tcMar>
            <w:vAlign w:val="center"/>
            <w:tcPrChange w:id="514" w:author="Kerr, Wesley" w:date="2026-07-19T13:58:00Z" w16du:dateUtc="2026-07-19T17:58:00Z">
              <w:tcPr>
                <w:tcW w:w="1337" w:type="dxa"/>
                <w:tcMar>
                  <w:top w:w="80" w:type="dxa"/>
                  <w:left w:w="80" w:type="dxa"/>
                  <w:bottom w:w="80" w:type="dxa"/>
                  <w:right w:w="80" w:type="dxa"/>
                </w:tcMar>
                <w:vAlign w:val="center"/>
              </w:tcPr>
            </w:tcPrChange>
          </w:tcPr>
          <w:p w14:paraId="4F47C208" w14:textId="77777777" w:rsidR="00BA1FAB" w:rsidRDefault="00A22A73">
            <w:pPr>
              <w:spacing w:line="240" w:lineRule="auto"/>
            </w:pPr>
            <w:r>
              <w:rPr>
                <w:sz w:val="18"/>
              </w:rPr>
              <w:t>39.7%</w:t>
            </w:r>
          </w:p>
        </w:tc>
        <w:tc>
          <w:tcPr>
            <w:tcW w:w="1272" w:type="dxa"/>
            <w:gridSpan w:val="2"/>
            <w:tcBorders>
              <w:bottom w:val="single" w:sz="4" w:space="0" w:color="auto"/>
            </w:tcBorders>
            <w:tcMar>
              <w:top w:w="80" w:type="dxa"/>
              <w:left w:w="80" w:type="dxa"/>
              <w:bottom w:w="80" w:type="dxa"/>
              <w:right w:w="80" w:type="dxa"/>
            </w:tcMar>
            <w:vAlign w:val="center"/>
            <w:tcPrChange w:id="515" w:author="Kerr, Wesley" w:date="2026-07-19T13:58:00Z" w16du:dateUtc="2026-07-19T17:58:00Z">
              <w:tcPr>
                <w:tcW w:w="1337" w:type="dxa"/>
                <w:gridSpan w:val="3"/>
                <w:tcMar>
                  <w:top w:w="80" w:type="dxa"/>
                  <w:left w:w="80" w:type="dxa"/>
                  <w:bottom w:w="80" w:type="dxa"/>
                  <w:right w:w="80" w:type="dxa"/>
                </w:tcMar>
                <w:vAlign w:val="center"/>
              </w:tcPr>
            </w:tcPrChange>
          </w:tcPr>
          <w:p w14:paraId="0EEB89BF" w14:textId="77777777" w:rsidR="00BA1FAB" w:rsidRDefault="00A22A73">
            <w:pPr>
              <w:spacing w:line="240" w:lineRule="auto"/>
            </w:pPr>
            <w:r>
              <w:rPr>
                <w:sz w:val="18"/>
              </w:rPr>
              <w:t>13.0%</w:t>
            </w:r>
          </w:p>
        </w:tc>
      </w:tr>
      <w:tr w:rsidR="00BA1FAB" w14:paraId="7BAEE7E7" w14:textId="77777777" w:rsidTr="002752EA">
        <w:tblPrEx>
          <w:tblPrExChange w:id="516"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17"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18" w:author="Kerr, Wesley" w:date="2026-07-19T13:58:00Z" w16du:dateUtc="2026-07-19T17:58:00Z">
              <w:tcPr>
                <w:tcW w:w="1337" w:type="dxa"/>
                <w:gridSpan w:val="2"/>
                <w:tcMar>
                  <w:top w:w="80" w:type="dxa"/>
                  <w:left w:w="80" w:type="dxa"/>
                  <w:bottom w:w="80" w:type="dxa"/>
                  <w:right w:w="80" w:type="dxa"/>
                </w:tcMar>
                <w:vAlign w:val="center"/>
              </w:tcPr>
            </w:tcPrChange>
          </w:tcPr>
          <w:p w14:paraId="6DBDE776" w14:textId="3D108FB8" w:rsidR="00BA1FAB" w:rsidRDefault="00A22A73">
            <w:pPr>
              <w:spacing w:line="240" w:lineRule="auto"/>
            </w:pPr>
            <w:del w:id="519" w:author="Kerr, Wesley" w:date="2026-07-19T13:58:00Z" w16du:dateUtc="2026-07-19T17:58:00Z">
              <w:r w:rsidDel="002752EA">
                <w:rPr>
                  <w:sz w:val="18"/>
                </w:rPr>
                <w:delText>healthy ovulatory</w:delText>
              </w:r>
            </w:del>
          </w:p>
        </w:tc>
        <w:tc>
          <w:tcPr>
            <w:tcW w:w="993" w:type="dxa"/>
            <w:gridSpan w:val="2"/>
            <w:tcBorders>
              <w:top w:val="single" w:sz="4" w:space="0" w:color="auto"/>
            </w:tcBorders>
            <w:tcMar>
              <w:top w:w="80" w:type="dxa"/>
              <w:left w:w="80" w:type="dxa"/>
              <w:bottom w:w="80" w:type="dxa"/>
              <w:right w:w="80" w:type="dxa"/>
            </w:tcMar>
            <w:vAlign w:val="center"/>
            <w:tcPrChange w:id="520" w:author="Kerr, Wesley" w:date="2026-07-19T13:58:00Z" w16du:dateUtc="2026-07-19T17:58:00Z">
              <w:tcPr>
                <w:tcW w:w="1337" w:type="dxa"/>
                <w:gridSpan w:val="4"/>
                <w:tcMar>
                  <w:top w:w="80" w:type="dxa"/>
                  <w:left w:w="80" w:type="dxa"/>
                  <w:bottom w:w="80" w:type="dxa"/>
                  <w:right w:w="80" w:type="dxa"/>
                </w:tcMar>
                <w:vAlign w:val="center"/>
              </w:tcPr>
            </w:tcPrChange>
          </w:tcPr>
          <w:p w14:paraId="29659D85" w14:textId="77777777" w:rsidR="00BA1FAB" w:rsidRDefault="00A22A73">
            <w:pPr>
              <w:spacing w:line="240" w:lineRule="auto"/>
            </w:pPr>
            <w:r>
              <w:rPr>
                <w:sz w:val="18"/>
              </w:rPr>
              <w:t>100</w:t>
            </w:r>
          </w:p>
        </w:tc>
        <w:tc>
          <w:tcPr>
            <w:tcW w:w="1769" w:type="dxa"/>
            <w:gridSpan w:val="2"/>
            <w:tcBorders>
              <w:top w:val="single" w:sz="4" w:space="0" w:color="auto"/>
              <w:right w:val="single" w:sz="4" w:space="0" w:color="auto"/>
            </w:tcBorders>
            <w:tcMar>
              <w:top w:w="80" w:type="dxa"/>
              <w:left w:w="80" w:type="dxa"/>
              <w:bottom w:w="80" w:type="dxa"/>
              <w:right w:w="80" w:type="dxa"/>
            </w:tcMar>
            <w:vAlign w:val="center"/>
            <w:tcPrChange w:id="521" w:author="Kerr, Wesley" w:date="2026-07-19T13:58:00Z" w16du:dateUtc="2026-07-19T17:58:00Z">
              <w:tcPr>
                <w:tcW w:w="1337" w:type="dxa"/>
                <w:gridSpan w:val="3"/>
                <w:tcMar>
                  <w:top w:w="80" w:type="dxa"/>
                  <w:left w:w="80" w:type="dxa"/>
                  <w:bottom w:w="80" w:type="dxa"/>
                  <w:right w:w="80" w:type="dxa"/>
                </w:tcMar>
                <w:vAlign w:val="center"/>
              </w:tcPr>
            </w:tcPrChange>
          </w:tcPr>
          <w:p w14:paraId="3A58B056" w14:textId="77777777" w:rsidR="00BA1FAB" w:rsidRDefault="00A22A73">
            <w:pPr>
              <w:spacing w:line="240" w:lineRule="auto"/>
            </w:pPr>
            <w:r>
              <w:rPr>
                <w:sz w:val="18"/>
              </w:rPr>
              <w:t>Windowed Herzog thresholds</w:t>
            </w:r>
          </w:p>
        </w:tc>
        <w:tc>
          <w:tcPr>
            <w:tcW w:w="996" w:type="dxa"/>
            <w:gridSpan w:val="2"/>
            <w:tcBorders>
              <w:top w:val="single" w:sz="4" w:space="0" w:color="auto"/>
              <w:left w:val="single" w:sz="4" w:space="0" w:color="auto"/>
            </w:tcBorders>
            <w:tcMar>
              <w:top w:w="80" w:type="dxa"/>
              <w:left w:w="80" w:type="dxa"/>
              <w:bottom w:w="80" w:type="dxa"/>
              <w:right w:w="80" w:type="dxa"/>
            </w:tcMar>
            <w:vAlign w:val="center"/>
            <w:tcPrChange w:id="522" w:author="Kerr, Wesley" w:date="2026-07-19T13:58:00Z" w16du:dateUtc="2026-07-19T17:58:00Z">
              <w:tcPr>
                <w:tcW w:w="1337" w:type="dxa"/>
                <w:tcMar>
                  <w:top w:w="80" w:type="dxa"/>
                  <w:left w:w="80" w:type="dxa"/>
                  <w:bottom w:w="80" w:type="dxa"/>
                  <w:right w:w="80" w:type="dxa"/>
                </w:tcMar>
                <w:vAlign w:val="center"/>
              </w:tcPr>
            </w:tcPrChange>
          </w:tcPr>
          <w:p w14:paraId="7771B5D8" w14:textId="77777777" w:rsidR="00BA1FAB" w:rsidRDefault="00A22A73">
            <w:pPr>
              <w:spacing w:line="240" w:lineRule="auto"/>
            </w:pPr>
            <w:r>
              <w:rPr>
                <w:sz w:val="18"/>
              </w:rPr>
              <w:t>37.5%</w:t>
            </w:r>
          </w:p>
        </w:tc>
        <w:tc>
          <w:tcPr>
            <w:tcW w:w="1711" w:type="dxa"/>
            <w:tcBorders>
              <w:top w:val="single" w:sz="4" w:space="0" w:color="auto"/>
            </w:tcBorders>
            <w:tcMar>
              <w:top w:w="80" w:type="dxa"/>
              <w:left w:w="80" w:type="dxa"/>
              <w:bottom w:w="80" w:type="dxa"/>
              <w:right w:w="80" w:type="dxa"/>
            </w:tcMar>
            <w:vAlign w:val="center"/>
            <w:tcPrChange w:id="523" w:author="Kerr, Wesley" w:date="2026-07-19T13:58:00Z" w16du:dateUtc="2026-07-19T17:58:00Z">
              <w:tcPr>
                <w:tcW w:w="1337" w:type="dxa"/>
                <w:tcMar>
                  <w:top w:w="80" w:type="dxa"/>
                  <w:left w:w="80" w:type="dxa"/>
                  <w:bottom w:w="80" w:type="dxa"/>
                  <w:right w:w="80" w:type="dxa"/>
                </w:tcMar>
                <w:vAlign w:val="center"/>
              </w:tcPr>
            </w:tcPrChange>
          </w:tcPr>
          <w:p w14:paraId="605A212B" w14:textId="77777777" w:rsidR="00BA1FAB" w:rsidRDefault="00A22A73">
            <w:pPr>
              <w:spacing w:line="240" w:lineRule="auto"/>
            </w:pPr>
            <w:r>
              <w:rPr>
                <w:sz w:val="18"/>
              </w:rPr>
              <w:t>28.0%-47.0%</w:t>
            </w:r>
          </w:p>
        </w:tc>
        <w:tc>
          <w:tcPr>
            <w:tcW w:w="1328" w:type="dxa"/>
            <w:tcBorders>
              <w:top w:val="single" w:sz="4" w:space="0" w:color="auto"/>
            </w:tcBorders>
            <w:tcMar>
              <w:top w:w="80" w:type="dxa"/>
              <w:left w:w="80" w:type="dxa"/>
              <w:bottom w:w="80" w:type="dxa"/>
              <w:right w:w="80" w:type="dxa"/>
            </w:tcMar>
            <w:vAlign w:val="center"/>
            <w:tcPrChange w:id="524" w:author="Kerr, Wesley" w:date="2026-07-19T13:58:00Z" w16du:dateUtc="2026-07-19T17:58:00Z">
              <w:tcPr>
                <w:tcW w:w="1337" w:type="dxa"/>
                <w:tcMar>
                  <w:top w:w="80" w:type="dxa"/>
                  <w:left w:w="80" w:type="dxa"/>
                  <w:bottom w:w="80" w:type="dxa"/>
                  <w:right w:w="80" w:type="dxa"/>
                </w:tcMar>
                <w:vAlign w:val="center"/>
              </w:tcPr>
            </w:tcPrChange>
          </w:tcPr>
          <w:p w14:paraId="7CB758A4" w14:textId="77777777" w:rsidR="00BA1FAB" w:rsidRDefault="00A22A73">
            <w:pPr>
              <w:spacing w:line="240" w:lineRule="auto"/>
            </w:pPr>
            <w:r>
              <w:rPr>
                <w:sz w:val="18"/>
              </w:rPr>
              <w:t>33.8%</w:t>
            </w:r>
          </w:p>
        </w:tc>
        <w:tc>
          <w:tcPr>
            <w:tcW w:w="1272" w:type="dxa"/>
            <w:gridSpan w:val="2"/>
            <w:tcBorders>
              <w:top w:val="single" w:sz="4" w:space="0" w:color="auto"/>
            </w:tcBorders>
            <w:tcMar>
              <w:top w:w="80" w:type="dxa"/>
              <w:left w:w="80" w:type="dxa"/>
              <w:bottom w:w="80" w:type="dxa"/>
              <w:right w:w="80" w:type="dxa"/>
            </w:tcMar>
            <w:vAlign w:val="center"/>
            <w:tcPrChange w:id="525" w:author="Kerr, Wesley" w:date="2026-07-19T13:58:00Z" w16du:dateUtc="2026-07-19T17:58:00Z">
              <w:tcPr>
                <w:tcW w:w="1337" w:type="dxa"/>
                <w:gridSpan w:val="3"/>
                <w:tcMar>
                  <w:top w:w="80" w:type="dxa"/>
                  <w:left w:w="80" w:type="dxa"/>
                  <w:bottom w:w="80" w:type="dxa"/>
                  <w:right w:w="80" w:type="dxa"/>
                </w:tcMar>
                <w:vAlign w:val="center"/>
              </w:tcPr>
            </w:tcPrChange>
          </w:tcPr>
          <w:p w14:paraId="20D08C9B" w14:textId="77777777" w:rsidR="00BA1FAB" w:rsidRDefault="00A22A73">
            <w:pPr>
              <w:spacing w:line="240" w:lineRule="auto"/>
            </w:pPr>
            <w:r>
              <w:rPr>
                <w:sz w:val="18"/>
              </w:rPr>
              <w:t>7.1%</w:t>
            </w:r>
          </w:p>
        </w:tc>
      </w:tr>
      <w:tr w:rsidR="00BA1FAB" w14:paraId="798C7E3D" w14:textId="77777777" w:rsidTr="002752EA">
        <w:tblPrEx>
          <w:tblPrExChange w:id="526"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27" w:author="Kerr, Wesley" w:date="2026-07-19T13:58:00Z" w16du:dateUtc="2026-07-19T17:58:00Z">
            <w:trPr>
              <w:cantSplit/>
              <w:jc w:val="center"/>
            </w:trPr>
          </w:trPrChange>
        </w:trPr>
        <w:tc>
          <w:tcPr>
            <w:tcW w:w="1451" w:type="dxa"/>
            <w:gridSpan w:val="2"/>
            <w:tcBorders>
              <w:bottom w:val="single" w:sz="4" w:space="0" w:color="auto"/>
            </w:tcBorders>
            <w:tcMar>
              <w:top w:w="80" w:type="dxa"/>
              <w:left w:w="80" w:type="dxa"/>
              <w:bottom w:w="80" w:type="dxa"/>
              <w:right w:w="80" w:type="dxa"/>
            </w:tcMar>
            <w:vAlign w:val="center"/>
            <w:tcPrChange w:id="528" w:author="Kerr, Wesley" w:date="2026-07-19T13:58:00Z" w16du:dateUtc="2026-07-19T17:58:00Z">
              <w:tcPr>
                <w:tcW w:w="1337" w:type="dxa"/>
                <w:gridSpan w:val="2"/>
                <w:tcMar>
                  <w:top w:w="80" w:type="dxa"/>
                  <w:left w:w="80" w:type="dxa"/>
                  <w:bottom w:w="80" w:type="dxa"/>
                  <w:right w:w="80" w:type="dxa"/>
                </w:tcMar>
                <w:vAlign w:val="center"/>
              </w:tcPr>
            </w:tcPrChange>
          </w:tcPr>
          <w:p w14:paraId="000381B5" w14:textId="2100A335" w:rsidR="00BA1FAB" w:rsidRDefault="00A22A73">
            <w:pPr>
              <w:spacing w:line="240" w:lineRule="auto"/>
            </w:pPr>
            <w:del w:id="529" w:author="Kerr, Wesley" w:date="2026-07-19T13:58:00Z" w16du:dateUtc="2026-07-19T17:58:00Z">
              <w:r w:rsidDel="002752EA">
                <w:rPr>
                  <w:sz w:val="18"/>
                </w:rPr>
                <w:delText>healthy ovulatory</w:delText>
              </w:r>
            </w:del>
          </w:p>
        </w:tc>
        <w:tc>
          <w:tcPr>
            <w:tcW w:w="993" w:type="dxa"/>
            <w:gridSpan w:val="2"/>
            <w:tcBorders>
              <w:bottom w:val="single" w:sz="4" w:space="0" w:color="auto"/>
            </w:tcBorders>
            <w:tcMar>
              <w:top w:w="80" w:type="dxa"/>
              <w:left w:w="80" w:type="dxa"/>
              <w:bottom w:w="80" w:type="dxa"/>
              <w:right w:w="80" w:type="dxa"/>
            </w:tcMar>
            <w:vAlign w:val="center"/>
            <w:tcPrChange w:id="530" w:author="Kerr, Wesley" w:date="2026-07-19T13:58:00Z" w16du:dateUtc="2026-07-19T17:58:00Z">
              <w:tcPr>
                <w:tcW w:w="1337" w:type="dxa"/>
                <w:gridSpan w:val="4"/>
                <w:tcMar>
                  <w:top w:w="80" w:type="dxa"/>
                  <w:left w:w="80" w:type="dxa"/>
                  <w:bottom w:w="80" w:type="dxa"/>
                  <w:right w:w="80" w:type="dxa"/>
                </w:tcMar>
                <w:vAlign w:val="center"/>
              </w:tcPr>
            </w:tcPrChange>
          </w:tcPr>
          <w:p w14:paraId="2193A8BD" w14:textId="77777777" w:rsidR="00BA1FAB" w:rsidRDefault="00A22A73">
            <w:pPr>
              <w:spacing w:line="240" w:lineRule="auto"/>
            </w:pPr>
            <w:del w:id="531" w:author="Kerr, Wesley" w:date="2026-07-19T13:58:00Z" w16du:dateUtc="2026-07-19T17:58:00Z">
              <w:r w:rsidDel="002752EA">
                <w:rPr>
                  <w:sz w:val="18"/>
                </w:rPr>
                <w:delText>100</w:delText>
              </w:r>
            </w:del>
          </w:p>
        </w:tc>
        <w:tc>
          <w:tcPr>
            <w:tcW w:w="1769" w:type="dxa"/>
            <w:gridSpan w:val="2"/>
            <w:tcBorders>
              <w:bottom w:val="single" w:sz="4" w:space="0" w:color="auto"/>
              <w:right w:val="single" w:sz="4" w:space="0" w:color="auto"/>
            </w:tcBorders>
            <w:tcMar>
              <w:top w:w="80" w:type="dxa"/>
              <w:left w:w="80" w:type="dxa"/>
              <w:bottom w:w="80" w:type="dxa"/>
              <w:right w:w="80" w:type="dxa"/>
            </w:tcMar>
            <w:vAlign w:val="center"/>
            <w:tcPrChange w:id="532" w:author="Kerr, Wesley" w:date="2026-07-19T13:58:00Z" w16du:dateUtc="2026-07-19T17:58:00Z">
              <w:tcPr>
                <w:tcW w:w="1337" w:type="dxa"/>
                <w:gridSpan w:val="3"/>
                <w:tcMar>
                  <w:top w:w="80" w:type="dxa"/>
                  <w:left w:w="80" w:type="dxa"/>
                  <w:bottom w:w="80" w:type="dxa"/>
                  <w:right w:w="80" w:type="dxa"/>
                </w:tcMar>
                <w:vAlign w:val="center"/>
              </w:tcPr>
            </w:tcPrChange>
          </w:tcPr>
          <w:p w14:paraId="38BD260A" w14:textId="77777777" w:rsidR="00BA1FAB" w:rsidRDefault="00A22A73">
            <w:pPr>
              <w:spacing w:line="240" w:lineRule="auto"/>
            </w:pPr>
            <w:r>
              <w:rPr>
                <w:sz w:val="18"/>
              </w:rPr>
              <w:t>Windowed Herzog C1/C2 union</w:t>
            </w:r>
          </w:p>
        </w:tc>
        <w:tc>
          <w:tcPr>
            <w:tcW w:w="996" w:type="dxa"/>
            <w:gridSpan w:val="2"/>
            <w:tcBorders>
              <w:left w:val="single" w:sz="4" w:space="0" w:color="auto"/>
              <w:bottom w:val="single" w:sz="4" w:space="0" w:color="auto"/>
            </w:tcBorders>
            <w:tcMar>
              <w:top w:w="80" w:type="dxa"/>
              <w:left w:w="80" w:type="dxa"/>
              <w:bottom w:w="80" w:type="dxa"/>
              <w:right w:w="80" w:type="dxa"/>
            </w:tcMar>
            <w:vAlign w:val="center"/>
            <w:tcPrChange w:id="533" w:author="Kerr, Wesley" w:date="2026-07-19T13:58:00Z" w16du:dateUtc="2026-07-19T17:58:00Z">
              <w:tcPr>
                <w:tcW w:w="1337" w:type="dxa"/>
                <w:tcMar>
                  <w:top w:w="80" w:type="dxa"/>
                  <w:left w:w="80" w:type="dxa"/>
                  <w:bottom w:w="80" w:type="dxa"/>
                  <w:right w:w="80" w:type="dxa"/>
                </w:tcMar>
                <w:vAlign w:val="center"/>
              </w:tcPr>
            </w:tcPrChange>
          </w:tcPr>
          <w:p w14:paraId="4B692AF5" w14:textId="77777777" w:rsidR="00BA1FAB" w:rsidRDefault="00A22A73">
            <w:pPr>
              <w:spacing w:line="240" w:lineRule="auto"/>
            </w:pPr>
            <w:r>
              <w:rPr>
                <w:sz w:val="18"/>
              </w:rPr>
              <w:t>37.5%</w:t>
            </w:r>
          </w:p>
        </w:tc>
        <w:tc>
          <w:tcPr>
            <w:tcW w:w="1711" w:type="dxa"/>
            <w:tcBorders>
              <w:bottom w:val="single" w:sz="4" w:space="0" w:color="auto"/>
            </w:tcBorders>
            <w:tcMar>
              <w:top w:w="80" w:type="dxa"/>
              <w:left w:w="80" w:type="dxa"/>
              <w:bottom w:w="80" w:type="dxa"/>
              <w:right w:w="80" w:type="dxa"/>
            </w:tcMar>
            <w:vAlign w:val="center"/>
            <w:tcPrChange w:id="534" w:author="Kerr, Wesley" w:date="2026-07-19T13:58:00Z" w16du:dateUtc="2026-07-19T17:58:00Z">
              <w:tcPr>
                <w:tcW w:w="1337" w:type="dxa"/>
                <w:tcMar>
                  <w:top w:w="80" w:type="dxa"/>
                  <w:left w:w="80" w:type="dxa"/>
                  <w:bottom w:w="80" w:type="dxa"/>
                  <w:right w:w="80" w:type="dxa"/>
                </w:tcMar>
                <w:vAlign w:val="center"/>
              </w:tcPr>
            </w:tcPrChange>
          </w:tcPr>
          <w:p w14:paraId="1CA1C8A8" w14:textId="77777777" w:rsidR="00BA1FAB" w:rsidRDefault="00A22A73">
            <w:pPr>
              <w:spacing w:line="240" w:lineRule="auto"/>
            </w:pPr>
            <w:r>
              <w:rPr>
                <w:sz w:val="18"/>
              </w:rPr>
              <w:t>28.0%-47.0%</w:t>
            </w:r>
          </w:p>
        </w:tc>
        <w:tc>
          <w:tcPr>
            <w:tcW w:w="1328" w:type="dxa"/>
            <w:tcBorders>
              <w:bottom w:val="single" w:sz="4" w:space="0" w:color="auto"/>
            </w:tcBorders>
            <w:tcMar>
              <w:top w:w="80" w:type="dxa"/>
              <w:left w:w="80" w:type="dxa"/>
              <w:bottom w:w="80" w:type="dxa"/>
              <w:right w:w="80" w:type="dxa"/>
            </w:tcMar>
            <w:vAlign w:val="center"/>
            <w:tcPrChange w:id="535" w:author="Kerr, Wesley" w:date="2026-07-19T13:58:00Z" w16du:dateUtc="2026-07-19T17:58:00Z">
              <w:tcPr>
                <w:tcW w:w="1337" w:type="dxa"/>
                <w:tcMar>
                  <w:top w:w="80" w:type="dxa"/>
                  <w:left w:w="80" w:type="dxa"/>
                  <w:bottom w:w="80" w:type="dxa"/>
                  <w:right w:w="80" w:type="dxa"/>
                </w:tcMar>
                <w:vAlign w:val="center"/>
              </w:tcPr>
            </w:tcPrChange>
          </w:tcPr>
          <w:p w14:paraId="059B8BBC" w14:textId="77777777" w:rsidR="00BA1FAB" w:rsidRDefault="00A22A73">
            <w:pPr>
              <w:spacing w:line="240" w:lineRule="auto"/>
            </w:pPr>
            <w:r>
              <w:rPr>
                <w:sz w:val="18"/>
              </w:rPr>
              <w:t>33.8%</w:t>
            </w:r>
          </w:p>
        </w:tc>
        <w:tc>
          <w:tcPr>
            <w:tcW w:w="1272" w:type="dxa"/>
            <w:gridSpan w:val="2"/>
            <w:tcBorders>
              <w:bottom w:val="single" w:sz="4" w:space="0" w:color="auto"/>
            </w:tcBorders>
            <w:tcMar>
              <w:top w:w="80" w:type="dxa"/>
              <w:left w:w="80" w:type="dxa"/>
              <w:bottom w:w="80" w:type="dxa"/>
              <w:right w:w="80" w:type="dxa"/>
            </w:tcMar>
            <w:vAlign w:val="center"/>
            <w:tcPrChange w:id="536" w:author="Kerr, Wesley" w:date="2026-07-19T13:58:00Z" w16du:dateUtc="2026-07-19T17:58:00Z">
              <w:tcPr>
                <w:tcW w:w="1337" w:type="dxa"/>
                <w:gridSpan w:val="3"/>
                <w:tcMar>
                  <w:top w:w="80" w:type="dxa"/>
                  <w:left w:w="80" w:type="dxa"/>
                  <w:bottom w:w="80" w:type="dxa"/>
                  <w:right w:w="80" w:type="dxa"/>
                </w:tcMar>
                <w:vAlign w:val="center"/>
              </w:tcPr>
            </w:tcPrChange>
          </w:tcPr>
          <w:p w14:paraId="3B4C4F57" w14:textId="77777777" w:rsidR="00BA1FAB" w:rsidRDefault="00A22A73">
            <w:pPr>
              <w:spacing w:line="240" w:lineRule="auto"/>
            </w:pPr>
            <w:r>
              <w:rPr>
                <w:sz w:val="18"/>
              </w:rPr>
              <w:t>7.1%</w:t>
            </w:r>
          </w:p>
        </w:tc>
      </w:tr>
      <w:tr w:rsidR="00BA1FAB" w14:paraId="57E66D13" w14:textId="77777777" w:rsidTr="002752EA">
        <w:tblPrEx>
          <w:tblPrExChange w:id="537"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38" w:author="Kerr, Wesley" w:date="2026-07-19T13:58:00Z" w16du:dateUtc="2026-07-19T17:58:00Z">
            <w:trPr>
              <w:cantSplit/>
              <w:jc w:val="center"/>
            </w:trPr>
          </w:trPrChange>
        </w:trPr>
        <w:tc>
          <w:tcPr>
            <w:tcW w:w="1451" w:type="dxa"/>
            <w:gridSpan w:val="2"/>
            <w:tcBorders>
              <w:top w:val="single" w:sz="4" w:space="0" w:color="auto"/>
            </w:tcBorders>
            <w:tcMar>
              <w:top w:w="80" w:type="dxa"/>
              <w:left w:w="80" w:type="dxa"/>
              <w:bottom w:w="80" w:type="dxa"/>
              <w:right w:w="80" w:type="dxa"/>
            </w:tcMar>
            <w:vAlign w:val="center"/>
            <w:tcPrChange w:id="539" w:author="Kerr, Wesley" w:date="2026-07-19T13:58:00Z" w16du:dateUtc="2026-07-19T17:58:00Z">
              <w:tcPr>
                <w:tcW w:w="1337" w:type="dxa"/>
                <w:gridSpan w:val="2"/>
                <w:tcMar>
                  <w:top w:w="80" w:type="dxa"/>
                  <w:left w:w="80" w:type="dxa"/>
                  <w:bottom w:w="80" w:type="dxa"/>
                  <w:right w:w="80" w:type="dxa"/>
                </w:tcMar>
                <w:vAlign w:val="center"/>
              </w:tcPr>
            </w:tcPrChange>
          </w:tcPr>
          <w:p w14:paraId="1DD3EEDC" w14:textId="77777777" w:rsidR="00BA1FAB" w:rsidRDefault="00A22A73">
            <w:pPr>
              <w:spacing w:line="240" w:lineRule="auto"/>
            </w:pPr>
            <w:r>
              <w:rPr>
                <w:sz w:val="18"/>
              </w:rPr>
              <w:t>heterogeneous menstruating-age</w:t>
            </w:r>
          </w:p>
        </w:tc>
        <w:tc>
          <w:tcPr>
            <w:tcW w:w="993" w:type="dxa"/>
            <w:gridSpan w:val="2"/>
            <w:tcBorders>
              <w:top w:val="single" w:sz="4" w:space="0" w:color="auto"/>
            </w:tcBorders>
            <w:tcMar>
              <w:top w:w="80" w:type="dxa"/>
              <w:left w:w="80" w:type="dxa"/>
              <w:bottom w:w="80" w:type="dxa"/>
              <w:right w:w="80" w:type="dxa"/>
            </w:tcMar>
            <w:vAlign w:val="center"/>
            <w:tcPrChange w:id="540" w:author="Kerr, Wesley" w:date="2026-07-19T13:58:00Z" w16du:dateUtc="2026-07-19T17:58:00Z">
              <w:tcPr>
                <w:tcW w:w="1337" w:type="dxa"/>
                <w:gridSpan w:val="4"/>
                <w:tcMar>
                  <w:top w:w="80" w:type="dxa"/>
                  <w:left w:w="80" w:type="dxa"/>
                  <w:bottom w:w="80" w:type="dxa"/>
                  <w:right w:w="80" w:type="dxa"/>
                </w:tcMar>
                <w:vAlign w:val="center"/>
              </w:tcPr>
            </w:tcPrChange>
          </w:tcPr>
          <w:p w14:paraId="667F3BC5" w14:textId="77777777" w:rsidR="00BA1FAB" w:rsidRDefault="00A22A73">
            <w:pPr>
              <w:spacing w:line="240" w:lineRule="auto"/>
            </w:pPr>
            <w:r>
              <w:rPr>
                <w:sz w:val="18"/>
              </w:rPr>
              <w:t>30</w:t>
            </w:r>
          </w:p>
        </w:tc>
        <w:tc>
          <w:tcPr>
            <w:tcW w:w="1769" w:type="dxa"/>
            <w:gridSpan w:val="2"/>
            <w:tcBorders>
              <w:top w:val="single" w:sz="4" w:space="0" w:color="auto"/>
              <w:right w:val="single" w:sz="4" w:space="0" w:color="auto"/>
            </w:tcBorders>
            <w:tcMar>
              <w:top w:w="80" w:type="dxa"/>
              <w:left w:w="80" w:type="dxa"/>
              <w:bottom w:w="80" w:type="dxa"/>
              <w:right w:w="80" w:type="dxa"/>
            </w:tcMar>
            <w:vAlign w:val="center"/>
            <w:tcPrChange w:id="541" w:author="Kerr, Wesley" w:date="2026-07-19T13:58:00Z" w16du:dateUtc="2026-07-19T17:58:00Z">
              <w:tcPr>
                <w:tcW w:w="1337" w:type="dxa"/>
                <w:gridSpan w:val="3"/>
                <w:tcMar>
                  <w:top w:w="80" w:type="dxa"/>
                  <w:left w:w="80" w:type="dxa"/>
                  <w:bottom w:w="80" w:type="dxa"/>
                  <w:right w:w="80" w:type="dxa"/>
                </w:tcMar>
                <w:vAlign w:val="center"/>
              </w:tcPr>
            </w:tcPrChange>
          </w:tcPr>
          <w:p w14:paraId="3A24EA34" w14:textId="77777777" w:rsidR="00BA1FAB" w:rsidRDefault="00A22A73">
            <w:pPr>
              <w:spacing w:line="240" w:lineRule="auto"/>
            </w:pPr>
            <w:r>
              <w:rPr>
                <w:sz w:val="18"/>
              </w:rPr>
              <w:t>Windowed Herzog thresholds</w:t>
            </w:r>
          </w:p>
        </w:tc>
        <w:tc>
          <w:tcPr>
            <w:tcW w:w="996" w:type="dxa"/>
            <w:gridSpan w:val="2"/>
            <w:tcBorders>
              <w:top w:val="single" w:sz="4" w:space="0" w:color="auto"/>
              <w:left w:val="single" w:sz="4" w:space="0" w:color="auto"/>
            </w:tcBorders>
            <w:tcMar>
              <w:top w:w="80" w:type="dxa"/>
              <w:left w:w="80" w:type="dxa"/>
              <w:bottom w:w="80" w:type="dxa"/>
              <w:right w:w="80" w:type="dxa"/>
            </w:tcMar>
            <w:vAlign w:val="center"/>
            <w:tcPrChange w:id="542" w:author="Kerr, Wesley" w:date="2026-07-19T13:58:00Z" w16du:dateUtc="2026-07-19T17:58:00Z">
              <w:tcPr>
                <w:tcW w:w="1337" w:type="dxa"/>
                <w:tcMar>
                  <w:top w:w="80" w:type="dxa"/>
                  <w:left w:w="80" w:type="dxa"/>
                  <w:bottom w:w="80" w:type="dxa"/>
                  <w:right w:w="80" w:type="dxa"/>
                </w:tcMar>
                <w:vAlign w:val="center"/>
              </w:tcPr>
            </w:tcPrChange>
          </w:tcPr>
          <w:p w14:paraId="3539AD79" w14:textId="77777777" w:rsidR="00BA1FAB" w:rsidRDefault="00A22A73">
            <w:pPr>
              <w:spacing w:line="240" w:lineRule="auto"/>
            </w:pPr>
            <w:r>
              <w:rPr>
                <w:sz w:val="18"/>
              </w:rPr>
              <w:t>46.3%</w:t>
            </w:r>
          </w:p>
        </w:tc>
        <w:tc>
          <w:tcPr>
            <w:tcW w:w="1711" w:type="dxa"/>
            <w:tcBorders>
              <w:top w:val="single" w:sz="4" w:space="0" w:color="auto"/>
            </w:tcBorders>
            <w:tcMar>
              <w:top w:w="80" w:type="dxa"/>
              <w:left w:w="80" w:type="dxa"/>
              <w:bottom w:w="80" w:type="dxa"/>
              <w:right w:w="80" w:type="dxa"/>
            </w:tcMar>
            <w:vAlign w:val="center"/>
            <w:tcPrChange w:id="543" w:author="Kerr, Wesley" w:date="2026-07-19T13:58:00Z" w16du:dateUtc="2026-07-19T17:58:00Z">
              <w:tcPr>
                <w:tcW w:w="1337" w:type="dxa"/>
                <w:tcMar>
                  <w:top w:w="80" w:type="dxa"/>
                  <w:left w:w="80" w:type="dxa"/>
                  <w:bottom w:w="80" w:type="dxa"/>
                  <w:right w:w="80" w:type="dxa"/>
                </w:tcMar>
                <w:vAlign w:val="center"/>
              </w:tcPr>
            </w:tcPrChange>
          </w:tcPr>
          <w:p w14:paraId="00C0D9F8" w14:textId="77777777" w:rsidR="00BA1FAB" w:rsidRDefault="00A22A73">
            <w:pPr>
              <w:spacing w:line="240" w:lineRule="auto"/>
            </w:pPr>
            <w:r>
              <w:rPr>
                <w:sz w:val="18"/>
              </w:rPr>
              <w:t>30.0%-63.3%</w:t>
            </w:r>
          </w:p>
        </w:tc>
        <w:tc>
          <w:tcPr>
            <w:tcW w:w="1328" w:type="dxa"/>
            <w:tcBorders>
              <w:top w:val="single" w:sz="4" w:space="0" w:color="auto"/>
            </w:tcBorders>
            <w:tcMar>
              <w:top w:w="80" w:type="dxa"/>
              <w:left w:w="80" w:type="dxa"/>
              <w:bottom w:w="80" w:type="dxa"/>
              <w:right w:w="80" w:type="dxa"/>
            </w:tcMar>
            <w:vAlign w:val="center"/>
            <w:tcPrChange w:id="544" w:author="Kerr, Wesley" w:date="2026-07-19T13:58:00Z" w16du:dateUtc="2026-07-19T17:58:00Z">
              <w:tcPr>
                <w:tcW w:w="1337" w:type="dxa"/>
                <w:tcMar>
                  <w:top w:w="80" w:type="dxa"/>
                  <w:left w:w="80" w:type="dxa"/>
                  <w:bottom w:w="80" w:type="dxa"/>
                  <w:right w:w="80" w:type="dxa"/>
                </w:tcMar>
                <w:vAlign w:val="center"/>
              </w:tcPr>
            </w:tcPrChange>
          </w:tcPr>
          <w:p w14:paraId="0176BEDD" w14:textId="77777777" w:rsidR="00BA1FAB" w:rsidRDefault="00A22A73">
            <w:pPr>
              <w:spacing w:line="240" w:lineRule="auto"/>
            </w:pPr>
            <w:r>
              <w:rPr>
                <w:sz w:val="18"/>
              </w:rPr>
              <w:t>80.5%</w:t>
            </w:r>
          </w:p>
        </w:tc>
        <w:tc>
          <w:tcPr>
            <w:tcW w:w="1272" w:type="dxa"/>
            <w:gridSpan w:val="2"/>
            <w:tcBorders>
              <w:top w:val="single" w:sz="4" w:space="0" w:color="auto"/>
            </w:tcBorders>
            <w:tcMar>
              <w:top w:w="80" w:type="dxa"/>
              <w:left w:w="80" w:type="dxa"/>
              <w:bottom w:w="80" w:type="dxa"/>
              <w:right w:w="80" w:type="dxa"/>
            </w:tcMar>
            <w:vAlign w:val="center"/>
            <w:tcPrChange w:id="545" w:author="Kerr, Wesley" w:date="2026-07-19T13:58:00Z" w16du:dateUtc="2026-07-19T17:58:00Z">
              <w:tcPr>
                <w:tcW w:w="1337" w:type="dxa"/>
                <w:gridSpan w:val="3"/>
                <w:tcMar>
                  <w:top w:w="80" w:type="dxa"/>
                  <w:left w:w="80" w:type="dxa"/>
                  <w:bottom w:w="80" w:type="dxa"/>
                  <w:right w:w="80" w:type="dxa"/>
                </w:tcMar>
                <w:vAlign w:val="center"/>
              </w:tcPr>
            </w:tcPrChange>
          </w:tcPr>
          <w:p w14:paraId="4384C781" w14:textId="77777777" w:rsidR="00BA1FAB" w:rsidRDefault="00A22A73">
            <w:pPr>
              <w:spacing w:line="240" w:lineRule="auto"/>
            </w:pPr>
            <w:r>
              <w:rPr>
                <w:sz w:val="18"/>
              </w:rPr>
              <w:t>55.9%</w:t>
            </w:r>
          </w:p>
        </w:tc>
      </w:tr>
      <w:tr w:rsidR="00BA1FAB" w14:paraId="0F1DCEA8" w14:textId="77777777" w:rsidTr="002752EA">
        <w:tblPrEx>
          <w:tblPrExChange w:id="546"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47"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48" w:author="Kerr, Wesley" w:date="2026-07-19T13:58:00Z" w16du:dateUtc="2026-07-19T17:58:00Z">
              <w:tcPr>
                <w:tcW w:w="1337" w:type="dxa"/>
                <w:gridSpan w:val="2"/>
                <w:tcMar>
                  <w:top w:w="80" w:type="dxa"/>
                  <w:left w:w="80" w:type="dxa"/>
                  <w:bottom w:w="80" w:type="dxa"/>
                  <w:right w:w="80" w:type="dxa"/>
                </w:tcMar>
                <w:vAlign w:val="center"/>
              </w:tcPr>
            </w:tcPrChange>
          </w:tcPr>
          <w:p w14:paraId="3DF34EE4" w14:textId="79872207" w:rsidR="00BA1FAB" w:rsidRDefault="00A22A73">
            <w:pPr>
              <w:spacing w:line="240" w:lineRule="auto"/>
            </w:pPr>
            <w:del w:id="549" w:author="Kerr, Wesley" w:date="2026-07-19T13:58:00Z" w16du:dateUtc="2026-07-19T17:58:00Z">
              <w:r w:rsidDel="002752EA">
                <w:rPr>
                  <w:sz w:val="18"/>
                </w:rPr>
                <w:delText>heterogeneous menstruating-age</w:delText>
              </w:r>
            </w:del>
          </w:p>
        </w:tc>
        <w:tc>
          <w:tcPr>
            <w:tcW w:w="993" w:type="dxa"/>
            <w:gridSpan w:val="2"/>
            <w:tcBorders>
              <w:bottom w:val="single" w:sz="4" w:space="0" w:color="auto"/>
            </w:tcBorders>
            <w:tcMar>
              <w:top w:w="80" w:type="dxa"/>
              <w:left w:w="80" w:type="dxa"/>
              <w:bottom w:w="80" w:type="dxa"/>
              <w:right w:w="80" w:type="dxa"/>
            </w:tcMar>
            <w:vAlign w:val="center"/>
            <w:tcPrChange w:id="550" w:author="Kerr, Wesley" w:date="2026-07-19T13:58:00Z" w16du:dateUtc="2026-07-19T17:58:00Z">
              <w:tcPr>
                <w:tcW w:w="1337" w:type="dxa"/>
                <w:gridSpan w:val="4"/>
                <w:tcMar>
                  <w:top w:w="80" w:type="dxa"/>
                  <w:left w:w="80" w:type="dxa"/>
                  <w:bottom w:w="80" w:type="dxa"/>
                  <w:right w:w="80" w:type="dxa"/>
                </w:tcMar>
                <w:vAlign w:val="center"/>
              </w:tcPr>
            </w:tcPrChange>
          </w:tcPr>
          <w:p w14:paraId="3A264444" w14:textId="77777777" w:rsidR="00BA1FAB" w:rsidRDefault="00A22A73">
            <w:pPr>
              <w:spacing w:line="240" w:lineRule="auto"/>
            </w:pPr>
            <w:del w:id="551" w:author="Kerr, Wesley" w:date="2026-07-19T13:58:00Z" w16du:dateUtc="2026-07-19T17:58:00Z">
              <w:r w:rsidDel="002752EA">
                <w:rPr>
                  <w:sz w:val="18"/>
                </w:rPr>
                <w:delText>30</w:delText>
              </w:r>
            </w:del>
          </w:p>
        </w:tc>
        <w:tc>
          <w:tcPr>
            <w:tcW w:w="1769" w:type="dxa"/>
            <w:gridSpan w:val="2"/>
            <w:tcBorders>
              <w:bottom w:val="single" w:sz="4" w:space="0" w:color="auto"/>
              <w:right w:val="single" w:sz="4" w:space="0" w:color="auto"/>
            </w:tcBorders>
            <w:tcMar>
              <w:top w:w="80" w:type="dxa"/>
              <w:left w:w="80" w:type="dxa"/>
              <w:bottom w:w="80" w:type="dxa"/>
              <w:right w:w="80" w:type="dxa"/>
            </w:tcMar>
            <w:vAlign w:val="center"/>
            <w:tcPrChange w:id="552" w:author="Kerr, Wesley" w:date="2026-07-19T13:58:00Z" w16du:dateUtc="2026-07-19T17:58:00Z">
              <w:tcPr>
                <w:tcW w:w="1337" w:type="dxa"/>
                <w:gridSpan w:val="3"/>
                <w:tcMar>
                  <w:top w:w="80" w:type="dxa"/>
                  <w:left w:w="80" w:type="dxa"/>
                  <w:bottom w:w="80" w:type="dxa"/>
                  <w:right w:w="80" w:type="dxa"/>
                </w:tcMar>
                <w:vAlign w:val="center"/>
              </w:tcPr>
            </w:tcPrChange>
          </w:tcPr>
          <w:p w14:paraId="6915AA76" w14:textId="77777777" w:rsidR="00BA1FAB" w:rsidRDefault="00A22A73">
            <w:pPr>
              <w:spacing w:line="240" w:lineRule="auto"/>
            </w:pPr>
            <w:r>
              <w:rPr>
                <w:sz w:val="18"/>
              </w:rPr>
              <w:t>Windowed Herzog C1/C2 union</w:t>
            </w:r>
          </w:p>
        </w:tc>
        <w:tc>
          <w:tcPr>
            <w:tcW w:w="996" w:type="dxa"/>
            <w:gridSpan w:val="2"/>
            <w:tcBorders>
              <w:left w:val="single" w:sz="4" w:space="0" w:color="auto"/>
              <w:bottom w:val="single" w:sz="4" w:space="0" w:color="auto"/>
            </w:tcBorders>
            <w:tcMar>
              <w:top w:w="80" w:type="dxa"/>
              <w:left w:w="80" w:type="dxa"/>
              <w:bottom w:w="80" w:type="dxa"/>
              <w:right w:w="80" w:type="dxa"/>
            </w:tcMar>
            <w:vAlign w:val="center"/>
            <w:tcPrChange w:id="553" w:author="Kerr, Wesley" w:date="2026-07-19T13:58:00Z" w16du:dateUtc="2026-07-19T17:58:00Z">
              <w:tcPr>
                <w:tcW w:w="1337" w:type="dxa"/>
                <w:tcMar>
                  <w:top w:w="80" w:type="dxa"/>
                  <w:left w:w="80" w:type="dxa"/>
                  <w:bottom w:w="80" w:type="dxa"/>
                  <w:right w:w="80" w:type="dxa"/>
                </w:tcMar>
                <w:vAlign w:val="center"/>
              </w:tcPr>
            </w:tcPrChange>
          </w:tcPr>
          <w:p w14:paraId="7F394ED3" w14:textId="77777777" w:rsidR="00BA1FAB" w:rsidRDefault="00A22A73">
            <w:pPr>
              <w:spacing w:line="240" w:lineRule="auto"/>
            </w:pPr>
            <w:r>
              <w:rPr>
                <w:sz w:val="18"/>
              </w:rPr>
              <w:t>38.2%</w:t>
            </w:r>
          </w:p>
        </w:tc>
        <w:tc>
          <w:tcPr>
            <w:tcW w:w="1711" w:type="dxa"/>
            <w:tcBorders>
              <w:bottom w:val="single" w:sz="4" w:space="0" w:color="auto"/>
            </w:tcBorders>
            <w:tcMar>
              <w:top w:w="80" w:type="dxa"/>
              <w:left w:w="80" w:type="dxa"/>
              <w:bottom w:w="80" w:type="dxa"/>
              <w:right w:w="80" w:type="dxa"/>
            </w:tcMar>
            <w:vAlign w:val="center"/>
            <w:tcPrChange w:id="554" w:author="Kerr, Wesley" w:date="2026-07-19T13:58:00Z" w16du:dateUtc="2026-07-19T17:58:00Z">
              <w:tcPr>
                <w:tcW w:w="1337" w:type="dxa"/>
                <w:tcMar>
                  <w:top w:w="80" w:type="dxa"/>
                  <w:left w:w="80" w:type="dxa"/>
                  <w:bottom w:w="80" w:type="dxa"/>
                  <w:right w:w="80" w:type="dxa"/>
                </w:tcMar>
                <w:vAlign w:val="center"/>
              </w:tcPr>
            </w:tcPrChange>
          </w:tcPr>
          <w:p w14:paraId="5491EC50" w14:textId="77777777" w:rsidR="00BA1FAB" w:rsidRDefault="00A22A73">
            <w:pPr>
              <w:spacing w:line="240" w:lineRule="auto"/>
            </w:pPr>
            <w:r>
              <w:rPr>
                <w:sz w:val="18"/>
              </w:rPr>
              <w:t>20.0%-56.7%</w:t>
            </w:r>
          </w:p>
        </w:tc>
        <w:tc>
          <w:tcPr>
            <w:tcW w:w="1328" w:type="dxa"/>
            <w:tcBorders>
              <w:bottom w:val="single" w:sz="4" w:space="0" w:color="auto"/>
            </w:tcBorders>
            <w:tcMar>
              <w:top w:w="80" w:type="dxa"/>
              <w:left w:w="80" w:type="dxa"/>
              <w:bottom w:w="80" w:type="dxa"/>
              <w:right w:w="80" w:type="dxa"/>
            </w:tcMar>
            <w:vAlign w:val="center"/>
            <w:tcPrChange w:id="555" w:author="Kerr, Wesley" w:date="2026-07-19T13:58:00Z" w16du:dateUtc="2026-07-19T17:58:00Z">
              <w:tcPr>
                <w:tcW w:w="1337" w:type="dxa"/>
                <w:tcMar>
                  <w:top w:w="80" w:type="dxa"/>
                  <w:left w:w="80" w:type="dxa"/>
                  <w:bottom w:w="80" w:type="dxa"/>
                  <w:right w:w="80" w:type="dxa"/>
                </w:tcMar>
                <w:vAlign w:val="center"/>
              </w:tcPr>
            </w:tcPrChange>
          </w:tcPr>
          <w:p w14:paraId="7D23960C" w14:textId="77777777" w:rsidR="00BA1FAB" w:rsidRDefault="00A22A73">
            <w:pPr>
              <w:spacing w:line="240" w:lineRule="auto"/>
            </w:pPr>
            <w:r>
              <w:rPr>
                <w:sz w:val="18"/>
              </w:rPr>
              <w:t>48.9%</w:t>
            </w:r>
          </w:p>
        </w:tc>
        <w:tc>
          <w:tcPr>
            <w:tcW w:w="1272" w:type="dxa"/>
            <w:gridSpan w:val="2"/>
            <w:tcBorders>
              <w:bottom w:val="single" w:sz="4" w:space="0" w:color="auto"/>
            </w:tcBorders>
            <w:tcMar>
              <w:top w:w="80" w:type="dxa"/>
              <w:left w:w="80" w:type="dxa"/>
              <w:bottom w:w="80" w:type="dxa"/>
              <w:right w:w="80" w:type="dxa"/>
            </w:tcMar>
            <w:vAlign w:val="center"/>
            <w:tcPrChange w:id="556" w:author="Kerr, Wesley" w:date="2026-07-19T13:58:00Z" w16du:dateUtc="2026-07-19T17:58:00Z">
              <w:tcPr>
                <w:tcW w:w="1337" w:type="dxa"/>
                <w:gridSpan w:val="3"/>
                <w:tcMar>
                  <w:top w:w="80" w:type="dxa"/>
                  <w:left w:w="80" w:type="dxa"/>
                  <w:bottom w:w="80" w:type="dxa"/>
                  <w:right w:w="80" w:type="dxa"/>
                </w:tcMar>
                <w:vAlign w:val="center"/>
              </w:tcPr>
            </w:tcPrChange>
          </w:tcPr>
          <w:p w14:paraId="59403428" w14:textId="77777777" w:rsidR="00BA1FAB" w:rsidRDefault="00A22A73">
            <w:pPr>
              <w:spacing w:line="240" w:lineRule="auto"/>
            </w:pPr>
            <w:r>
              <w:rPr>
                <w:sz w:val="18"/>
              </w:rPr>
              <w:t>22.4%</w:t>
            </w:r>
          </w:p>
        </w:tc>
      </w:tr>
      <w:tr w:rsidR="00BA1FAB" w14:paraId="3D406AD7" w14:textId="77777777" w:rsidTr="002752EA">
        <w:tblPrEx>
          <w:tblPrExChange w:id="557"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58"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59" w:author="Kerr, Wesley" w:date="2026-07-19T13:58:00Z" w16du:dateUtc="2026-07-19T17:58:00Z">
              <w:tcPr>
                <w:tcW w:w="1337" w:type="dxa"/>
                <w:gridSpan w:val="2"/>
                <w:tcMar>
                  <w:top w:w="80" w:type="dxa"/>
                  <w:left w:w="80" w:type="dxa"/>
                  <w:bottom w:w="80" w:type="dxa"/>
                  <w:right w:w="80" w:type="dxa"/>
                </w:tcMar>
                <w:vAlign w:val="center"/>
              </w:tcPr>
            </w:tcPrChange>
          </w:tcPr>
          <w:p w14:paraId="058DBAA2" w14:textId="6BC5ED7C" w:rsidR="00BA1FAB" w:rsidRDefault="00A22A73">
            <w:pPr>
              <w:spacing w:line="240" w:lineRule="auto"/>
            </w:pPr>
            <w:del w:id="560" w:author="Kerr, Wesley" w:date="2026-07-19T13:58:00Z" w16du:dateUtc="2026-07-19T17:58:00Z">
              <w:r w:rsidDel="002752EA">
                <w:rPr>
                  <w:sz w:val="18"/>
                </w:rPr>
                <w:delText>heterogeneous menstruating-age</w:delText>
              </w:r>
            </w:del>
          </w:p>
        </w:tc>
        <w:tc>
          <w:tcPr>
            <w:tcW w:w="993" w:type="dxa"/>
            <w:gridSpan w:val="2"/>
            <w:tcBorders>
              <w:top w:val="single" w:sz="4" w:space="0" w:color="auto"/>
            </w:tcBorders>
            <w:tcMar>
              <w:top w:w="80" w:type="dxa"/>
              <w:left w:w="80" w:type="dxa"/>
              <w:bottom w:w="80" w:type="dxa"/>
              <w:right w:w="80" w:type="dxa"/>
            </w:tcMar>
            <w:vAlign w:val="center"/>
            <w:tcPrChange w:id="561" w:author="Kerr, Wesley" w:date="2026-07-19T13:58:00Z" w16du:dateUtc="2026-07-19T17:58:00Z">
              <w:tcPr>
                <w:tcW w:w="1337" w:type="dxa"/>
                <w:gridSpan w:val="4"/>
                <w:tcMar>
                  <w:top w:w="80" w:type="dxa"/>
                  <w:left w:w="80" w:type="dxa"/>
                  <w:bottom w:w="80" w:type="dxa"/>
                  <w:right w:w="80" w:type="dxa"/>
                </w:tcMar>
                <w:vAlign w:val="center"/>
              </w:tcPr>
            </w:tcPrChange>
          </w:tcPr>
          <w:p w14:paraId="293D83CA" w14:textId="77777777" w:rsidR="00BA1FAB" w:rsidRDefault="00A22A73">
            <w:pPr>
              <w:spacing w:line="240" w:lineRule="auto"/>
            </w:pPr>
            <w:r>
              <w:rPr>
                <w:sz w:val="18"/>
              </w:rPr>
              <w:t>50</w:t>
            </w:r>
          </w:p>
        </w:tc>
        <w:tc>
          <w:tcPr>
            <w:tcW w:w="1769" w:type="dxa"/>
            <w:gridSpan w:val="2"/>
            <w:tcBorders>
              <w:top w:val="single" w:sz="4" w:space="0" w:color="auto"/>
              <w:right w:val="single" w:sz="4" w:space="0" w:color="auto"/>
            </w:tcBorders>
            <w:tcMar>
              <w:top w:w="80" w:type="dxa"/>
              <w:left w:w="80" w:type="dxa"/>
              <w:bottom w:w="80" w:type="dxa"/>
              <w:right w:w="80" w:type="dxa"/>
            </w:tcMar>
            <w:vAlign w:val="center"/>
            <w:tcPrChange w:id="562" w:author="Kerr, Wesley" w:date="2026-07-19T13:58:00Z" w16du:dateUtc="2026-07-19T17:58:00Z">
              <w:tcPr>
                <w:tcW w:w="1337" w:type="dxa"/>
                <w:gridSpan w:val="3"/>
                <w:tcMar>
                  <w:top w:w="80" w:type="dxa"/>
                  <w:left w:w="80" w:type="dxa"/>
                  <w:bottom w:w="80" w:type="dxa"/>
                  <w:right w:w="80" w:type="dxa"/>
                </w:tcMar>
                <w:vAlign w:val="center"/>
              </w:tcPr>
            </w:tcPrChange>
          </w:tcPr>
          <w:p w14:paraId="37F592EE" w14:textId="77777777" w:rsidR="00BA1FAB" w:rsidRDefault="00A22A73">
            <w:pPr>
              <w:spacing w:line="240" w:lineRule="auto"/>
            </w:pPr>
            <w:r>
              <w:rPr>
                <w:sz w:val="18"/>
              </w:rPr>
              <w:t>Windowed Herzog thresholds</w:t>
            </w:r>
          </w:p>
        </w:tc>
        <w:tc>
          <w:tcPr>
            <w:tcW w:w="996" w:type="dxa"/>
            <w:gridSpan w:val="2"/>
            <w:tcBorders>
              <w:top w:val="single" w:sz="4" w:space="0" w:color="auto"/>
              <w:left w:val="single" w:sz="4" w:space="0" w:color="auto"/>
            </w:tcBorders>
            <w:tcMar>
              <w:top w:w="80" w:type="dxa"/>
              <w:left w:w="80" w:type="dxa"/>
              <w:bottom w:w="80" w:type="dxa"/>
              <w:right w:w="80" w:type="dxa"/>
            </w:tcMar>
            <w:vAlign w:val="center"/>
            <w:tcPrChange w:id="563" w:author="Kerr, Wesley" w:date="2026-07-19T13:58:00Z" w16du:dateUtc="2026-07-19T17:58:00Z">
              <w:tcPr>
                <w:tcW w:w="1337" w:type="dxa"/>
                <w:tcMar>
                  <w:top w:w="80" w:type="dxa"/>
                  <w:left w:w="80" w:type="dxa"/>
                  <w:bottom w:w="80" w:type="dxa"/>
                  <w:right w:w="80" w:type="dxa"/>
                </w:tcMar>
                <w:vAlign w:val="center"/>
              </w:tcPr>
            </w:tcPrChange>
          </w:tcPr>
          <w:p w14:paraId="6312974A" w14:textId="77777777" w:rsidR="00BA1FAB" w:rsidRDefault="00A22A73">
            <w:pPr>
              <w:spacing w:line="240" w:lineRule="auto"/>
            </w:pPr>
            <w:r>
              <w:rPr>
                <w:sz w:val="18"/>
              </w:rPr>
              <w:t>46.1%</w:t>
            </w:r>
          </w:p>
        </w:tc>
        <w:tc>
          <w:tcPr>
            <w:tcW w:w="1711" w:type="dxa"/>
            <w:tcBorders>
              <w:top w:val="single" w:sz="4" w:space="0" w:color="auto"/>
            </w:tcBorders>
            <w:tcMar>
              <w:top w:w="80" w:type="dxa"/>
              <w:left w:w="80" w:type="dxa"/>
              <w:bottom w:w="80" w:type="dxa"/>
              <w:right w:w="80" w:type="dxa"/>
            </w:tcMar>
            <w:vAlign w:val="center"/>
            <w:tcPrChange w:id="564" w:author="Kerr, Wesley" w:date="2026-07-19T13:58:00Z" w16du:dateUtc="2026-07-19T17:58:00Z">
              <w:tcPr>
                <w:tcW w:w="1337" w:type="dxa"/>
                <w:tcMar>
                  <w:top w:w="80" w:type="dxa"/>
                  <w:left w:w="80" w:type="dxa"/>
                  <w:bottom w:w="80" w:type="dxa"/>
                  <w:right w:w="80" w:type="dxa"/>
                </w:tcMar>
                <w:vAlign w:val="center"/>
              </w:tcPr>
            </w:tcPrChange>
          </w:tcPr>
          <w:p w14:paraId="5B42E220" w14:textId="77777777" w:rsidR="00BA1FAB" w:rsidRDefault="00A22A73">
            <w:pPr>
              <w:spacing w:line="240" w:lineRule="auto"/>
            </w:pPr>
            <w:r>
              <w:rPr>
                <w:sz w:val="18"/>
              </w:rPr>
              <w:t>32.0%-60.0%</w:t>
            </w:r>
          </w:p>
        </w:tc>
        <w:tc>
          <w:tcPr>
            <w:tcW w:w="1328" w:type="dxa"/>
            <w:tcBorders>
              <w:top w:val="single" w:sz="4" w:space="0" w:color="auto"/>
            </w:tcBorders>
            <w:tcMar>
              <w:top w:w="80" w:type="dxa"/>
              <w:left w:w="80" w:type="dxa"/>
              <w:bottom w:w="80" w:type="dxa"/>
              <w:right w:w="80" w:type="dxa"/>
            </w:tcMar>
            <w:vAlign w:val="center"/>
            <w:tcPrChange w:id="565" w:author="Kerr, Wesley" w:date="2026-07-19T13:58:00Z" w16du:dateUtc="2026-07-19T17:58:00Z">
              <w:tcPr>
                <w:tcW w:w="1337" w:type="dxa"/>
                <w:tcMar>
                  <w:top w:w="80" w:type="dxa"/>
                  <w:left w:w="80" w:type="dxa"/>
                  <w:bottom w:w="80" w:type="dxa"/>
                  <w:right w:w="80" w:type="dxa"/>
                </w:tcMar>
                <w:vAlign w:val="center"/>
              </w:tcPr>
            </w:tcPrChange>
          </w:tcPr>
          <w:p w14:paraId="2FE9C336" w14:textId="77777777" w:rsidR="00BA1FAB" w:rsidRDefault="00A22A73">
            <w:pPr>
              <w:spacing w:line="240" w:lineRule="auto"/>
            </w:pPr>
            <w:r>
              <w:rPr>
                <w:sz w:val="18"/>
              </w:rPr>
              <w:t>84.5%</w:t>
            </w:r>
          </w:p>
        </w:tc>
        <w:tc>
          <w:tcPr>
            <w:tcW w:w="1272" w:type="dxa"/>
            <w:gridSpan w:val="2"/>
            <w:tcBorders>
              <w:top w:val="single" w:sz="4" w:space="0" w:color="auto"/>
            </w:tcBorders>
            <w:tcMar>
              <w:top w:w="80" w:type="dxa"/>
              <w:left w:w="80" w:type="dxa"/>
              <w:bottom w:w="80" w:type="dxa"/>
              <w:right w:w="80" w:type="dxa"/>
            </w:tcMar>
            <w:vAlign w:val="center"/>
            <w:tcPrChange w:id="566" w:author="Kerr, Wesley" w:date="2026-07-19T13:58:00Z" w16du:dateUtc="2026-07-19T17:58:00Z">
              <w:tcPr>
                <w:tcW w:w="1337" w:type="dxa"/>
                <w:gridSpan w:val="3"/>
                <w:tcMar>
                  <w:top w:w="80" w:type="dxa"/>
                  <w:left w:w="80" w:type="dxa"/>
                  <w:bottom w:w="80" w:type="dxa"/>
                  <w:right w:w="80" w:type="dxa"/>
                </w:tcMar>
                <w:vAlign w:val="center"/>
              </w:tcPr>
            </w:tcPrChange>
          </w:tcPr>
          <w:p w14:paraId="35F2C370" w14:textId="77777777" w:rsidR="00BA1FAB" w:rsidRDefault="00A22A73">
            <w:pPr>
              <w:spacing w:line="240" w:lineRule="auto"/>
            </w:pPr>
            <w:r>
              <w:rPr>
                <w:sz w:val="18"/>
              </w:rPr>
              <w:t>55.9%</w:t>
            </w:r>
          </w:p>
        </w:tc>
      </w:tr>
      <w:tr w:rsidR="00BA1FAB" w14:paraId="14566CDD" w14:textId="77777777" w:rsidTr="002752EA">
        <w:tblPrEx>
          <w:tblPrExChange w:id="567"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68"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69" w:author="Kerr, Wesley" w:date="2026-07-19T13:58:00Z" w16du:dateUtc="2026-07-19T17:58:00Z">
              <w:tcPr>
                <w:tcW w:w="1337" w:type="dxa"/>
                <w:gridSpan w:val="2"/>
                <w:tcMar>
                  <w:top w:w="80" w:type="dxa"/>
                  <w:left w:w="80" w:type="dxa"/>
                  <w:bottom w:w="80" w:type="dxa"/>
                  <w:right w:w="80" w:type="dxa"/>
                </w:tcMar>
                <w:vAlign w:val="center"/>
              </w:tcPr>
            </w:tcPrChange>
          </w:tcPr>
          <w:p w14:paraId="6B4F9B0F" w14:textId="77BBE9F7" w:rsidR="00BA1FAB" w:rsidRDefault="00A22A73">
            <w:pPr>
              <w:spacing w:line="240" w:lineRule="auto"/>
            </w:pPr>
            <w:del w:id="570" w:author="Kerr, Wesley" w:date="2026-07-19T13:58:00Z" w16du:dateUtc="2026-07-19T17:58:00Z">
              <w:r w:rsidDel="002752EA">
                <w:rPr>
                  <w:sz w:val="18"/>
                </w:rPr>
                <w:delText>heterogeneous menstruating-age</w:delText>
              </w:r>
            </w:del>
          </w:p>
        </w:tc>
        <w:tc>
          <w:tcPr>
            <w:tcW w:w="993" w:type="dxa"/>
            <w:gridSpan w:val="2"/>
            <w:tcBorders>
              <w:bottom w:val="single" w:sz="4" w:space="0" w:color="auto"/>
            </w:tcBorders>
            <w:tcMar>
              <w:top w:w="80" w:type="dxa"/>
              <w:left w:w="80" w:type="dxa"/>
              <w:bottom w:w="80" w:type="dxa"/>
              <w:right w:w="80" w:type="dxa"/>
            </w:tcMar>
            <w:vAlign w:val="center"/>
            <w:tcPrChange w:id="571" w:author="Kerr, Wesley" w:date="2026-07-19T13:58:00Z" w16du:dateUtc="2026-07-19T17:58:00Z">
              <w:tcPr>
                <w:tcW w:w="1337" w:type="dxa"/>
                <w:gridSpan w:val="4"/>
                <w:tcMar>
                  <w:top w:w="80" w:type="dxa"/>
                  <w:left w:w="80" w:type="dxa"/>
                  <w:bottom w:w="80" w:type="dxa"/>
                  <w:right w:w="80" w:type="dxa"/>
                </w:tcMar>
                <w:vAlign w:val="center"/>
              </w:tcPr>
            </w:tcPrChange>
          </w:tcPr>
          <w:p w14:paraId="67FC904C" w14:textId="77777777" w:rsidR="00BA1FAB" w:rsidRDefault="00A22A73">
            <w:pPr>
              <w:spacing w:line="240" w:lineRule="auto"/>
            </w:pPr>
            <w:del w:id="572" w:author="Kerr, Wesley" w:date="2026-07-19T13:58:00Z" w16du:dateUtc="2026-07-19T17:58:00Z">
              <w:r w:rsidDel="002752EA">
                <w:rPr>
                  <w:sz w:val="18"/>
                </w:rPr>
                <w:delText>50</w:delText>
              </w:r>
            </w:del>
          </w:p>
        </w:tc>
        <w:tc>
          <w:tcPr>
            <w:tcW w:w="1769" w:type="dxa"/>
            <w:gridSpan w:val="2"/>
            <w:tcBorders>
              <w:bottom w:val="single" w:sz="4" w:space="0" w:color="auto"/>
              <w:right w:val="single" w:sz="4" w:space="0" w:color="auto"/>
            </w:tcBorders>
            <w:tcMar>
              <w:top w:w="80" w:type="dxa"/>
              <w:left w:w="80" w:type="dxa"/>
              <w:bottom w:w="80" w:type="dxa"/>
              <w:right w:w="80" w:type="dxa"/>
            </w:tcMar>
            <w:vAlign w:val="center"/>
            <w:tcPrChange w:id="573" w:author="Kerr, Wesley" w:date="2026-07-19T13:58:00Z" w16du:dateUtc="2026-07-19T17:58:00Z">
              <w:tcPr>
                <w:tcW w:w="1337" w:type="dxa"/>
                <w:gridSpan w:val="3"/>
                <w:tcMar>
                  <w:top w:w="80" w:type="dxa"/>
                  <w:left w:w="80" w:type="dxa"/>
                  <w:bottom w:w="80" w:type="dxa"/>
                  <w:right w:w="80" w:type="dxa"/>
                </w:tcMar>
                <w:vAlign w:val="center"/>
              </w:tcPr>
            </w:tcPrChange>
          </w:tcPr>
          <w:p w14:paraId="5F38AB91" w14:textId="77777777" w:rsidR="00BA1FAB" w:rsidRDefault="00A22A73">
            <w:pPr>
              <w:spacing w:line="240" w:lineRule="auto"/>
            </w:pPr>
            <w:r>
              <w:rPr>
                <w:sz w:val="18"/>
              </w:rPr>
              <w:t>Windowed Herzog C1/C2 union</w:t>
            </w:r>
          </w:p>
        </w:tc>
        <w:tc>
          <w:tcPr>
            <w:tcW w:w="996" w:type="dxa"/>
            <w:gridSpan w:val="2"/>
            <w:tcBorders>
              <w:left w:val="single" w:sz="4" w:space="0" w:color="auto"/>
              <w:bottom w:val="single" w:sz="4" w:space="0" w:color="auto"/>
            </w:tcBorders>
            <w:tcMar>
              <w:top w:w="80" w:type="dxa"/>
              <w:left w:w="80" w:type="dxa"/>
              <w:bottom w:w="80" w:type="dxa"/>
              <w:right w:w="80" w:type="dxa"/>
            </w:tcMar>
            <w:vAlign w:val="center"/>
            <w:tcPrChange w:id="574" w:author="Kerr, Wesley" w:date="2026-07-19T13:58:00Z" w16du:dateUtc="2026-07-19T17:58:00Z">
              <w:tcPr>
                <w:tcW w:w="1337" w:type="dxa"/>
                <w:tcMar>
                  <w:top w:w="80" w:type="dxa"/>
                  <w:left w:w="80" w:type="dxa"/>
                  <w:bottom w:w="80" w:type="dxa"/>
                  <w:right w:w="80" w:type="dxa"/>
                </w:tcMar>
                <w:vAlign w:val="center"/>
              </w:tcPr>
            </w:tcPrChange>
          </w:tcPr>
          <w:p w14:paraId="1C1AD276" w14:textId="77777777" w:rsidR="00BA1FAB" w:rsidRDefault="00A22A73">
            <w:pPr>
              <w:spacing w:line="240" w:lineRule="auto"/>
            </w:pPr>
            <w:r>
              <w:rPr>
                <w:sz w:val="18"/>
              </w:rPr>
              <w:t>38.1%</w:t>
            </w:r>
          </w:p>
        </w:tc>
        <w:tc>
          <w:tcPr>
            <w:tcW w:w="1711" w:type="dxa"/>
            <w:tcBorders>
              <w:bottom w:val="single" w:sz="4" w:space="0" w:color="auto"/>
            </w:tcBorders>
            <w:tcMar>
              <w:top w:w="80" w:type="dxa"/>
              <w:left w:w="80" w:type="dxa"/>
              <w:bottom w:w="80" w:type="dxa"/>
              <w:right w:w="80" w:type="dxa"/>
            </w:tcMar>
            <w:vAlign w:val="center"/>
            <w:tcPrChange w:id="575" w:author="Kerr, Wesley" w:date="2026-07-19T13:58:00Z" w16du:dateUtc="2026-07-19T17:58:00Z">
              <w:tcPr>
                <w:tcW w:w="1337" w:type="dxa"/>
                <w:tcMar>
                  <w:top w:w="80" w:type="dxa"/>
                  <w:left w:w="80" w:type="dxa"/>
                  <w:bottom w:w="80" w:type="dxa"/>
                  <w:right w:w="80" w:type="dxa"/>
                </w:tcMar>
                <w:vAlign w:val="center"/>
              </w:tcPr>
            </w:tcPrChange>
          </w:tcPr>
          <w:p w14:paraId="4C08CB37" w14:textId="77777777" w:rsidR="00BA1FAB" w:rsidRDefault="00A22A73">
            <w:pPr>
              <w:spacing w:line="240" w:lineRule="auto"/>
            </w:pPr>
            <w:r>
              <w:rPr>
                <w:sz w:val="18"/>
              </w:rPr>
              <w:t>26.0%-52.0%</w:t>
            </w:r>
          </w:p>
        </w:tc>
        <w:tc>
          <w:tcPr>
            <w:tcW w:w="1328" w:type="dxa"/>
            <w:tcBorders>
              <w:bottom w:val="single" w:sz="4" w:space="0" w:color="auto"/>
            </w:tcBorders>
            <w:tcMar>
              <w:top w:w="80" w:type="dxa"/>
              <w:left w:w="80" w:type="dxa"/>
              <w:bottom w:w="80" w:type="dxa"/>
              <w:right w:w="80" w:type="dxa"/>
            </w:tcMar>
            <w:vAlign w:val="center"/>
            <w:tcPrChange w:id="576" w:author="Kerr, Wesley" w:date="2026-07-19T13:58:00Z" w16du:dateUtc="2026-07-19T17:58:00Z">
              <w:tcPr>
                <w:tcW w:w="1337" w:type="dxa"/>
                <w:tcMar>
                  <w:top w:w="80" w:type="dxa"/>
                  <w:left w:w="80" w:type="dxa"/>
                  <w:bottom w:w="80" w:type="dxa"/>
                  <w:right w:w="80" w:type="dxa"/>
                </w:tcMar>
                <w:vAlign w:val="center"/>
              </w:tcPr>
            </w:tcPrChange>
          </w:tcPr>
          <w:p w14:paraId="0868C85D" w14:textId="77777777" w:rsidR="00BA1FAB" w:rsidRDefault="00A22A73">
            <w:pPr>
              <w:spacing w:line="240" w:lineRule="auto"/>
            </w:pPr>
            <w:r>
              <w:rPr>
                <w:sz w:val="18"/>
              </w:rPr>
              <w:t>43.9%</w:t>
            </w:r>
          </w:p>
        </w:tc>
        <w:tc>
          <w:tcPr>
            <w:tcW w:w="1272" w:type="dxa"/>
            <w:gridSpan w:val="2"/>
            <w:tcBorders>
              <w:bottom w:val="single" w:sz="4" w:space="0" w:color="auto"/>
            </w:tcBorders>
            <w:tcMar>
              <w:top w:w="80" w:type="dxa"/>
              <w:left w:w="80" w:type="dxa"/>
              <w:bottom w:w="80" w:type="dxa"/>
              <w:right w:w="80" w:type="dxa"/>
            </w:tcMar>
            <w:vAlign w:val="center"/>
            <w:tcPrChange w:id="577" w:author="Kerr, Wesley" w:date="2026-07-19T13:58:00Z" w16du:dateUtc="2026-07-19T17:58:00Z">
              <w:tcPr>
                <w:tcW w:w="1337" w:type="dxa"/>
                <w:gridSpan w:val="3"/>
                <w:tcMar>
                  <w:top w:w="80" w:type="dxa"/>
                  <w:left w:w="80" w:type="dxa"/>
                  <w:bottom w:w="80" w:type="dxa"/>
                  <w:right w:w="80" w:type="dxa"/>
                </w:tcMar>
                <w:vAlign w:val="center"/>
              </w:tcPr>
            </w:tcPrChange>
          </w:tcPr>
          <w:p w14:paraId="36DB40EC" w14:textId="77777777" w:rsidR="00BA1FAB" w:rsidRDefault="00A22A73">
            <w:pPr>
              <w:spacing w:line="240" w:lineRule="auto"/>
            </w:pPr>
            <w:r>
              <w:rPr>
                <w:sz w:val="18"/>
              </w:rPr>
              <w:t>15.3%</w:t>
            </w:r>
          </w:p>
        </w:tc>
      </w:tr>
      <w:tr w:rsidR="00BA1FAB" w14:paraId="7086A2DB" w14:textId="77777777" w:rsidTr="002752EA">
        <w:tblPrEx>
          <w:tblPrExChange w:id="578"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79"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80" w:author="Kerr, Wesley" w:date="2026-07-19T13:58:00Z" w16du:dateUtc="2026-07-19T17:58:00Z">
              <w:tcPr>
                <w:tcW w:w="1337" w:type="dxa"/>
                <w:gridSpan w:val="2"/>
                <w:tcMar>
                  <w:top w:w="80" w:type="dxa"/>
                  <w:left w:w="80" w:type="dxa"/>
                  <w:bottom w:w="80" w:type="dxa"/>
                  <w:right w:w="80" w:type="dxa"/>
                </w:tcMar>
                <w:vAlign w:val="center"/>
              </w:tcPr>
            </w:tcPrChange>
          </w:tcPr>
          <w:p w14:paraId="529B0691" w14:textId="41790408" w:rsidR="00BA1FAB" w:rsidRDefault="00A22A73">
            <w:pPr>
              <w:spacing w:line="240" w:lineRule="auto"/>
            </w:pPr>
            <w:del w:id="581" w:author="Kerr, Wesley" w:date="2026-07-19T13:58:00Z" w16du:dateUtc="2026-07-19T17:58:00Z">
              <w:r w:rsidDel="002752EA">
                <w:rPr>
                  <w:sz w:val="18"/>
                </w:rPr>
                <w:delText>heterogeneous menstruating-age</w:delText>
              </w:r>
            </w:del>
          </w:p>
        </w:tc>
        <w:tc>
          <w:tcPr>
            <w:tcW w:w="993" w:type="dxa"/>
            <w:gridSpan w:val="2"/>
            <w:tcBorders>
              <w:top w:val="single" w:sz="4" w:space="0" w:color="auto"/>
            </w:tcBorders>
            <w:tcMar>
              <w:top w:w="80" w:type="dxa"/>
              <w:left w:w="80" w:type="dxa"/>
              <w:bottom w:w="80" w:type="dxa"/>
              <w:right w:w="80" w:type="dxa"/>
            </w:tcMar>
            <w:vAlign w:val="center"/>
            <w:tcPrChange w:id="582" w:author="Kerr, Wesley" w:date="2026-07-19T13:58:00Z" w16du:dateUtc="2026-07-19T17:58:00Z">
              <w:tcPr>
                <w:tcW w:w="1337" w:type="dxa"/>
                <w:gridSpan w:val="4"/>
                <w:tcMar>
                  <w:top w:w="80" w:type="dxa"/>
                  <w:left w:w="80" w:type="dxa"/>
                  <w:bottom w:w="80" w:type="dxa"/>
                  <w:right w:w="80" w:type="dxa"/>
                </w:tcMar>
                <w:vAlign w:val="center"/>
              </w:tcPr>
            </w:tcPrChange>
          </w:tcPr>
          <w:p w14:paraId="2057CFEE" w14:textId="77777777" w:rsidR="00BA1FAB" w:rsidRDefault="00A22A73">
            <w:pPr>
              <w:spacing w:line="240" w:lineRule="auto"/>
            </w:pPr>
            <w:r>
              <w:rPr>
                <w:sz w:val="18"/>
              </w:rPr>
              <w:t>100</w:t>
            </w:r>
          </w:p>
        </w:tc>
        <w:tc>
          <w:tcPr>
            <w:tcW w:w="1769" w:type="dxa"/>
            <w:gridSpan w:val="2"/>
            <w:tcBorders>
              <w:top w:val="single" w:sz="4" w:space="0" w:color="auto"/>
              <w:right w:val="single" w:sz="4" w:space="0" w:color="auto"/>
            </w:tcBorders>
            <w:tcMar>
              <w:top w:w="80" w:type="dxa"/>
              <w:left w:w="80" w:type="dxa"/>
              <w:bottom w:w="80" w:type="dxa"/>
              <w:right w:w="80" w:type="dxa"/>
            </w:tcMar>
            <w:vAlign w:val="center"/>
            <w:tcPrChange w:id="583" w:author="Kerr, Wesley" w:date="2026-07-19T13:58:00Z" w16du:dateUtc="2026-07-19T17:58:00Z">
              <w:tcPr>
                <w:tcW w:w="1337" w:type="dxa"/>
                <w:gridSpan w:val="3"/>
                <w:tcMar>
                  <w:top w:w="80" w:type="dxa"/>
                  <w:left w:w="80" w:type="dxa"/>
                  <w:bottom w:w="80" w:type="dxa"/>
                  <w:right w:w="80" w:type="dxa"/>
                </w:tcMar>
                <w:vAlign w:val="center"/>
              </w:tcPr>
            </w:tcPrChange>
          </w:tcPr>
          <w:p w14:paraId="63D09C79" w14:textId="77777777" w:rsidR="00BA1FAB" w:rsidRDefault="00A22A73">
            <w:pPr>
              <w:spacing w:line="240" w:lineRule="auto"/>
            </w:pPr>
            <w:r>
              <w:rPr>
                <w:sz w:val="18"/>
              </w:rPr>
              <w:t>Windowed Herzog thresholds</w:t>
            </w:r>
          </w:p>
        </w:tc>
        <w:tc>
          <w:tcPr>
            <w:tcW w:w="996" w:type="dxa"/>
            <w:gridSpan w:val="2"/>
            <w:tcBorders>
              <w:top w:val="single" w:sz="4" w:space="0" w:color="auto"/>
              <w:left w:val="single" w:sz="4" w:space="0" w:color="auto"/>
            </w:tcBorders>
            <w:tcMar>
              <w:top w:w="80" w:type="dxa"/>
              <w:left w:w="80" w:type="dxa"/>
              <w:bottom w:w="80" w:type="dxa"/>
              <w:right w:w="80" w:type="dxa"/>
            </w:tcMar>
            <w:vAlign w:val="center"/>
            <w:tcPrChange w:id="584" w:author="Kerr, Wesley" w:date="2026-07-19T13:58:00Z" w16du:dateUtc="2026-07-19T17:58:00Z">
              <w:tcPr>
                <w:tcW w:w="1337" w:type="dxa"/>
                <w:tcMar>
                  <w:top w:w="80" w:type="dxa"/>
                  <w:left w:w="80" w:type="dxa"/>
                  <w:bottom w:w="80" w:type="dxa"/>
                  <w:right w:w="80" w:type="dxa"/>
                </w:tcMar>
                <w:vAlign w:val="center"/>
              </w:tcPr>
            </w:tcPrChange>
          </w:tcPr>
          <w:p w14:paraId="550FC4F1" w14:textId="77777777" w:rsidR="00BA1FAB" w:rsidRDefault="00A22A73">
            <w:pPr>
              <w:spacing w:line="240" w:lineRule="auto"/>
            </w:pPr>
            <w:r>
              <w:rPr>
                <w:sz w:val="18"/>
              </w:rPr>
              <w:t>46.0%</w:t>
            </w:r>
          </w:p>
        </w:tc>
        <w:tc>
          <w:tcPr>
            <w:tcW w:w="1711" w:type="dxa"/>
            <w:tcBorders>
              <w:top w:val="single" w:sz="4" w:space="0" w:color="auto"/>
            </w:tcBorders>
            <w:tcMar>
              <w:top w:w="80" w:type="dxa"/>
              <w:left w:w="80" w:type="dxa"/>
              <w:bottom w:w="80" w:type="dxa"/>
              <w:right w:w="80" w:type="dxa"/>
            </w:tcMar>
            <w:vAlign w:val="center"/>
            <w:tcPrChange w:id="585" w:author="Kerr, Wesley" w:date="2026-07-19T13:58:00Z" w16du:dateUtc="2026-07-19T17:58:00Z">
              <w:tcPr>
                <w:tcW w:w="1337" w:type="dxa"/>
                <w:tcMar>
                  <w:top w:w="80" w:type="dxa"/>
                  <w:left w:w="80" w:type="dxa"/>
                  <w:bottom w:w="80" w:type="dxa"/>
                  <w:right w:w="80" w:type="dxa"/>
                </w:tcMar>
                <w:vAlign w:val="center"/>
              </w:tcPr>
            </w:tcPrChange>
          </w:tcPr>
          <w:p w14:paraId="59033C79" w14:textId="77777777" w:rsidR="00BA1FAB" w:rsidRDefault="00A22A73">
            <w:pPr>
              <w:spacing w:line="240" w:lineRule="auto"/>
            </w:pPr>
            <w:r>
              <w:rPr>
                <w:sz w:val="18"/>
              </w:rPr>
              <w:t>36.0%-56.0%</w:t>
            </w:r>
          </w:p>
        </w:tc>
        <w:tc>
          <w:tcPr>
            <w:tcW w:w="1328" w:type="dxa"/>
            <w:tcBorders>
              <w:top w:val="single" w:sz="4" w:space="0" w:color="auto"/>
            </w:tcBorders>
            <w:tcMar>
              <w:top w:w="80" w:type="dxa"/>
              <w:left w:w="80" w:type="dxa"/>
              <w:bottom w:w="80" w:type="dxa"/>
              <w:right w:w="80" w:type="dxa"/>
            </w:tcMar>
            <w:vAlign w:val="center"/>
            <w:tcPrChange w:id="586" w:author="Kerr, Wesley" w:date="2026-07-19T13:58:00Z" w16du:dateUtc="2026-07-19T17:58:00Z">
              <w:tcPr>
                <w:tcW w:w="1337" w:type="dxa"/>
                <w:tcMar>
                  <w:top w:w="80" w:type="dxa"/>
                  <w:left w:w="80" w:type="dxa"/>
                  <w:bottom w:w="80" w:type="dxa"/>
                  <w:right w:w="80" w:type="dxa"/>
                </w:tcMar>
                <w:vAlign w:val="center"/>
              </w:tcPr>
            </w:tcPrChange>
          </w:tcPr>
          <w:p w14:paraId="6C33CF83" w14:textId="77777777" w:rsidR="00BA1FAB" w:rsidRDefault="00A22A73">
            <w:pPr>
              <w:spacing w:line="240" w:lineRule="auto"/>
            </w:pPr>
            <w:r>
              <w:rPr>
                <w:sz w:val="18"/>
              </w:rPr>
              <w:t>90.8%</w:t>
            </w:r>
          </w:p>
        </w:tc>
        <w:tc>
          <w:tcPr>
            <w:tcW w:w="1272" w:type="dxa"/>
            <w:gridSpan w:val="2"/>
            <w:tcBorders>
              <w:top w:val="single" w:sz="4" w:space="0" w:color="auto"/>
            </w:tcBorders>
            <w:tcMar>
              <w:top w:w="80" w:type="dxa"/>
              <w:left w:w="80" w:type="dxa"/>
              <w:bottom w:w="80" w:type="dxa"/>
              <w:right w:w="80" w:type="dxa"/>
            </w:tcMar>
            <w:vAlign w:val="center"/>
            <w:tcPrChange w:id="587" w:author="Kerr, Wesley" w:date="2026-07-19T13:58:00Z" w16du:dateUtc="2026-07-19T17:58:00Z">
              <w:tcPr>
                <w:tcW w:w="1337" w:type="dxa"/>
                <w:gridSpan w:val="3"/>
                <w:tcMar>
                  <w:top w:w="80" w:type="dxa"/>
                  <w:left w:w="80" w:type="dxa"/>
                  <w:bottom w:w="80" w:type="dxa"/>
                  <w:right w:w="80" w:type="dxa"/>
                </w:tcMar>
                <w:vAlign w:val="center"/>
              </w:tcPr>
            </w:tcPrChange>
          </w:tcPr>
          <w:p w14:paraId="1AACC177" w14:textId="77777777" w:rsidR="00BA1FAB" w:rsidRDefault="00A22A73">
            <w:pPr>
              <w:spacing w:line="240" w:lineRule="auto"/>
            </w:pPr>
            <w:r>
              <w:rPr>
                <w:sz w:val="18"/>
              </w:rPr>
              <w:t>62.2%</w:t>
            </w:r>
          </w:p>
        </w:tc>
      </w:tr>
      <w:tr w:rsidR="00BA1FAB" w14:paraId="0012D9D9" w14:textId="77777777" w:rsidTr="002752EA">
        <w:tblPrEx>
          <w:tblPrExChange w:id="588" w:author="Kerr, Wesley" w:date="2026-07-19T13:58:00Z" w16du:dateUtc="2026-07-19T17:58: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antSplit/>
          <w:jc w:val="center"/>
          <w:trPrChange w:id="589" w:author="Kerr, Wesley" w:date="2026-07-19T13:58:00Z" w16du:dateUtc="2026-07-19T17:58:00Z">
            <w:trPr>
              <w:cantSplit/>
              <w:jc w:val="center"/>
            </w:trPr>
          </w:trPrChange>
        </w:trPr>
        <w:tc>
          <w:tcPr>
            <w:tcW w:w="1451" w:type="dxa"/>
            <w:gridSpan w:val="2"/>
            <w:tcMar>
              <w:top w:w="80" w:type="dxa"/>
              <w:left w:w="80" w:type="dxa"/>
              <w:bottom w:w="80" w:type="dxa"/>
              <w:right w:w="80" w:type="dxa"/>
            </w:tcMar>
            <w:vAlign w:val="center"/>
            <w:tcPrChange w:id="590" w:author="Kerr, Wesley" w:date="2026-07-19T13:58:00Z" w16du:dateUtc="2026-07-19T17:58:00Z">
              <w:tcPr>
                <w:tcW w:w="1337" w:type="dxa"/>
                <w:gridSpan w:val="2"/>
                <w:tcMar>
                  <w:top w:w="80" w:type="dxa"/>
                  <w:left w:w="80" w:type="dxa"/>
                  <w:bottom w:w="80" w:type="dxa"/>
                  <w:right w:w="80" w:type="dxa"/>
                </w:tcMar>
                <w:vAlign w:val="center"/>
              </w:tcPr>
            </w:tcPrChange>
          </w:tcPr>
          <w:p w14:paraId="7822A756" w14:textId="565C50D0" w:rsidR="00BA1FAB" w:rsidRDefault="00A22A73">
            <w:pPr>
              <w:spacing w:line="240" w:lineRule="auto"/>
            </w:pPr>
            <w:del w:id="591" w:author="Kerr, Wesley" w:date="2026-07-19T13:58:00Z" w16du:dateUtc="2026-07-19T17:58:00Z">
              <w:r w:rsidDel="002752EA">
                <w:rPr>
                  <w:sz w:val="18"/>
                </w:rPr>
                <w:delText>heterogeneous menstruating-age</w:delText>
              </w:r>
            </w:del>
          </w:p>
        </w:tc>
        <w:tc>
          <w:tcPr>
            <w:tcW w:w="993" w:type="dxa"/>
            <w:gridSpan w:val="2"/>
            <w:tcMar>
              <w:top w:w="80" w:type="dxa"/>
              <w:left w:w="80" w:type="dxa"/>
              <w:bottom w:w="80" w:type="dxa"/>
              <w:right w:w="80" w:type="dxa"/>
            </w:tcMar>
            <w:vAlign w:val="center"/>
            <w:tcPrChange w:id="592" w:author="Kerr, Wesley" w:date="2026-07-19T13:58:00Z" w16du:dateUtc="2026-07-19T17:58:00Z">
              <w:tcPr>
                <w:tcW w:w="1337" w:type="dxa"/>
                <w:gridSpan w:val="4"/>
                <w:tcMar>
                  <w:top w:w="80" w:type="dxa"/>
                  <w:left w:w="80" w:type="dxa"/>
                  <w:bottom w:w="80" w:type="dxa"/>
                  <w:right w:w="80" w:type="dxa"/>
                </w:tcMar>
                <w:vAlign w:val="center"/>
              </w:tcPr>
            </w:tcPrChange>
          </w:tcPr>
          <w:p w14:paraId="647A9124" w14:textId="77777777" w:rsidR="00BA1FAB" w:rsidRDefault="00A22A73">
            <w:pPr>
              <w:spacing w:line="240" w:lineRule="auto"/>
            </w:pPr>
            <w:del w:id="593" w:author="Kerr, Wesley" w:date="2026-07-19T13:58:00Z" w16du:dateUtc="2026-07-19T17:58:00Z">
              <w:r w:rsidDel="002752EA">
                <w:rPr>
                  <w:sz w:val="18"/>
                </w:rPr>
                <w:delText>100</w:delText>
              </w:r>
            </w:del>
          </w:p>
        </w:tc>
        <w:tc>
          <w:tcPr>
            <w:tcW w:w="1769" w:type="dxa"/>
            <w:gridSpan w:val="2"/>
            <w:tcBorders>
              <w:right w:val="single" w:sz="4" w:space="0" w:color="auto"/>
            </w:tcBorders>
            <w:tcMar>
              <w:top w:w="80" w:type="dxa"/>
              <w:left w:w="80" w:type="dxa"/>
              <w:bottom w:w="80" w:type="dxa"/>
              <w:right w:w="80" w:type="dxa"/>
            </w:tcMar>
            <w:vAlign w:val="center"/>
            <w:tcPrChange w:id="594" w:author="Kerr, Wesley" w:date="2026-07-19T13:58:00Z" w16du:dateUtc="2026-07-19T17:58:00Z">
              <w:tcPr>
                <w:tcW w:w="1337" w:type="dxa"/>
                <w:gridSpan w:val="3"/>
                <w:tcMar>
                  <w:top w:w="80" w:type="dxa"/>
                  <w:left w:w="80" w:type="dxa"/>
                  <w:bottom w:w="80" w:type="dxa"/>
                  <w:right w:w="80" w:type="dxa"/>
                </w:tcMar>
                <w:vAlign w:val="center"/>
              </w:tcPr>
            </w:tcPrChange>
          </w:tcPr>
          <w:p w14:paraId="4D1EF881" w14:textId="77777777" w:rsidR="00BA1FAB" w:rsidRDefault="00A22A73">
            <w:pPr>
              <w:spacing w:line="240" w:lineRule="auto"/>
            </w:pPr>
            <w:r>
              <w:rPr>
                <w:sz w:val="18"/>
              </w:rPr>
              <w:t>Windowed Herzog C1/C2 union</w:t>
            </w:r>
          </w:p>
        </w:tc>
        <w:tc>
          <w:tcPr>
            <w:tcW w:w="996" w:type="dxa"/>
            <w:gridSpan w:val="2"/>
            <w:tcBorders>
              <w:left w:val="single" w:sz="4" w:space="0" w:color="auto"/>
            </w:tcBorders>
            <w:tcMar>
              <w:top w:w="80" w:type="dxa"/>
              <w:left w:w="80" w:type="dxa"/>
              <w:bottom w:w="80" w:type="dxa"/>
              <w:right w:w="80" w:type="dxa"/>
            </w:tcMar>
            <w:vAlign w:val="center"/>
            <w:tcPrChange w:id="595" w:author="Kerr, Wesley" w:date="2026-07-19T13:58:00Z" w16du:dateUtc="2026-07-19T17:58:00Z">
              <w:tcPr>
                <w:tcW w:w="1337" w:type="dxa"/>
                <w:tcMar>
                  <w:top w:w="80" w:type="dxa"/>
                  <w:left w:w="80" w:type="dxa"/>
                  <w:bottom w:w="80" w:type="dxa"/>
                  <w:right w:w="80" w:type="dxa"/>
                </w:tcMar>
                <w:vAlign w:val="center"/>
              </w:tcPr>
            </w:tcPrChange>
          </w:tcPr>
          <w:p w14:paraId="38305251" w14:textId="77777777" w:rsidR="00BA1FAB" w:rsidRDefault="00A22A73">
            <w:pPr>
              <w:spacing w:line="240" w:lineRule="auto"/>
            </w:pPr>
            <w:r>
              <w:rPr>
                <w:sz w:val="18"/>
              </w:rPr>
              <w:t>38.0%</w:t>
            </w:r>
          </w:p>
        </w:tc>
        <w:tc>
          <w:tcPr>
            <w:tcW w:w="1711" w:type="dxa"/>
            <w:tcMar>
              <w:top w:w="80" w:type="dxa"/>
              <w:left w:w="80" w:type="dxa"/>
              <w:bottom w:w="80" w:type="dxa"/>
              <w:right w:w="80" w:type="dxa"/>
            </w:tcMar>
            <w:vAlign w:val="center"/>
            <w:tcPrChange w:id="596" w:author="Kerr, Wesley" w:date="2026-07-19T13:58:00Z" w16du:dateUtc="2026-07-19T17:58:00Z">
              <w:tcPr>
                <w:tcW w:w="1337" w:type="dxa"/>
                <w:tcMar>
                  <w:top w:w="80" w:type="dxa"/>
                  <w:left w:w="80" w:type="dxa"/>
                  <w:bottom w:w="80" w:type="dxa"/>
                  <w:right w:w="80" w:type="dxa"/>
                </w:tcMar>
                <w:vAlign w:val="center"/>
              </w:tcPr>
            </w:tcPrChange>
          </w:tcPr>
          <w:p w14:paraId="30D2C505" w14:textId="77777777" w:rsidR="00BA1FAB" w:rsidRDefault="00A22A73">
            <w:pPr>
              <w:spacing w:line="240" w:lineRule="auto"/>
            </w:pPr>
            <w:r>
              <w:rPr>
                <w:sz w:val="18"/>
              </w:rPr>
              <w:t>29.0%-47.0%</w:t>
            </w:r>
          </w:p>
        </w:tc>
        <w:tc>
          <w:tcPr>
            <w:tcW w:w="1328" w:type="dxa"/>
            <w:tcMar>
              <w:top w:w="80" w:type="dxa"/>
              <w:left w:w="80" w:type="dxa"/>
              <w:bottom w:w="80" w:type="dxa"/>
              <w:right w:w="80" w:type="dxa"/>
            </w:tcMar>
            <w:vAlign w:val="center"/>
            <w:tcPrChange w:id="597" w:author="Kerr, Wesley" w:date="2026-07-19T13:58:00Z" w16du:dateUtc="2026-07-19T17:58:00Z">
              <w:tcPr>
                <w:tcW w:w="1337" w:type="dxa"/>
                <w:tcMar>
                  <w:top w:w="80" w:type="dxa"/>
                  <w:left w:w="80" w:type="dxa"/>
                  <w:bottom w:w="80" w:type="dxa"/>
                  <w:right w:w="80" w:type="dxa"/>
                </w:tcMar>
                <w:vAlign w:val="center"/>
              </w:tcPr>
            </w:tcPrChange>
          </w:tcPr>
          <w:p w14:paraId="20DD1142" w14:textId="77777777" w:rsidR="00BA1FAB" w:rsidRDefault="00A22A73">
            <w:pPr>
              <w:spacing w:line="240" w:lineRule="auto"/>
            </w:pPr>
            <w:r>
              <w:rPr>
                <w:sz w:val="18"/>
              </w:rPr>
              <w:t>38.2%</w:t>
            </w:r>
          </w:p>
        </w:tc>
        <w:tc>
          <w:tcPr>
            <w:tcW w:w="1272" w:type="dxa"/>
            <w:gridSpan w:val="2"/>
            <w:tcMar>
              <w:top w:w="80" w:type="dxa"/>
              <w:left w:w="80" w:type="dxa"/>
              <w:bottom w:w="80" w:type="dxa"/>
              <w:right w:w="80" w:type="dxa"/>
            </w:tcMar>
            <w:vAlign w:val="center"/>
            <w:tcPrChange w:id="598" w:author="Kerr, Wesley" w:date="2026-07-19T13:58:00Z" w16du:dateUtc="2026-07-19T17:58:00Z">
              <w:tcPr>
                <w:tcW w:w="1337" w:type="dxa"/>
                <w:gridSpan w:val="3"/>
                <w:tcMar>
                  <w:top w:w="80" w:type="dxa"/>
                  <w:left w:w="80" w:type="dxa"/>
                  <w:bottom w:w="80" w:type="dxa"/>
                  <w:right w:w="80" w:type="dxa"/>
                </w:tcMar>
                <w:vAlign w:val="center"/>
              </w:tcPr>
            </w:tcPrChange>
          </w:tcPr>
          <w:p w14:paraId="5BEBCC8B" w14:textId="77777777" w:rsidR="00BA1FAB" w:rsidRDefault="00A22A73">
            <w:pPr>
              <w:spacing w:line="240" w:lineRule="auto"/>
            </w:pPr>
            <w:r>
              <w:rPr>
                <w:sz w:val="18"/>
              </w:rPr>
              <w:t>8.8%</w:t>
            </w:r>
          </w:p>
        </w:tc>
      </w:tr>
    </w:tbl>
    <w:p w14:paraId="6E3C1C24" w14:textId="77777777" w:rsidR="00BA1FAB" w:rsidRDefault="00BA1FAB"/>
    <w:p w14:paraId="131087C5" w14:textId="77777777" w:rsidR="00BA1FAB" w:rsidRDefault="00A22A73">
      <w:r>
        <w:t>Study-level rows summarize 10,000 simulated studies per cohort and sample size using one random valid 3-month window per selected participant. N=30 is illustrative; N=50 and N=100 are sensitivity rows.</w:t>
      </w:r>
    </w:p>
    <w:p w14:paraId="7C3546E3" w14:textId="77777777" w:rsidR="00BA1FAB" w:rsidRDefault="00A22A73">
      <w:r>
        <w:br w:type="page"/>
      </w:r>
    </w:p>
    <w:p w14:paraId="22ED66C1" w14:textId="77777777" w:rsidR="00BA1FAB" w:rsidRDefault="00A22A73">
      <w:pPr>
        <w:pStyle w:val="Heading1"/>
      </w:pPr>
      <w:r>
        <w:lastRenderedPageBreak/>
        <w:t>Figure Legends</w:t>
      </w:r>
    </w:p>
    <w:p w14:paraId="088BD05C" w14:textId="0FD39B7C" w:rsidR="00BA1FAB" w:rsidRDefault="00A22A73">
      <w:r>
        <w:t xml:space="preserve">Figure 1. False-positive rates by </w:t>
      </w:r>
      <w:ins w:id="599" w:author="Kerr, Wesley" w:date="2026-07-19T13:59:00Z" w16du:dateUtc="2026-07-19T17:59:00Z">
        <w:r w:rsidR="00550220">
          <w:t xml:space="preserve">length of </w:t>
        </w:r>
      </w:ins>
      <w:r>
        <w:t>observation window.</w:t>
      </w:r>
    </w:p>
    <w:p w14:paraId="76C50F84" w14:textId="41DEAC34" w:rsidR="00BA1FAB" w:rsidRDefault="00A22A73">
      <w:r>
        <w:t xml:space="preserve">Bars show the percentage of classifiable calendar-window participant windows classified as catamenial epilepsy </w:t>
      </w:r>
      <w:del w:id="600" w:author="Kerr, Wesley" w:date="2026-07-19T14:00:00Z" w16du:dateUtc="2026-07-19T18:00:00Z">
        <w:r w:rsidDel="00550220">
          <w:delText xml:space="preserve">under the null </w:delText>
        </w:r>
      </w:del>
      <w:r>
        <w:t>using strict Herzog phase labeling</w:t>
      </w:r>
      <w:ins w:id="601" w:author="Kerr, Wesley" w:date="2026-07-19T14:00:00Z" w16du:dateUtc="2026-07-19T18:00:00Z">
        <w:r w:rsidR="00550220">
          <w:t xml:space="preserve"> when there was no more than chance relationship between seizures and </w:t>
        </w:r>
        <w:r w:rsidR="00F65C16">
          <w:t>menstrual/hormone cycles</w:t>
        </w:r>
      </w:ins>
      <w:r>
        <w:t xml:space="preserve">. Dashed and dotted horizontal lines mark 5% and </w:t>
      </w:r>
      <w:commentRangeStart w:id="602"/>
      <w:r>
        <w:t>10</w:t>
      </w:r>
      <w:commentRangeEnd w:id="602"/>
      <w:r w:rsidR="00F65C16">
        <w:rPr>
          <w:rStyle w:val="CommentReference"/>
          <w:sz w:val="24"/>
          <w:szCs w:val="22"/>
        </w:rPr>
        <w:commentReference w:id="602"/>
      </w:r>
      <w:r>
        <w:t>% reference rates.</w:t>
      </w:r>
    </w:p>
    <w:p w14:paraId="00F140B4" w14:textId="77777777" w:rsidR="00BA1FAB" w:rsidRDefault="00A22A73">
      <w:pPr>
        <w:jc w:val="center"/>
      </w:pPr>
      <w:r>
        <w:rPr>
          <w:noProof/>
        </w:rPr>
        <w:drawing>
          <wp:inline distT="0" distB="0" distL="0" distR="0" wp14:anchorId="7EB8D39B" wp14:editId="139ACF3B">
            <wp:extent cx="5760720" cy="215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png"/>
                    <pic:cNvPicPr/>
                  </pic:nvPicPr>
                  <pic:blipFill>
                    <a:blip r:embed="rId13"/>
                    <a:stretch>
                      <a:fillRect/>
                    </a:stretch>
                  </pic:blipFill>
                  <pic:spPr>
                    <a:xfrm>
                      <a:off x="0" y="0"/>
                      <a:ext cx="5760720" cy="2159967"/>
                    </a:xfrm>
                    <a:prstGeom prst="rect">
                      <a:avLst/>
                    </a:prstGeom>
                  </pic:spPr>
                </pic:pic>
              </a:graphicData>
            </a:graphic>
          </wp:inline>
        </w:drawing>
      </w:r>
    </w:p>
    <w:p w14:paraId="738E1586" w14:textId="77777777" w:rsidR="00F65C16" w:rsidRDefault="00F65C16">
      <w:pPr>
        <w:spacing w:after="200" w:line="276" w:lineRule="auto"/>
        <w:rPr>
          <w:ins w:id="603" w:author="Kerr, Wesley" w:date="2026-07-19T14:00:00Z" w16du:dateUtc="2026-07-19T18:00:00Z"/>
        </w:rPr>
      </w:pPr>
      <w:ins w:id="604" w:author="Kerr, Wesley" w:date="2026-07-19T14:00:00Z" w16du:dateUtc="2026-07-19T18:00:00Z">
        <w:r>
          <w:br w:type="page"/>
        </w:r>
      </w:ins>
    </w:p>
    <w:p w14:paraId="424BF5B5" w14:textId="1A80CD44" w:rsidR="00BA1FAB" w:rsidRDefault="00A22A73">
      <w:r>
        <w:lastRenderedPageBreak/>
        <w:t xml:space="preserve">Figure 2. </w:t>
      </w:r>
      <w:ins w:id="605" w:author="Kerr, Wesley" w:date="2026-07-19T14:01:00Z" w16du:dateUtc="2026-07-19T18:01:00Z">
        <w:r w:rsidR="003470BE">
          <w:t>Types of False Positive Catamenial Cycles</w:t>
        </w:r>
      </w:ins>
      <w:del w:id="606" w:author="Kerr, Wesley" w:date="2026-07-19T14:01:00Z" w16du:dateUtc="2026-07-19T18:01:00Z">
        <w:r w:rsidDel="003470BE">
          <w:delText>C1/C2/C3 mutually exclusive pattern decomposition</w:delText>
        </w:r>
      </w:del>
      <w:r>
        <w:t>.</w:t>
      </w:r>
    </w:p>
    <w:p w14:paraId="771E030F" w14:textId="77777777" w:rsidR="00BA1FAB" w:rsidRDefault="00A22A73">
      <w:r>
        <w:t xml:space="preserve">Stacked bars show mutually exclusive pattern categories for 36-month full-diary windows by cohort and definition. Percentages use all attempted participant windows as the </w:t>
      </w:r>
      <w:commentRangeStart w:id="607"/>
      <w:r>
        <w:t>denominator</w:t>
      </w:r>
      <w:commentRangeEnd w:id="607"/>
      <w:r w:rsidR="002241AD">
        <w:rPr>
          <w:rStyle w:val="CommentReference"/>
          <w:sz w:val="24"/>
          <w:szCs w:val="22"/>
        </w:rPr>
        <w:commentReference w:id="607"/>
      </w:r>
      <w:r>
        <w:t>.</w:t>
      </w:r>
    </w:p>
    <w:p w14:paraId="556847BD" w14:textId="77777777" w:rsidR="00BA1FAB" w:rsidRDefault="00A22A73">
      <w:pPr>
        <w:jc w:val="center"/>
        <w:rPr>
          <w:ins w:id="608" w:author="Kerr, Wesley" w:date="2026-07-19T14:02:00Z" w16du:dateUtc="2026-07-19T18:02:00Z"/>
        </w:rPr>
      </w:pPr>
      <w:r>
        <w:rPr>
          <w:noProof/>
        </w:rPr>
        <w:drawing>
          <wp:inline distT="0" distB="0" distL="0" distR="0" wp14:anchorId="350CCFE5" wp14:editId="47904647">
            <wp:extent cx="5394960" cy="2738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png"/>
                    <pic:cNvPicPr/>
                  </pic:nvPicPr>
                  <pic:blipFill>
                    <a:blip r:embed="rId14"/>
                    <a:stretch>
                      <a:fillRect/>
                    </a:stretch>
                  </pic:blipFill>
                  <pic:spPr>
                    <a:xfrm>
                      <a:off x="0" y="0"/>
                      <a:ext cx="5394960" cy="2738263"/>
                    </a:xfrm>
                    <a:prstGeom prst="rect">
                      <a:avLst/>
                    </a:prstGeom>
                  </pic:spPr>
                </pic:pic>
              </a:graphicData>
            </a:graphic>
          </wp:inline>
        </w:drawing>
      </w:r>
    </w:p>
    <w:p w14:paraId="3BAF8606" w14:textId="0BAB3435" w:rsidR="002241AD" w:rsidRDefault="001E7C9B">
      <w:pPr>
        <w:jc w:val="center"/>
      </w:pPr>
      <w:commentRangeStart w:id="609"/>
      <w:ins w:id="610" w:author="Kerr, Wesley" w:date="2026-07-19T14:02:00Z" w16du:dateUtc="2026-07-19T18:02:00Z">
        <w:r>
          <w:rPr>
            <w:noProof/>
          </w:rPr>
          <w:drawing>
            <wp:inline distT="0" distB="0" distL="0" distR="0" wp14:anchorId="41FE9B63" wp14:editId="144AB63B">
              <wp:extent cx="2217029" cy="3663950"/>
              <wp:effectExtent l="0" t="0" r="5715" b="0"/>
              <wp:docPr id="7766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8537" name="Picture 776618537"/>
                      <pic:cNvPicPr/>
                    </pic:nvPicPr>
                    <pic:blipFill>
                      <a:blip r:embed="rId15">
                        <a:extLst>
                          <a:ext uri="{28A0092B-C50C-407E-A947-70E740481C1C}">
                            <a14:useLocalDpi xmlns:a14="http://schemas.microsoft.com/office/drawing/2010/main" val="0"/>
                          </a:ext>
                        </a:extLst>
                      </a:blip>
                      <a:stretch>
                        <a:fillRect/>
                      </a:stretch>
                    </pic:blipFill>
                    <pic:spPr>
                      <a:xfrm>
                        <a:off x="0" y="0"/>
                        <a:ext cx="2237453" cy="3697704"/>
                      </a:xfrm>
                      <a:prstGeom prst="rect">
                        <a:avLst/>
                      </a:prstGeom>
                    </pic:spPr>
                  </pic:pic>
                </a:graphicData>
              </a:graphic>
            </wp:inline>
          </w:drawing>
        </w:r>
      </w:ins>
      <w:commentRangeEnd w:id="609"/>
      <w:r>
        <w:rPr>
          <w:rStyle w:val="CommentReference"/>
          <w:sz w:val="24"/>
          <w:szCs w:val="22"/>
        </w:rPr>
        <w:commentReference w:id="609"/>
      </w:r>
    </w:p>
    <w:p w14:paraId="11B6FBCD" w14:textId="77777777" w:rsidR="00A65778" w:rsidRDefault="00A65778">
      <w:pPr>
        <w:spacing w:after="200" w:line="276" w:lineRule="auto"/>
        <w:rPr>
          <w:ins w:id="611" w:author="Kerr, Wesley" w:date="2026-07-19T14:04:00Z" w16du:dateUtc="2026-07-19T18:04:00Z"/>
        </w:rPr>
      </w:pPr>
      <w:ins w:id="612" w:author="Kerr, Wesley" w:date="2026-07-19T14:04:00Z" w16du:dateUtc="2026-07-19T18:04:00Z">
        <w:r>
          <w:lastRenderedPageBreak/>
          <w:br w:type="page"/>
        </w:r>
      </w:ins>
    </w:p>
    <w:p w14:paraId="1C951014" w14:textId="414370CD" w:rsidR="00BA1FAB" w:rsidRDefault="00A22A73">
      <w:r>
        <w:lastRenderedPageBreak/>
        <w:t xml:space="preserve">Figure 3. </w:t>
      </w:r>
      <w:ins w:id="613" w:author="Kerr, Wesley" w:date="2026-07-19T14:04:00Z" w16du:dateUtc="2026-07-19T18:04:00Z">
        <w:r w:rsidR="00A65778">
          <w:t>False positive rate in</w:t>
        </w:r>
      </w:ins>
      <w:ins w:id="614" w:author="Kerr, Wesley" w:date="2026-07-19T14:05:00Z" w16du:dateUtc="2026-07-19T18:05:00Z">
        <w:r w:rsidR="00A65778">
          <w:t xml:space="preserve"> simulated studies</w:t>
        </w:r>
      </w:ins>
      <w:del w:id="615" w:author="Kerr, Wesley" w:date="2026-07-19T14:05:00Z" w16du:dateUtc="2026-07-19T18:05:00Z">
        <w:r w:rsidDel="00A65778">
          <w:delText>Apparent prevalence in null studies.</w:delText>
        </w:r>
      </w:del>
    </w:p>
    <w:p w14:paraId="1D9690C1" w14:textId="3DEB9A9E" w:rsidR="00BA1FAB" w:rsidRDefault="00A22A73">
      <w:r>
        <w:t xml:space="preserve">Distributions show apparent catamenial epilepsy prevalence in 10,000 simulated 3-month studies using strict Herzog windowed thresholds. Curves are shown for </w:t>
      </w:r>
      <w:ins w:id="616" w:author="Kerr, Wesley" w:date="2026-07-19T14:05:00Z" w16du:dateUtc="2026-07-19T18:05:00Z">
        <w:r w:rsidR="00A65778">
          <w:t xml:space="preserve">studies with </w:t>
        </w:r>
      </w:ins>
      <w:r>
        <w:t>n=30, n=50, and n=100 participants; vertical lines show benchmark prevalence values of 39.1% and 44.2%.</w:t>
      </w:r>
    </w:p>
    <w:p w14:paraId="343C0C83" w14:textId="77777777" w:rsidR="00BA1FAB" w:rsidRDefault="00A22A73">
      <w:pPr>
        <w:jc w:val="center"/>
      </w:pPr>
      <w:r>
        <w:rPr>
          <w:noProof/>
        </w:rPr>
        <w:drawing>
          <wp:inline distT="0" distB="0" distL="0" distR="0" wp14:anchorId="04E4F394" wp14:editId="5E6129D0">
            <wp:extent cx="5394960" cy="21115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udy_prevalence_distribution_3month.png"/>
                    <pic:cNvPicPr/>
                  </pic:nvPicPr>
                  <pic:blipFill>
                    <a:blip r:embed="rId16"/>
                    <a:stretch>
                      <a:fillRect/>
                    </a:stretch>
                  </pic:blipFill>
                  <pic:spPr>
                    <a:xfrm>
                      <a:off x="0" y="0"/>
                      <a:ext cx="5394960" cy="2111586"/>
                    </a:xfrm>
                    <a:prstGeom prst="rect">
                      <a:avLst/>
                    </a:prstGeom>
                  </pic:spPr>
                </pic:pic>
              </a:graphicData>
            </a:graphic>
          </wp:inline>
        </w:drawing>
      </w:r>
    </w:p>
    <w:sectPr w:rsidR="00BA1FAB" w:rsidSect="00034616">
      <w:head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err, Wesley" w:date="2026-07-19T14:08:00Z" w:initials="KW">
    <w:p w14:paraId="5D28A6D9" w14:textId="389B0A2F" w:rsidR="006A5650" w:rsidRDefault="006A5650">
      <w:pPr>
        <w:pStyle w:val="CommentText"/>
      </w:pPr>
      <w:r>
        <w:rPr>
          <w:rStyle w:val="CommentReference"/>
        </w:rPr>
        <w:annotationRef/>
      </w:r>
      <w:r>
        <w:t xml:space="preserve">People who aren’t math/stats people don’t really understand the word “null”, so changing it to something understandable. </w:t>
      </w:r>
    </w:p>
  </w:comment>
  <w:comment w:id="10" w:author="Rachael Sumner" w:date="2026-07-24T09:01:00Z" w:initials="RS">
    <w:p w14:paraId="3934CC94" w14:textId="77777777" w:rsidR="00B80FB5" w:rsidRDefault="00B80FB5" w:rsidP="00B80FB5">
      <w:pPr>
        <w:pStyle w:val="CommentText"/>
      </w:pPr>
      <w:r>
        <w:rPr>
          <w:rStyle w:val="CommentReference"/>
        </w:rPr>
        <w:annotationRef/>
      </w:r>
      <w:r>
        <w:t>I hope this is an acceptable move - just in light of the study-shaping contributions leading to this version. Can discuss.</w:t>
      </w:r>
    </w:p>
  </w:comment>
  <w:comment w:id="25" w:author="Rachael Sumner" w:date="2026-07-24T08:25:00Z" w:initials="RS">
    <w:p w14:paraId="2D664B3B" w14:textId="77777777" w:rsidR="00FD054A" w:rsidRDefault="00FD054A" w:rsidP="00FD054A">
      <w:pPr>
        <w:pStyle w:val="CommentText"/>
      </w:pPr>
      <w:r>
        <w:rPr>
          <w:rStyle w:val="CommentReference"/>
        </w:rPr>
        <w:annotationRef/>
      </w:r>
      <w:r>
        <w:t xml:space="preserve">@Sharon to fill </w:t>
      </w:r>
    </w:p>
  </w:comment>
  <w:comment w:id="35" w:author="Rachael Sumner" w:date="2026-07-24T07:59:00Z" w:initials="RS">
    <w:p w14:paraId="39826191" w14:textId="77777777" w:rsidR="00C94F0B" w:rsidRDefault="00C94F0B" w:rsidP="00C94F0B">
      <w:pPr>
        <w:pStyle w:val="CommentText"/>
      </w:pPr>
      <w:r>
        <w:rPr>
          <w:rStyle w:val="CommentReference"/>
        </w:rPr>
        <w:annotationRef/>
      </w:r>
      <w:r>
        <w:t xml:space="preserve">I’ve just realised I didn’t have track changes on. </w:t>
      </w:r>
    </w:p>
    <w:p w14:paraId="59E5DD47" w14:textId="77777777" w:rsidR="00C94F0B" w:rsidRDefault="00C94F0B" w:rsidP="00C94F0B">
      <w:pPr>
        <w:pStyle w:val="CommentText"/>
      </w:pPr>
    </w:p>
    <w:p w14:paraId="39E8097D" w14:textId="77777777" w:rsidR="00C94F0B" w:rsidRDefault="00C94F0B" w:rsidP="00C94F0B">
      <w:pPr>
        <w:pStyle w:val="CommentText"/>
      </w:pPr>
      <w:r>
        <w:t>But because “Herzog method” isn’t true nomenclature but is very convenient in the paper I think we need to set it up like this</w:t>
      </w:r>
    </w:p>
  </w:comment>
  <w:comment w:id="38" w:author="Kerr, Wesley" w:date="2026-07-19T13:09:00Z" w:initials="KW">
    <w:p w14:paraId="20C00808" w14:textId="1FAD855E" w:rsidR="00BA6609" w:rsidRDefault="00BA6609">
      <w:pPr>
        <w:pStyle w:val="CommentText"/>
      </w:pPr>
      <w:r>
        <w:rPr>
          <w:rStyle w:val="CommentReference"/>
        </w:rPr>
        <w:annotationRef/>
      </w:r>
      <w:r>
        <w:t>May want</w:t>
      </w:r>
    </w:p>
  </w:comment>
  <w:comment w:id="47" w:author="Kerr, Wesley" w:date="2026-07-19T13:15:00Z" w:initials="KW">
    <w:p w14:paraId="33A35546" w14:textId="1095168D" w:rsidR="00B0051E" w:rsidRDefault="00B0051E">
      <w:pPr>
        <w:pStyle w:val="CommentText"/>
      </w:pPr>
      <w:r>
        <w:rPr>
          <w:rStyle w:val="CommentReference"/>
        </w:rPr>
        <w:annotationRef/>
      </w:r>
      <w:hyperlink r:id="rId1" w:history="1">
        <w:r w:rsidR="0029061E" w:rsidRPr="00244B39">
          <w:rPr>
            <w:rStyle w:val="Hyperlink"/>
          </w:rPr>
          <w:t>https://pubmed.ncbi.nlm.nih.gov/30857949</w:t>
        </w:r>
      </w:hyperlink>
    </w:p>
    <w:p w14:paraId="7D301650" w14:textId="3FAFAD7A" w:rsidR="0029061E" w:rsidRDefault="0029061E">
      <w:pPr>
        <w:pStyle w:val="CommentText"/>
      </w:pPr>
      <w:hyperlink r:id="rId2" w:history="1">
        <w:r w:rsidRPr="00244B39">
          <w:rPr>
            <w:rStyle w:val="Hyperlink"/>
          </w:rPr>
          <w:t>https://pubmed.ncbi.nlm.nih.gov/24944264</w:t>
        </w:r>
      </w:hyperlink>
    </w:p>
    <w:p w14:paraId="055198C0" w14:textId="7F6CC23C" w:rsidR="0029061E" w:rsidRDefault="0029061E">
      <w:pPr>
        <w:pStyle w:val="CommentText"/>
      </w:pPr>
      <w:r w:rsidRPr="0029061E">
        <w:t>https://pubmed.ncbi.nlm.nih.gov/37452790</w:t>
      </w:r>
    </w:p>
  </w:comment>
  <w:comment w:id="51" w:author="Kerr, Wesley" w:date="2026-07-19T13:17:00Z" w:initials="KW">
    <w:p w14:paraId="1EA49B98" w14:textId="489D2C43" w:rsidR="00F90B97" w:rsidRDefault="00F90B97">
      <w:pPr>
        <w:pStyle w:val="CommentText"/>
      </w:pPr>
      <w:r>
        <w:rPr>
          <w:rStyle w:val="CommentReference"/>
        </w:rPr>
        <w:annotationRef/>
      </w:r>
      <w:r>
        <w:t xml:space="preserve">Reference needed. </w:t>
      </w:r>
      <w:r w:rsidR="00887623">
        <w:t>Options include:</w:t>
      </w:r>
      <w:r w:rsidR="00887623">
        <w:br/>
      </w:r>
      <w:hyperlink r:id="rId3" w:history="1">
        <w:r w:rsidR="00462B1A" w:rsidRPr="00244B39">
          <w:rPr>
            <w:rStyle w:val="Hyperlink"/>
          </w:rPr>
          <w:t>https://pubmed.ncbi.nlm.nih.gov/36931823</w:t>
        </w:r>
      </w:hyperlink>
    </w:p>
    <w:p w14:paraId="3781B7EE" w14:textId="28B7AA79" w:rsidR="00462B1A" w:rsidRDefault="00462B1A">
      <w:pPr>
        <w:pStyle w:val="CommentText"/>
      </w:pPr>
      <w:hyperlink r:id="rId4" w:history="1">
        <w:r w:rsidRPr="00244B39">
          <w:rPr>
            <w:rStyle w:val="Hyperlink"/>
          </w:rPr>
          <w:t>https://pubmed.ncbi.nlm.nih.gov/34064019</w:t>
        </w:r>
      </w:hyperlink>
    </w:p>
    <w:p w14:paraId="1AB30853" w14:textId="16B76A4C" w:rsidR="00462B1A" w:rsidRDefault="00462B1A">
      <w:pPr>
        <w:pStyle w:val="CommentText"/>
      </w:pPr>
      <w:r w:rsidRPr="00462B1A">
        <w:t>https://pubmed.ncbi.nlm.nih.gov/8611837</w:t>
      </w:r>
    </w:p>
  </w:comment>
  <w:comment w:id="54" w:author="Kerr, Wesley" w:date="2026-07-19T13:21:00Z" w:initials="KW">
    <w:p w14:paraId="1D636995" w14:textId="3CF44FF4" w:rsidR="004034AC" w:rsidRDefault="004034AC">
      <w:pPr>
        <w:pStyle w:val="CommentText"/>
      </w:pPr>
      <w:r>
        <w:rPr>
          <w:rStyle w:val="CommentReference"/>
        </w:rPr>
        <w:annotationRef/>
      </w:r>
      <w:r>
        <w:t>Reference CHOCOLATES</w:t>
      </w:r>
      <w:r w:rsidR="00CC486E">
        <w:t xml:space="preserve"> and HORMONE-CYCLE</w:t>
      </w:r>
    </w:p>
  </w:comment>
  <w:comment w:id="59" w:author="Kerr, Wesley" w:date="2026-07-19T13:23:00Z" w:initials="KW">
    <w:p w14:paraId="6FAA3DF5" w14:textId="4675A331" w:rsidR="001441D1" w:rsidRDefault="001441D1">
      <w:pPr>
        <w:pStyle w:val="CommentText"/>
      </w:pPr>
      <w:r>
        <w:rPr>
          <w:rStyle w:val="CommentReference"/>
        </w:rPr>
        <w:annotationRef/>
      </w:r>
      <w:r>
        <w:t>Reference HORMONE-CYCLE</w:t>
      </w:r>
    </w:p>
  </w:comment>
  <w:comment w:id="60" w:author="Kerr, Wesley" w:date="2026-07-19T13:23:00Z" w:initials="KW">
    <w:p w14:paraId="63D69CC9" w14:textId="20AC6DBC" w:rsidR="00035C0E" w:rsidRDefault="00035C0E">
      <w:pPr>
        <w:pStyle w:val="CommentText"/>
      </w:pPr>
      <w:r>
        <w:rPr>
          <w:rStyle w:val="CommentReference"/>
        </w:rPr>
        <w:annotationRef/>
      </w:r>
      <w:r>
        <w:t xml:space="preserve">Define before usage. </w:t>
      </w:r>
    </w:p>
  </w:comment>
  <w:comment w:id="61" w:author="Kerr, Wesley" w:date="2026-07-19T13:23:00Z" w:initials="KW">
    <w:p w14:paraId="4F8E166A" w14:textId="5D55529F" w:rsidR="00035C0E" w:rsidRDefault="00035C0E">
      <w:pPr>
        <w:pStyle w:val="CommentText"/>
      </w:pPr>
      <w:r>
        <w:rPr>
          <w:rStyle w:val="CommentReference"/>
        </w:rPr>
        <w:annotationRef/>
      </w:r>
      <w:r>
        <w:t>Define before usage</w:t>
      </w:r>
    </w:p>
  </w:comment>
  <w:comment w:id="64" w:author="Kerr, Wesley" w:date="2026-07-19T13:26:00Z" w:initials="KW">
    <w:p w14:paraId="71663D9D" w14:textId="673A261B" w:rsidR="00B25F86" w:rsidRDefault="00B25F86">
      <w:pPr>
        <w:pStyle w:val="CommentText"/>
      </w:pPr>
      <w:r>
        <w:rPr>
          <w:rStyle w:val="CommentReference"/>
        </w:rPr>
        <w:annotationRef/>
      </w:r>
      <w:r>
        <w:t xml:space="preserve">Reference Herzog so people can see this comes from that reference. </w:t>
      </w:r>
    </w:p>
  </w:comment>
  <w:comment w:id="68" w:author="Kerr, Wesley" w:date="2026-07-19T13:27:00Z" w:initials="KW">
    <w:p w14:paraId="63B391E5" w14:textId="5BAB1CD3" w:rsidR="00DA5F04" w:rsidRDefault="00DA5F04">
      <w:pPr>
        <w:pStyle w:val="CommentText"/>
      </w:pPr>
      <w:r>
        <w:rPr>
          <w:rStyle w:val="CommentReference"/>
        </w:rPr>
        <w:annotationRef/>
      </w:r>
      <w:r>
        <w:t>Reference Herzog</w:t>
      </w:r>
    </w:p>
  </w:comment>
  <w:comment w:id="72" w:author="Kerr, Wesley" w:date="2026-07-19T13:25:00Z" w:initials="KW">
    <w:p w14:paraId="385EB9AF" w14:textId="5D3BA76C" w:rsidR="0031215A" w:rsidRDefault="0031215A">
      <w:pPr>
        <w:pStyle w:val="CommentText"/>
      </w:pPr>
      <w:r>
        <w:rPr>
          <w:rStyle w:val="CommentReference"/>
        </w:rPr>
        <w:annotationRef/>
      </w:r>
      <w:r>
        <w:t xml:space="preserve">Reference, because it’s commonly rounded up to 2. We have to support the thresholds not being 2. </w:t>
      </w:r>
    </w:p>
  </w:comment>
  <w:comment w:id="73" w:author="Kerr, Wesley" w:date="2026-07-19T13:27:00Z" w:initials="KW">
    <w:p w14:paraId="0735D5B0" w14:textId="7C002C59" w:rsidR="00DA5F04" w:rsidRDefault="00DA5F04">
      <w:pPr>
        <w:pStyle w:val="CommentText"/>
      </w:pPr>
      <w:r>
        <w:rPr>
          <w:rStyle w:val="CommentReference"/>
        </w:rPr>
        <w:annotationRef/>
      </w:r>
      <w:r>
        <w:t>What’s this?</w:t>
      </w:r>
      <w:r w:rsidR="000E14BB">
        <w:t xml:space="preserve"> We have to define it before we discuss it. </w:t>
      </w:r>
    </w:p>
  </w:comment>
  <w:comment w:id="75" w:author="Kerr, Wesley" w:date="2026-07-19T13:27:00Z" w:initials="KW">
    <w:p w14:paraId="36B6CC59" w14:textId="00D20270" w:rsidR="000E14BB" w:rsidRDefault="000E14BB">
      <w:pPr>
        <w:pStyle w:val="CommentText"/>
      </w:pPr>
      <w:r>
        <w:rPr>
          <w:rStyle w:val="CommentReference"/>
        </w:rPr>
        <w:annotationRef/>
      </w:r>
      <w:r>
        <w:t xml:space="preserve">Reference Herzog 2004. </w:t>
      </w:r>
    </w:p>
  </w:comment>
  <w:comment w:id="76" w:author="Kerr, Wesley" w:date="2026-07-19T13:28:00Z" w:initials="KW">
    <w:p w14:paraId="3A6CB3D1" w14:textId="2F77EC34" w:rsidR="00FE5FDA" w:rsidRDefault="00FE5FDA">
      <w:pPr>
        <w:pStyle w:val="CommentText"/>
      </w:pPr>
      <w:r>
        <w:rPr>
          <w:rStyle w:val="CommentReference"/>
        </w:rPr>
        <w:annotationRef/>
      </w:r>
      <w:r>
        <w:t>May</w:t>
      </w:r>
      <w:r w:rsidR="00E33554">
        <w:t xml:space="preserve"> benefit from a sentence saying why this was chosen. Something like</w:t>
      </w:r>
      <w:r w:rsidR="004A4F3D">
        <w:t>:</w:t>
      </w:r>
    </w:p>
    <w:p w14:paraId="5FFA50E9" w14:textId="196D05E8" w:rsidR="00E33554" w:rsidRDefault="00E33554">
      <w:pPr>
        <w:pStyle w:val="CommentText"/>
      </w:pPr>
      <w:r>
        <w:t xml:space="preserve">These minimums were chosen to be twice the Nyquist limit, which states that </w:t>
      </w:r>
      <w:r w:rsidR="004A4F3D">
        <w:t xml:space="preserve">at least 2 months of observation with both high and low risk phases are needed to observe 1-month long cycles. </w:t>
      </w:r>
    </w:p>
  </w:comment>
  <w:comment w:id="77" w:author="Kerr, Wesley" w:date="2026-07-19T13:31:00Z" w:initials="KW">
    <w:p w14:paraId="0C886B82" w14:textId="77777777" w:rsidR="00C223E7" w:rsidRDefault="00C223E7">
      <w:pPr>
        <w:pStyle w:val="CommentText"/>
      </w:pPr>
      <w:r>
        <w:rPr>
          <w:rStyle w:val="CommentReference"/>
        </w:rPr>
        <w:annotationRef/>
      </w:r>
      <w:r>
        <w:t>Often it helps</w:t>
      </w:r>
      <w:r w:rsidR="00793F4A">
        <w:t xml:space="preserve"> to have a sentence saying why this was selected, instead of just what. </w:t>
      </w:r>
      <w:r w:rsidR="00B248FE">
        <w:t>This also help cite Sharon’s prior work. Something like:</w:t>
      </w:r>
    </w:p>
    <w:p w14:paraId="462B6887" w14:textId="77777777" w:rsidR="00596135" w:rsidRDefault="00596135">
      <w:pPr>
        <w:pStyle w:val="CommentText"/>
      </w:pPr>
    </w:p>
    <w:p w14:paraId="0B286ECE" w14:textId="77777777" w:rsidR="00B248FE" w:rsidRDefault="00461591">
      <w:pPr>
        <w:pStyle w:val="CommentText"/>
      </w:pPr>
      <w:r>
        <w:t>Negative binomial distributions have been shown to model longitudinal seizure diaries well</w:t>
      </w:r>
      <w:r w:rsidR="00596135">
        <w:t xml:space="preserve"> and were the underlying statistical distribution upon which CHOCOLATES was built</w:t>
      </w:r>
      <w:r>
        <w:t>. [cite Sharon/Therayill].</w:t>
      </w:r>
    </w:p>
    <w:p w14:paraId="79BB7F30" w14:textId="77777777" w:rsidR="00596135" w:rsidRDefault="00596135">
      <w:pPr>
        <w:pStyle w:val="CommentText"/>
      </w:pPr>
    </w:p>
    <w:p w14:paraId="5AFCD58C" w14:textId="56569F8F" w:rsidR="00596135" w:rsidRDefault="00596135">
      <w:pPr>
        <w:pStyle w:val="CommentText"/>
      </w:pPr>
      <w:r>
        <w:t>[The latter part is important because it suggests a reason why NB would be particularly suited to modeling these data.]</w:t>
      </w:r>
    </w:p>
  </w:comment>
  <w:comment w:id="78" w:author="Kerr, Wesley" w:date="2026-07-19T13:30:00Z" w:initials="KW">
    <w:p w14:paraId="68ABE8A4" w14:textId="13ECDBAD" w:rsidR="00C223E7" w:rsidRDefault="00C223E7">
      <w:pPr>
        <w:pStyle w:val="CommentText"/>
      </w:pPr>
      <w:r>
        <w:rPr>
          <w:rStyle w:val="CommentReference"/>
        </w:rPr>
        <w:annotationRef/>
      </w:r>
      <w:r>
        <w:t xml:space="preserve">Continue to ask why not </w:t>
      </w:r>
      <w:r>
        <w:sym w:font="Wingdings" w:char="F04A"/>
      </w:r>
      <w:r>
        <w:t xml:space="preserve">. </w:t>
      </w:r>
    </w:p>
  </w:comment>
  <w:comment w:id="85" w:author="Kerr, Wesley" w:date="2026-07-19T13:36:00Z" w:initials="KW">
    <w:p w14:paraId="134F4043" w14:textId="0CF3509B" w:rsidR="00FD01F3" w:rsidRDefault="00FD01F3">
      <w:pPr>
        <w:pStyle w:val="CommentText"/>
      </w:pPr>
      <w:r>
        <w:rPr>
          <w:rStyle w:val="CommentReference"/>
        </w:rPr>
        <w:annotationRef/>
      </w:r>
      <w:r>
        <w:t xml:space="preserve">People may not fully understand what “nominal” means, so make it easy for them. </w:t>
      </w:r>
    </w:p>
  </w:comment>
  <w:comment w:id="90" w:author="Kerr, Wesley" w:date="2026-07-19T13:37:00Z" w:initials="KW">
    <w:p w14:paraId="69D0BC99" w14:textId="515C81E9" w:rsidR="00AB7D70" w:rsidRDefault="00AB7D70">
      <w:pPr>
        <w:pStyle w:val="CommentText"/>
      </w:pPr>
      <w:r>
        <w:rPr>
          <w:rStyle w:val="CommentReference"/>
        </w:rPr>
        <w:annotationRef/>
      </w:r>
      <w:r>
        <w:t xml:space="preserve">This is a discussion statement. </w:t>
      </w:r>
    </w:p>
  </w:comment>
  <w:comment w:id="91" w:author="Kerr, Wesley" w:date="2026-07-19T13:38:00Z" w:initials="KW">
    <w:p w14:paraId="2E415E29" w14:textId="1C97150D" w:rsidR="00AD7D3C" w:rsidRDefault="00AD7D3C">
      <w:pPr>
        <w:pStyle w:val="CommentText"/>
      </w:pPr>
      <w:r>
        <w:rPr>
          <w:rStyle w:val="CommentReference"/>
        </w:rPr>
        <w:annotationRef/>
      </w:r>
      <w:r>
        <w:t>Please define what rows are in this context. Are they participants, are they participant-window combinations, are they types of analysis?</w:t>
      </w:r>
    </w:p>
  </w:comment>
  <w:comment w:id="93" w:author="Rachael Sumner" w:date="2026-07-24T08:59:00Z" w:initials="RS">
    <w:p w14:paraId="344E6031" w14:textId="77777777" w:rsidR="00FD22F1" w:rsidRDefault="00FD22F1" w:rsidP="00FD22F1">
      <w:pPr>
        <w:pStyle w:val="CommentText"/>
      </w:pPr>
      <w:r>
        <w:rPr>
          <w:rStyle w:val="CommentReference"/>
        </w:rPr>
        <w:annotationRef/>
      </w:r>
    </w:p>
    <w:p w14:paraId="3DCD0042" w14:textId="77777777" w:rsidR="00FD22F1" w:rsidRDefault="00FD22F1" w:rsidP="00FD22F1">
      <w:pPr>
        <w:pStyle w:val="CommentText"/>
      </w:pPr>
      <w:hyperlink r:id="rId5" w:history="1">
        <w:r w:rsidRPr="00A138AE">
          <w:rPr>
            <w:rStyle w:val="Hyperlink"/>
          </w:rPr>
          <w:t>https://onlinelibrary.wiley.com/doi/full/10.1111/epi.17820</w:t>
        </w:r>
      </w:hyperlink>
    </w:p>
    <w:p w14:paraId="7C8FB040" w14:textId="77777777" w:rsidR="00FD22F1" w:rsidRDefault="00FD22F1" w:rsidP="00FD22F1">
      <w:pPr>
        <w:pStyle w:val="CommentText"/>
      </w:pPr>
    </w:p>
    <w:p w14:paraId="2F698402" w14:textId="77777777" w:rsidR="00FD22F1" w:rsidRDefault="00FD22F1" w:rsidP="00FD22F1">
      <w:pPr>
        <w:pStyle w:val="CommentText"/>
      </w:pPr>
    </w:p>
    <w:p w14:paraId="061EE701" w14:textId="77777777" w:rsidR="00FD22F1" w:rsidRDefault="00FD22F1" w:rsidP="00FD22F1">
      <w:pPr>
        <w:pStyle w:val="CommentText"/>
      </w:pPr>
      <w:r>
        <w:t>Not forcing a self-citation for the h-index haha just because I think I’m the only one who has pointed this out, so this is out of the blue otherwise</w:t>
      </w:r>
    </w:p>
  </w:comment>
  <w:comment w:id="172" w:author="Kerr, Wesley" w:date="2026-07-19T13:55:00Z" w:initials="KW">
    <w:p w14:paraId="14BA2477" w14:textId="3217C0C3" w:rsidR="00181CFA" w:rsidRDefault="00181CFA">
      <w:pPr>
        <w:pStyle w:val="CommentText"/>
      </w:pPr>
      <w:r>
        <w:rPr>
          <w:rStyle w:val="CommentReference"/>
        </w:rPr>
        <w:annotationRef/>
      </w:r>
      <w:r>
        <w:t>Page breaks avoid the table existing over</w:t>
      </w:r>
      <w:r w:rsidR="00A22A73">
        <w:rPr>
          <w:noProof/>
        </w:rPr>
        <w:t xml:space="preserve"> 2 pages, which mkaes it easier to read and see how it would look when published. </w:t>
      </w:r>
    </w:p>
  </w:comment>
  <w:comment w:id="173" w:author="Kerr, Wesley" w:date="2026-07-19T13:48:00Z" w:initials="KW">
    <w:p w14:paraId="55F4FEA9" w14:textId="49BCC373" w:rsidR="006A3065" w:rsidRDefault="006A3065">
      <w:pPr>
        <w:pStyle w:val="CommentText"/>
      </w:pPr>
      <w:r>
        <w:rPr>
          <w:rStyle w:val="CommentReference"/>
        </w:rPr>
        <w:annotationRef/>
      </w:r>
      <w:r>
        <w:t xml:space="preserve">Using formatting to help readers see the structure here. Otherwise, it seems like a giant table. We could make this a figure. </w:t>
      </w:r>
    </w:p>
  </w:comment>
  <w:comment w:id="207" w:author="Kerr, Wesley" w:date="2026-07-19T13:47:00Z" w:initials="KW">
    <w:p w14:paraId="38526E07" w14:textId="5E9E36B1" w:rsidR="00932BEC" w:rsidRDefault="00932BEC">
      <w:pPr>
        <w:pStyle w:val="CommentText"/>
      </w:pPr>
      <w:r>
        <w:rPr>
          <w:rStyle w:val="CommentReference"/>
        </w:rPr>
        <w:annotationRef/>
      </w:r>
      <w:r>
        <w:t xml:space="preserve">I don’t remember defining this. </w:t>
      </w:r>
    </w:p>
  </w:comment>
  <w:comment w:id="214" w:author="Kerr, Wesley" w:date="2026-07-19T13:42:00Z" w:initials="KW">
    <w:p w14:paraId="3CFA13BA" w14:textId="42D72E3C" w:rsidR="00DA0C79" w:rsidRDefault="00DA0C79">
      <w:pPr>
        <w:pStyle w:val="CommentText"/>
      </w:pPr>
      <w:r>
        <w:rPr>
          <w:rStyle w:val="CommentReference"/>
        </w:rPr>
        <w:annotationRef/>
      </w:r>
      <w:r>
        <w:t>What’s this range represent?</w:t>
      </w:r>
    </w:p>
  </w:comment>
  <w:comment w:id="234" w:author="Kerr, Wesley" w:date="2026-07-19T13:49:00Z" w:initials="KW">
    <w:p w14:paraId="58C59431" w14:textId="7059D37B" w:rsidR="006A3065" w:rsidRDefault="006A3065">
      <w:pPr>
        <w:pStyle w:val="CommentText"/>
      </w:pPr>
      <w:r>
        <w:rPr>
          <w:rStyle w:val="CommentReference"/>
        </w:rPr>
        <w:annotationRef/>
      </w:r>
      <w:r>
        <w:t>That seems odd?</w:t>
      </w:r>
    </w:p>
  </w:comment>
  <w:comment w:id="343" w:author="Kerr, Wesley" w:date="2026-07-19T13:49:00Z" w:initials="KW">
    <w:p w14:paraId="1E028282" w14:textId="2B31224A" w:rsidR="006A3065" w:rsidRDefault="006A3065">
      <w:pPr>
        <w:pStyle w:val="CommentText"/>
      </w:pPr>
      <w:r>
        <w:rPr>
          <w:rStyle w:val="CommentReference"/>
        </w:rPr>
        <w:annotationRef/>
      </w:r>
      <w:r>
        <w:t>What about windowed Herzog c3 only?</w:t>
      </w:r>
    </w:p>
  </w:comment>
  <w:comment w:id="346" w:author="Kerr, Wesley" w:date="2026-07-19T13:54:00Z" w:initials="KW">
    <w:p w14:paraId="58FE6DBB" w14:textId="59F64AE9" w:rsidR="00181CFA" w:rsidRDefault="00181CFA">
      <w:pPr>
        <w:pStyle w:val="CommentText"/>
      </w:pPr>
      <w:r>
        <w:rPr>
          <w:rStyle w:val="CommentReference"/>
        </w:rPr>
        <w:annotationRef/>
      </w:r>
      <w:r>
        <w:t xml:space="preserve">Formatted to make it more readable and intuitive to me. Keep the cycles that “should” add to 100% together, then the composites on the right.  </w:t>
      </w:r>
    </w:p>
  </w:comment>
  <w:comment w:id="473" w:author="Kerr, Wesley" w:date="2026-07-19T13:57:00Z" w:initials="KW">
    <w:p w14:paraId="1C753C09" w14:textId="10A8CB69" w:rsidR="002752EA" w:rsidRDefault="002752EA">
      <w:pPr>
        <w:pStyle w:val="CommentText"/>
      </w:pPr>
      <w:r>
        <w:rPr>
          <w:rStyle w:val="CommentReference"/>
        </w:rPr>
        <w:annotationRef/>
      </w:r>
      <w:r>
        <w:t>Why are these called out?</w:t>
      </w:r>
    </w:p>
  </w:comment>
  <w:comment w:id="602" w:author="Kerr, Wesley" w:date="2026-07-19T14:00:00Z" w:initials="KW">
    <w:p w14:paraId="5A9F0286" w14:textId="4D2D9116" w:rsidR="00F65C16" w:rsidRDefault="00F65C16">
      <w:pPr>
        <w:pStyle w:val="CommentText"/>
      </w:pPr>
      <w:r>
        <w:rPr>
          <w:rStyle w:val="CommentReference"/>
        </w:rPr>
        <w:annotationRef/>
      </w:r>
      <w:r>
        <w:t>Why 10%?</w:t>
      </w:r>
    </w:p>
  </w:comment>
  <w:comment w:id="607" w:author="Kerr, Wesley" w:date="2026-07-19T14:01:00Z" w:initials="KW">
    <w:p w14:paraId="0F5ACF94" w14:textId="77777777" w:rsidR="002241AD" w:rsidRDefault="002241AD">
      <w:pPr>
        <w:pStyle w:val="CommentText"/>
      </w:pPr>
      <w:r>
        <w:rPr>
          <w:rStyle w:val="CommentReference"/>
        </w:rPr>
        <w:annotationRef/>
      </w:r>
      <w:r>
        <w:t>Can we put the legend on the right outside the figure, and put the labels in the order that we stack them within the stacked bar plots?</w:t>
      </w:r>
    </w:p>
    <w:p w14:paraId="467F6577" w14:textId="77777777" w:rsidR="00DF21FC" w:rsidRDefault="00DF21FC">
      <w:pPr>
        <w:pStyle w:val="CommentText"/>
      </w:pPr>
    </w:p>
    <w:p w14:paraId="37C40776" w14:textId="77777777" w:rsidR="00DF21FC" w:rsidRDefault="00DF21FC">
      <w:pPr>
        <w:pStyle w:val="CommentText"/>
      </w:pPr>
      <w:r>
        <w:t>To make the bars comparable, I would put the C1 and C2 categories on the top, so that the C3 are below. That would allow people to evaluate the C1/C2 patterns by distance from the top. However, the C3 were only tested on the right side.</w:t>
      </w:r>
    </w:p>
    <w:p w14:paraId="71B358D7" w14:textId="77777777" w:rsidR="00DF21FC" w:rsidRDefault="00DF21FC">
      <w:pPr>
        <w:pStyle w:val="CommentText"/>
      </w:pPr>
    </w:p>
    <w:p w14:paraId="46F8262D" w14:textId="23D0214B" w:rsidR="00DF21FC" w:rsidRDefault="00DF21FC">
      <w:pPr>
        <w:pStyle w:val="CommentText"/>
      </w:pPr>
      <w:r>
        <w:t>Also, the x-legends are over</w:t>
      </w:r>
      <w:r w:rsidR="009C7826">
        <w:t>lapping so either need to be on more lines (or smaller text, but I prefer multiple lines)</w:t>
      </w:r>
    </w:p>
  </w:comment>
  <w:comment w:id="609" w:author="Kerr, Wesley" w:date="2026-07-19T14:02:00Z" w:initials="KW">
    <w:p w14:paraId="56FE4337" w14:textId="77777777" w:rsidR="001E7C9B" w:rsidRDefault="001E7C9B">
      <w:pPr>
        <w:pStyle w:val="CommentText"/>
      </w:pPr>
      <w:r>
        <w:rPr>
          <w:rStyle w:val="CommentReference"/>
        </w:rPr>
        <w:annotationRef/>
      </w:r>
      <w:r>
        <w:t xml:space="preserve">Put as an example of </w:t>
      </w:r>
      <w:r w:rsidR="009C7826">
        <w:t xml:space="preserve">a stacked bar plot with the </w:t>
      </w:r>
      <w:r>
        <w:t xml:space="preserve">the legend on the right. </w:t>
      </w:r>
    </w:p>
    <w:p w14:paraId="553A6A62" w14:textId="77777777" w:rsidR="007E64D8" w:rsidRDefault="007E64D8">
      <w:pPr>
        <w:pStyle w:val="CommentText"/>
      </w:pPr>
    </w:p>
    <w:p w14:paraId="541E8C0F" w14:textId="77777777" w:rsidR="007E64D8" w:rsidRDefault="007E64D8">
      <w:pPr>
        <w:pStyle w:val="CommentText"/>
      </w:pPr>
      <w:r>
        <w:t xml:space="preserve">To draw analogies to putting the C1/C2 on the top, this stacked bar is interpreted from the bottom if you’re talking about good outcomes (e.g., seizure free), whereas it is interpreted from the top if you’re talking about bad outcomes (e.g., doubling of seizures). </w:t>
      </w:r>
    </w:p>
    <w:p w14:paraId="248F2774" w14:textId="77777777" w:rsidR="007E64D8" w:rsidRDefault="007E64D8">
      <w:pPr>
        <w:pStyle w:val="CommentText"/>
      </w:pPr>
    </w:p>
    <w:p w14:paraId="6B8A8B19" w14:textId="3063A306" w:rsidR="007E64D8" w:rsidRDefault="007E64D8">
      <w:pPr>
        <w:pStyle w:val="CommentText"/>
      </w:pPr>
      <w:r>
        <w:t xml:space="preserve">If you’re curious, this is a real-world study of seizure outcomes with neurobehavioral therapy for functional/dissociative seizures.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28A6D9" w15:done="0"/>
  <w15:commentEx w15:paraId="3934CC94" w15:done="0"/>
  <w15:commentEx w15:paraId="2D664B3B" w15:done="0"/>
  <w15:commentEx w15:paraId="39E8097D" w15:done="0"/>
  <w15:commentEx w15:paraId="20C00808" w15:done="0"/>
  <w15:commentEx w15:paraId="055198C0" w15:done="0"/>
  <w15:commentEx w15:paraId="1AB30853" w15:done="0"/>
  <w15:commentEx w15:paraId="1D636995" w15:done="0"/>
  <w15:commentEx w15:paraId="6FAA3DF5" w15:done="0"/>
  <w15:commentEx w15:paraId="63D69CC9" w15:done="0"/>
  <w15:commentEx w15:paraId="4F8E166A" w15:done="0"/>
  <w15:commentEx w15:paraId="71663D9D" w15:done="0"/>
  <w15:commentEx w15:paraId="63B391E5" w15:done="0"/>
  <w15:commentEx w15:paraId="385EB9AF" w15:done="0"/>
  <w15:commentEx w15:paraId="0735D5B0" w15:done="0"/>
  <w15:commentEx w15:paraId="36B6CC59" w15:done="0"/>
  <w15:commentEx w15:paraId="5FFA50E9" w15:done="0"/>
  <w15:commentEx w15:paraId="5AFCD58C" w15:done="0"/>
  <w15:commentEx w15:paraId="68ABE8A4" w15:done="0"/>
  <w15:commentEx w15:paraId="134F4043" w15:done="0"/>
  <w15:commentEx w15:paraId="69D0BC99" w15:done="0"/>
  <w15:commentEx w15:paraId="2E415E29" w15:done="0"/>
  <w15:commentEx w15:paraId="061EE701" w15:done="0"/>
  <w15:commentEx w15:paraId="14BA2477" w15:done="0"/>
  <w15:commentEx w15:paraId="55F4FEA9" w15:done="0"/>
  <w15:commentEx w15:paraId="38526E07" w15:done="0"/>
  <w15:commentEx w15:paraId="3CFA13BA" w15:done="0"/>
  <w15:commentEx w15:paraId="58C59431" w15:done="0"/>
  <w15:commentEx w15:paraId="1E028282" w15:done="0"/>
  <w15:commentEx w15:paraId="58FE6DBB" w15:done="0"/>
  <w15:commentEx w15:paraId="1C753C09" w15:done="0"/>
  <w15:commentEx w15:paraId="5A9F0286" w15:done="0"/>
  <w15:commentEx w15:paraId="46F8262D" w15:done="0"/>
  <w15:commentEx w15:paraId="6B8A8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FF56A2" w16cex:dateUtc="2026-07-19T18:08:00Z"/>
  <w16cex:commentExtensible w16cex:durableId="01A5E605" w16cex:dateUtc="2026-07-23T21:01:00Z"/>
  <w16cex:commentExtensible w16cex:durableId="06B67937" w16cex:dateUtc="2026-07-23T20:25:00Z"/>
  <w16cex:commentExtensible w16cex:durableId="115CDBDF" w16cex:dateUtc="2026-07-23T19:59:00Z"/>
  <w16cex:commentExtensible w16cex:durableId="76725690" w16cex:dateUtc="2026-07-19T17:09:00Z"/>
  <w16cex:commentExtensible w16cex:durableId="08455119" w16cex:dateUtc="2026-07-19T17:15:00Z"/>
  <w16cex:commentExtensible w16cex:durableId="4AF04372" w16cex:dateUtc="2026-07-19T17:17:00Z"/>
  <w16cex:commentExtensible w16cex:durableId="086A38E5" w16cex:dateUtc="2026-07-19T17:21:00Z"/>
  <w16cex:commentExtensible w16cex:durableId="14009E40" w16cex:dateUtc="2026-07-19T17:23:00Z"/>
  <w16cex:commentExtensible w16cex:durableId="45932F16" w16cex:dateUtc="2026-07-19T17:23:00Z"/>
  <w16cex:commentExtensible w16cex:durableId="3D837F90" w16cex:dateUtc="2026-07-19T17:23:00Z"/>
  <w16cex:commentExtensible w16cex:durableId="53D98CD8" w16cex:dateUtc="2026-07-19T17:26:00Z"/>
  <w16cex:commentExtensible w16cex:durableId="53463875" w16cex:dateUtc="2026-07-19T17:27:00Z"/>
  <w16cex:commentExtensible w16cex:durableId="11979FC1" w16cex:dateUtc="2026-07-19T17:25:00Z"/>
  <w16cex:commentExtensible w16cex:durableId="1FD810D8" w16cex:dateUtc="2026-07-19T17:27:00Z"/>
  <w16cex:commentExtensible w16cex:durableId="4A7F0EE5" w16cex:dateUtc="2026-07-19T17:27:00Z"/>
  <w16cex:commentExtensible w16cex:durableId="2545B579" w16cex:dateUtc="2026-07-19T17:28:00Z"/>
  <w16cex:commentExtensible w16cex:durableId="3AC6232F" w16cex:dateUtc="2026-07-19T17:31:00Z"/>
  <w16cex:commentExtensible w16cex:durableId="21199AA0" w16cex:dateUtc="2026-07-19T17:30:00Z"/>
  <w16cex:commentExtensible w16cex:durableId="1559B493" w16cex:dateUtc="2026-07-19T17:36:00Z"/>
  <w16cex:commentExtensible w16cex:durableId="7A6A6076" w16cex:dateUtc="2026-07-19T17:37:00Z"/>
  <w16cex:commentExtensible w16cex:durableId="22FD7D70" w16cex:dateUtc="2026-07-19T17:38:00Z"/>
  <w16cex:commentExtensible w16cex:durableId="2EF88665" w16cex:dateUtc="2026-07-23T20:59:00Z"/>
  <w16cex:commentExtensible w16cex:durableId="60889CCD" w16cex:dateUtc="2026-07-19T17:55:00Z"/>
  <w16cex:commentExtensible w16cex:durableId="5A243FBC" w16cex:dateUtc="2026-07-19T17:48:00Z"/>
  <w16cex:commentExtensible w16cex:durableId="7C28A355" w16cex:dateUtc="2026-07-19T17:47:00Z"/>
  <w16cex:commentExtensible w16cex:durableId="260C1A39" w16cex:dateUtc="2026-07-19T17:42:00Z"/>
  <w16cex:commentExtensible w16cex:durableId="477B22C7" w16cex:dateUtc="2026-07-19T17:49:00Z"/>
  <w16cex:commentExtensible w16cex:durableId="7A3FC3F3" w16cex:dateUtc="2026-07-19T17:49:00Z"/>
  <w16cex:commentExtensible w16cex:durableId="5F09DFF6" w16cex:dateUtc="2026-07-19T17:54:00Z"/>
  <w16cex:commentExtensible w16cex:durableId="76EF4045" w16cex:dateUtc="2026-07-19T17:57:00Z"/>
  <w16cex:commentExtensible w16cex:durableId="20E6F9B5" w16cex:dateUtc="2026-07-19T18:00:00Z"/>
  <w16cex:commentExtensible w16cex:durableId="613C732F" w16cex:dateUtc="2026-07-19T18:01:00Z"/>
  <w16cex:commentExtensible w16cex:durableId="7593B53D" w16cex:dateUtc="2026-07-19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28A6D9" w16cid:durableId="30FF56A2"/>
  <w16cid:commentId w16cid:paraId="3934CC94" w16cid:durableId="01A5E605"/>
  <w16cid:commentId w16cid:paraId="2D664B3B" w16cid:durableId="06B67937"/>
  <w16cid:commentId w16cid:paraId="39E8097D" w16cid:durableId="115CDBDF"/>
  <w16cid:commentId w16cid:paraId="20C00808" w16cid:durableId="76725690"/>
  <w16cid:commentId w16cid:paraId="055198C0" w16cid:durableId="08455119"/>
  <w16cid:commentId w16cid:paraId="1AB30853" w16cid:durableId="4AF04372"/>
  <w16cid:commentId w16cid:paraId="1D636995" w16cid:durableId="086A38E5"/>
  <w16cid:commentId w16cid:paraId="6FAA3DF5" w16cid:durableId="14009E40"/>
  <w16cid:commentId w16cid:paraId="63D69CC9" w16cid:durableId="45932F16"/>
  <w16cid:commentId w16cid:paraId="4F8E166A" w16cid:durableId="3D837F90"/>
  <w16cid:commentId w16cid:paraId="71663D9D" w16cid:durableId="53D98CD8"/>
  <w16cid:commentId w16cid:paraId="63B391E5" w16cid:durableId="53463875"/>
  <w16cid:commentId w16cid:paraId="385EB9AF" w16cid:durableId="11979FC1"/>
  <w16cid:commentId w16cid:paraId="0735D5B0" w16cid:durableId="1FD810D8"/>
  <w16cid:commentId w16cid:paraId="36B6CC59" w16cid:durableId="4A7F0EE5"/>
  <w16cid:commentId w16cid:paraId="5FFA50E9" w16cid:durableId="2545B579"/>
  <w16cid:commentId w16cid:paraId="5AFCD58C" w16cid:durableId="3AC6232F"/>
  <w16cid:commentId w16cid:paraId="68ABE8A4" w16cid:durableId="21199AA0"/>
  <w16cid:commentId w16cid:paraId="134F4043" w16cid:durableId="1559B493"/>
  <w16cid:commentId w16cid:paraId="69D0BC99" w16cid:durableId="7A6A6076"/>
  <w16cid:commentId w16cid:paraId="2E415E29" w16cid:durableId="22FD7D70"/>
  <w16cid:commentId w16cid:paraId="061EE701" w16cid:durableId="2EF88665"/>
  <w16cid:commentId w16cid:paraId="14BA2477" w16cid:durableId="60889CCD"/>
  <w16cid:commentId w16cid:paraId="55F4FEA9" w16cid:durableId="5A243FBC"/>
  <w16cid:commentId w16cid:paraId="38526E07" w16cid:durableId="7C28A355"/>
  <w16cid:commentId w16cid:paraId="3CFA13BA" w16cid:durableId="260C1A39"/>
  <w16cid:commentId w16cid:paraId="58C59431" w16cid:durableId="477B22C7"/>
  <w16cid:commentId w16cid:paraId="1E028282" w16cid:durableId="7A3FC3F3"/>
  <w16cid:commentId w16cid:paraId="58FE6DBB" w16cid:durableId="5F09DFF6"/>
  <w16cid:commentId w16cid:paraId="1C753C09" w16cid:durableId="76EF4045"/>
  <w16cid:commentId w16cid:paraId="5A9F0286" w16cid:durableId="20E6F9B5"/>
  <w16cid:commentId w16cid:paraId="46F8262D" w16cid:durableId="613C732F"/>
  <w16cid:commentId w16cid:paraId="6B8A8B19" w16cid:durableId="7593B5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31E4" w14:textId="77777777" w:rsidR="00162362" w:rsidRDefault="00162362">
      <w:pPr>
        <w:spacing w:line="240" w:lineRule="auto"/>
      </w:pPr>
      <w:r>
        <w:separator/>
      </w:r>
    </w:p>
  </w:endnote>
  <w:endnote w:type="continuationSeparator" w:id="0">
    <w:p w14:paraId="19E043C8" w14:textId="77777777" w:rsidR="00162362" w:rsidRDefault="001623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D5DD" w14:textId="77777777" w:rsidR="00162362" w:rsidRDefault="00162362">
      <w:pPr>
        <w:spacing w:line="240" w:lineRule="auto"/>
      </w:pPr>
      <w:r>
        <w:separator/>
      </w:r>
    </w:p>
  </w:footnote>
  <w:footnote w:type="continuationSeparator" w:id="0">
    <w:p w14:paraId="2F274B63" w14:textId="77777777" w:rsidR="00162362" w:rsidRDefault="001623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733835">
    <w:abstractNumId w:val="8"/>
  </w:num>
  <w:num w:numId="2" w16cid:durableId="1749036566">
    <w:abstractNumId w:val="6"/>
  </w:num>
  <w:num w:numId="3" w16cid:durableId="1365330052">
    <w:abstractNumId w:val="5"/>
  </w:num>
  <w:num w:numId="4" w16cid:durableId="1739939108">
    <w:abstractNumId w:val="4"/>
  </w:num>
  <w:num w:numId="5" w16cid:durableId="2137675121">
    <w:abstractNumId w:val="7"/>
  </w:num>
  <w:num w:numId="6" w16cid:durableId="697320005">
    <w:abstractNumId w:val="3"/>
  </w:num>
  <w:num w:numId="7" w16cid:durableId="310913209">
    <w:abstractNumId w:val="2"/>
  </w:num>
  <w:num w:numId="8" w16cid:durableId="1165196942">
    <w:abstractNumId w:val="1"/>
  </w:num>
  <w:num w:numId="9" w16cid:durableId="14973842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r, Wesley">
    <w15:presenceInfo w15:providerId="AD" w15:userId="S::kerrw2@upmc.edu::e9efe91f-ac29-4a5c-a8e4-833e0bd364ae"/>
  </w15:person>
  <w15:person w15:author="Rachael Sumner">
    <w15:presenceInfo w15:providerId="AD" w15:userId="S::rsum009@UoA.auckland.ac.nz::162f5a50-9744-41b3-a384-e49902582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E14BB"/>
    <w:rsid w:val="001441D1"/>
    <w:rsid w:val="0015074B"/>
    <w:rsid w:val="001515C8"/>
    <w:rsid w:val="00162362"/>
    <w:rsid w:val="00181CFA"/>
    <w:rsid w:val="00187F55"/>
    <w:rsid w:val="001E7C9B"/>
    <w:rsid w:val="002241AD"/>
    <w:rsid w:val="002468DF"/>
    <w:rsid w:val="00264E07"/>
    <w:rsid w:val="002752EA"/>
    <w:rsid w:val="0029061E"/>
    <w:rsid w:val="0029639D"/>
    <w:rsid w:val="002B084B"/>
    <w:rsid w:val="002B448D"/>
    <w:rsid w:val="0031215A"/>
    <w:rsid w:val="00326F90"/>
    <w:rsid w:val="003470BE"/>
    <w:rsid w:val="004034AC"/>
    <w:rsid w:val="004317BD"/>
    <w:rsid w:val="00461591"/>
    <w:rsid w:val="00462B1A"/>
    <w:rsid w:val="004A4F3D"/>
    <w:rsid w:val="004A6B28"/>
    <w:rsid w:val="004D5618"/>
    <w:rsid w:val="004E0820"/>
    <w:rsid w:val="00527A3D"/>
    <w:rsid w:val="00550220"/>
    <w:rsid w:val="00596135"/>
    <w:rsid w:val="005D2486"/>
    <w:rsid w:val="006A3065"/>
    <w:rsid w:val="006A5650"/>
    <w:rsid w:val="006A7C0E"/>
    <w:rsid w:val="007073D1"/>
    <w:rsid w:val="00734262"/>
    <w:rsid w:val="00793F4A"/>
    <w:rsid w:val="007D2872"/>
    <w:rsid w:val="007E64D8"/>
    <w:rsid w:val="00887623"/>
    <w:rsid w:val="008B766C"/>
    <w:rsid w:val="009325E3"/>
    <w:rsid w:val="00932BEC"/>
    <w:rsid w:val="0093491F"/>
    <w:rsid w:val="00957D92"/>
    <w:rsid w:val="009B00D6"/>
    <w:rsid w:val="009C7826"/>
    <w:rsid w:val="00A10598"/>
    <w:rsid w:val="00A22A73"/>
    <w:rsid w:val="00A65778"/>
    <w:rsid w:val="00AA1D8D"/>
    <w:rsid w:val="00AB7D70"/>
    <w:rsid w:val="00AD7D3C"/>
    <w:rsid w:val="00B0051E"/>
    <w:rsid w:val="00B248FE"/>
    <w:rsid w:val="00B25F86"/>
    <w:rsid w:val="00B41555"/>
    <w:rsid w:val="00B47730"/>
    <w:rsid w:val="00B80FB5"/>
    <w:rsid w:val="00B972AA"/>
    <w:rsid w:val="00BA1FAB"/>
    <w:rsid w:val="00BA6609"/>
    <w:rsid w:val="00BC3FF5"/>
    <w:rsid w:val="00C223E7"/>
    <w:rsid w:val="00C3706C"/>
    <w:rsid w:val="00C460D2"/>
    <w:rsid w:val="00C94F0B"/>
    <w:rsid w:val="00CB0664"/>
    <w:rsid w:val="00CC486E"/>
    <w:rsid w:val="00D8577D"/>
    <w:rsid w:val="00DA0C79"/>
    <w:rsid w:val="00DA5F04"/>
    <w:rsid w:val="00DF21FC"/>
    <w:rsid w:val="00E33554"/>
    <w:rsid w:val="00EB4125"/>
    <w:rsid w:val="00F2119F"/>
    <w:rsid w:val="00F416AF"/>
    <w:rsid w:val="00F65C16"/>
    <w:rsid w:val="00F90B97"/>
    <w:rsid w:val="00F96D75"/>
    <w:rsid w:val="00FC693F"/>
    <w:rsid w:val="00FD01F3"/>
    <w:rsid w:val="00FD054A"/>
    <w:rsid w:val="00FD221D"/>
    <w:rsid w:val="00FD22F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hyperlink" Target="https://pubmed.ncbi.nlm.nih.gov/36931823" TargetMode="External"/><Relationship Id="rId2" Type="http://schemas.openxmlformats.org/officeDocument/2006/relationships/hyperlink" Target="https://pubmed.ncbi.nlm.nih.gov/24944264" TargetMode="External"/><Relationship Id="rId1" Type="http://schemas.openxmlformats.org/officeDocument/2006/relationships/hyperlink" Target="https://pubmed.ncbi.nlm.nih.gov/30857949" TargetMode="External"/><Relationship Id="rId5" Type="http://schemas.openxmlformats.org/officeDocument/2006/relationships/hyperlink" Target="https://onlinelibrary.wiley.com/doi/full/10.1111/epi.17820" TargetMode="External"/><Relationship Id="rId4" Type="http://schemas.openxmlformats.org/officeDocument/2006/relationships/hyperlink" Target="https://pubmed.ncbi.nlm.nih.gov/34064019"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oldenholzLab/catamenial-epilepsy-sim.gi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26</Pages>
  <Words>4488</Words>
  <Characters>25586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Rachael Sumner</cp:lastModifiedBy>
  <cp:revision>3</cp:revision>
  <dcterms:created xsi:type="dcterms:W3CDTF">2026-07-23T21:00:00Z</dcterms:created>
  <dcterms:modified xsi:type="dcterms:W3CDTF">2026-07-23T21:01:00Z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id="Ew8MJ5uB"/&gt;&lt;style id="http://www.zotero.org/styles/neurology" hasBibliography="1" bibliographyStyleHasBeenSet="0"/&gt;&lt;prefs&gt;&lt;pref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