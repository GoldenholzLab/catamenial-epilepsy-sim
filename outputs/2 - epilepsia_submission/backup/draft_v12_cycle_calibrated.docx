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0BF4" w14:textId="77777777" w:rsidR="004B250B" w:rsidRDefault="00000000">
      <w:pPr>
        <w:pStyle w:val="Title"/>
        <w:jc w:val="center"/>
      </w:pPr>
      <w:r>
        <w:t>False Positive Catamenial Epilepsy Classification: A Simulation Study</w:t>
      </w:r>
    </w:p>
    <w:p w14:paraId="2609814F" w14:textId="77777777" w:rsidR="004B250B" w:rsidRDefault="00000000">
      <w:pPr>
        <w:jc w:val="center"/>
      </w:pPr>
      <w:r>
        <w:rPr>
          <w:b/>
        </w:rPr>
        <w:t>Research Article</w:t>
      </w:r>
    </w:p>
    <w:p w14:paraId="55B27C4E" w14:textId="77777777" w:rsidR="004B250B" w:rsidRDefault="00000000">
      <w:pPr>
        <w:jc w:val="center"/>
      </w:pPr>
      <w:r>
        <w:t>Daniel M. Goldenholz, MD, PhD¹; Wesley T. Kerr, MD, PhD²˒³˒⁴; Sharon Chiang, MD, PhD⁵; M. Brandon Westover, MD, PhD⁶; Rachael L. Sumner, PhD⁷˒⁸</w:t>
      </w:r>
    </w:p>
    <w:p w14:paraId="36719642" w14:textId="77777777" w:rsidR="004B250B" w:rsidRDefault="00000000">
      <w:pPr>
        <w:jc w:val="center"/>
      </w:pPr>
      <w:r>
        <w:t>Author emails and ORCID iDs: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3B57968D" w14:textId="77777777" w:rsidR="004B250B" w:rsidRDefault="00000000">
      <w:r>
        <w:t>¹ Department of Neurology, Beth Israel Deaconess Medical Center, Harvard Medical School, Boston, Massachusetts, USA</w:t>
      </w:r>
    </w:p>
    <w:p w14:paraId="2A376D60" w14:textId="77777777" w:rsidR="004B250B" w:rsidRDefault="00000000">
      <w:r>
        <w:t>² Department of Neurology, University of Pittsburgh, Pittsburgh, Pennsylvania, USA</w:t>
      </w:r>
    </w:p>
    <w:p w14:paraId="2B6BC0A9" w14:textId="77777777" w:rsidR="004B250B" w:rsidRDefault="00000000">
      <w:r>
        <w:t>³ Department of Biomedical Informatics, University of Pittsburgh, Pittsburgh, Pennsylvania, USA</w:t>
      </w:r>
    </w:p>
    <w:p w14:paraId="5FCAE37E" w14:textId="77777777" w:rsidR="004B250B" w:rsidRDefault="00000000">
      <w:r>
        <w:t>⁴ Department of Psychiatry, University of Pittsburgh, Pittsburgh, Pennsylvania, USA</w:t>
      </w:r>
    </w:p>
    <w:p w14:paraId="05863949" w14:textId="77777777" w:rsidR="004B250B" w:rsidRDefault="00000000">
      <w:r>
        <w:t>⁵ Department of Neurology and Weill Institute for Neurosciences, University of California, San Francisco, San Francisco, California, USA</w:t>
      </w:r>
    </w:p>
    <w:p w14:paraId="09505733" w14:textId="77777777" w:rsidR="004B250B" w:rsidRDefault="00000000">
      <w:r>
        <w:t>⁶ Department of Neurology and Neurological Sciences, Stanford University School of Medicine, Stanford, California, USA</w:t>
      </w:r>
    </w:p>
    <w:p w14:paraId="6A2E0369" w14:textId="77777777" w:rsidR="004B250B" w:rsidRDefault="00000000">
      <w:r>
        <w:t>⁷ Department of Biomedicine and Medical Diagnostics, Auckland University of Technology, Auckland, New Zealand</w:t>
      </w:r>
    </w:p>
    <w:p w14:paraId="0245C2B8" w14:textId="77777777" w:rsidR="004B250B" w:rsidRDefault="00000000">
      <w:r>
        <w:t>⁸ School of Pharmacy, University of Auckland, Auckland, New Zealand</w:t>
      </w:r>
    </w:p>
    <w:p w14:paraId="494BABB7" w14:textId="72298605"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7075F06" w14:textId="77777777" w:rsidR="004B250B" w:rsidRDefault="00000000">
      <w:r>
        <w:rPr>
          <w:b/>
        </w:rPr>
        <w:t xml:space="preserve">Running title: </w:t>
      </w:r>
      <w:r>
        <w:t>False Positive Catamenial Classification</w:t>
      </w:r>
    </w:p>
    <w:p w14:paraId="70D56E53" w14:textId="77777777" w:rsidR="004B250B" w:rsidRDefault="00000000">
      <w:r>
        <w:rPr>
          <w:b/>
        </w:rPr>
        <w:t xml:space="preserve">Title character count (including spaces): </w:t>
      </w:r>
      <w:r>
        <w:t>69</w:t>
      </w:r>
    </w:p>
    <w:p w14:paraId="46F65DD0" w14:textId="60C4557B" w:rsidR="004B250B" w:rsidRDefault="00000000">
      <w:r>
        <w:t>Abstract word count: 221</w:t>
      </w:r>
    </w:p>
    <w:p w14:paraId="7479D18C" w14:textId="77777777" w:rsidR="004B250B" w:rsidRDefault="00000000">
      <w:r>
        <w:t>Main-text word count (Introduction through Discussion, including headings): 2560</w:t>
      </w:r>
    </w:p>
    <w:p w14:paraId="0068D1AA" w14:textId="77777777" w:rsidR="004B250B" w:rsidRDefault="00000000">
      <w:r>
        <w:t>References: 17</w:t>
      </w:r>
    </w:p>
    <w:p w14:paraId="50400627" w14:textId="77777777" w:rsidR="004B250B" w:rsidRDefault="00000000">
      <w:r>
        <w:rPr>
          <w:b/>
        </w:rPr>
        <w:t xml:space="preserve">Main tables / figures: </w:t>
      </w:r>
      <w:r>
        <w:t>3 / 3 (6 combined)</w:t>
      </w:r>
    </w:p>
    <w:p w14:paraId="4338E421" w14:textId="77777777" w:rsidR="004B250B" w:rsidRDefault="00000000">
      <w:r>
        <w:t>Supporting information: Appendix S1; Appendix Tables A1–A8 and Figures A1–A3; Tables S1–S8 and Figures S1–S5</w:t>
      </w:r>
    </w:p>
    <w:p w14:paraId="7894A5AB" w14:textId="77777777" w:rsidR="004B250B" w:rsidRDefault="00000000">
      <w:r>
        <w:br w:type="page"/>
      </w:r>
    </w:p>
    <w:p w14:paraId="79A48F99" w14:textId="77777777" w:rsidR="004B250B" w:rsidRDefault="00000000">
      <w:pPr>
        <w:pStyle w:val="Heading1"/>
      </w:pPr>
      <w:r>
        <w:lastRenderedPageBreak/>
        <w:t>Abstract</w:t>
      </w:r>
    </w:p>
    <w:p w14:paraId="3925D1CD" w14:textId="19C35B19"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7AEE6AA1" w14:textId="4E22D9C0" w:rsidR="004B250B" w:rsidRDefault="00000000">
      <w:r>
        <w:t>Methods: We simulated 100,000 synthetic participants for 36 months in healthy ovulatory and heterogeneously ovulatory menstruating-age cohorts. CHOCOLATES generated seizure diaries, and HORMONE-CYCLE version 0.2.0 independently generated menstrual and hormone diaries using separate deterministic random streams; diaries were aligned directly by calendar day without reordering. We applied Herzog phase definitions and pattern-specific seizure-frequency ratio thresholds across calendar, complete-cycle, and full-diary windows. A negative-binomial analysis was used as a model-concordant statistical calibration check.</w:t>
      </w:r>
    </w:p>
    <w:p w14:paraId="277D956E" w14:textId="32B2CC85" w:rsidR="004B250B" w:rsidRPr="009F30D2" w:rsidRDefault="00000000">
      <w:r>
        <w:t>Results: Three-month false-positive rates were 41.6% in the healthy ovulatory cohort and 51.3% in the heterogeneous cohort. In 36-month windows, CE was classified in 11.4% and 36.4%, respectively. In the heterogeneous cohort, the C1/C2 rate was 11.6%, whereas C3 occurred in 36.6% of applicable windows. C1/C2 negative-binomial rates were 4.3% and 4.3%; the exploratory C3 model was positive in 5.3% of classifiable audit participants (95% confidence interval, 3.0%–9.3%).</w:t>
      </w:r>
    </w:p>
    <w:p w14:paraId="17DA68DE" w14:textId="146A4190" w:rsidR="004B250B" w:rsidRDefault="00000000" w:rsidP="00D00F04">
      <w:r>
        <w:t>Significance: False-positive CE classification is common when independent seizure and menstrual-cycle simulations are overlaid, particularly for heterogeneous cycles when C3 logic is used. Population, observation duration, phase definitions, and minimum-data rules materially affect results and should be reported explicitly.</w:t>
      </w:r>
    </w:p>
    <w:p w14:paraId="30F5C033" w14:textId="77777777" w:rsidR="004B250B" w:rsidRDefault="00000000">
      <w:r>
        <w:rPr>
          <w:b/>
        </w:rPr>
        <w:t xml:space="preserve">Keywords: </w:t>
      </w:r>
      <w:r>
        <w:t>catamenial epilepsy; false-positive classification; menstrual cycle; seizure diary; simulation</w:t>
      </w:r>
    </w:p>
    <w:p w14:paraId="5EDB3D2A" w14:textId="77777777" w:rsidR="004B250B" w:rsidRDefault="00000000">
      <w:pPr>
        <w:pStyle w:val="Heading1"/>
      </w:pPr>
      <w:r>
        <w:t>Key Points</w:t>
      </w:r>
    </w:p>
    <w:p w14:paraId="1BC66FE4" w14:textId="1AC47F3A" w:rsidR="004B250B" w:rsidDel="00D00F04" w:rsidRDefault="00000000">
      <w:pPr>
        <w:pStyle w:val="ListBullet"/>
        <w:rPr>
          <w:del w:id="0" w:author="Rachael Sumner" w:date="2026-08-07T13:04:00Z" w16du:dateUtc="2026-08-07T01:04:00Z"/>
        </w:rPr>
      </w:pPr>
      <w:r>
        <w:t>Despite independence, 36-month Herzog false-positive rates were 11.4% in healthy-ovulatory and 36.4% in heterogeneous cohorts.</w:t>
      </w:r>
    </w:p>
    <w:p w14:paraId="3FF76CB8" w14:textId="77777777" w:rsidR="00D00F04" w:rsidRDefault="00D00F04">
      <w:pPr>
        <w:pStyle w:val="ListBullet"/>
        <w:numPr>
          <w:ilvl w:val="0"/>
          <w:numId w:val="0"/>
        </w:numPr>
        <w:rPr>
          <w:ins w:id="1" w:author="Rachael Sumner" w:date="2026-08-07T13:01:00Z" w16du:dateUtc="2026-08-07T01:01:00Z"/>
        </w:rPr>
        <w:pPrChange w:id="2" w:author="Goldenholz, Daniel M (HMFP - Neurology )" w:date="2026-08-12T00:06:00Z" w16du:dateUtc="2026-08-12T04:06:00Z">
          <w:pPr>
            <w:pStyle w:val="ListBullet"/>
          </w:pPr>
        </w:pPrChange>
      </w:pPr>
    </w:p>
    <w:p w14:paraId="26BF4C6E" w14:textId="67599735" w:rsidR="004B250B" w:rsidRDefault="00000000">
      <w:pPr>
        <w:pStyle w:val="ListBullet"/>
      </w:pPr>
      <w:r>
        <w:t>The heterogeneous-cohort excess was primarily C3/inadequate-luteal-phase driven; full-diary C1/C2 rates were similar between cohorts.</w:t>
      </w:r>
    </w:p>
    <w:p w14:paraId="13E3E032" w14:textId="77777777" w:rsidR="004B250B" w:rsidRDefault="00000000">
      <w:pPr>
        <w:pStyle w:val="ListBullet"/>
      </w:pPr>
      <w:r>
        <w:t>Three-month observation windows produced substantially higher false-positive classification than longer monitoring.</w:t>
      </w:r>
    </w:p>
    <w:p w14:paraId="4E3C5FAF" w14:textId="05B17074" w:rsidR="00D00F04" w:rsidRDefault="00D00F04">
      <w:pPr>
        <w:pStyle w:val="ListBullet"/>
        <w:rPr>
          <w:ins w:id="3" w:author="Rachael Sumner" w:date="2026-08-07T13:06:00Z" w16du:dateUtc="2026-08-07T01:06:00Z"/>
        </w:rPr>
      </w:pPr>
      <w:r>
        <w:t>Report the phase, its temporal definition, the comparison method, and prespecified minimum-data requirements.</w:t>
      </w:r>
    </w:p>
    <w:p w14:paraId="281C958A" w14:textId="793F34BB" w:rsidR="004B250B" w:rsidDel="00D00F04" w:rsidRDefault="00000000">
      <w:pPr>
        <w:pStyle w:val="ListBullet"/>
        <w:rPr>
          <w:del w:id="4" w:author="Rachael Sumner" w:date="2026-08-07T13:08:00Z" w16du:dateUtc="2026-08-07T01:08:00Z"/>
        </w:rPr>
      </w:pPr>
      <w:del w:id="5" w:author="Rachael Sumner" w:date="2026-08-07T13:08:00Z" w16du:dateUtc="2026-08-07T01:08:00Z">
        <w:r w:rsidDel="00D00F04">
          <w:delText>Pattern-specific reporting, transparent denominators, and prespecified minimum-data and phase-label rules are essential.</w:delText>
        </w:r>
      </w:del>
    </w:p>
    <w:p w14:paraId="6BA18B86" w14:textId="77777777" w:rsidR="004B250B" w:rsidRDefault="00000000">
      <w:pPr>
        <w:pStyle w:val="Heading1"/>
      </w:pPr>
      <w:r>
        <w:t>Introduction</w:t>
      </w:r>
    </w:p>
    <w:p w14:paraId="2F727CF5" w14:textId="18D5A44A"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del w:id="6" w:author="Rachael Sumner" w:date="2026-08-07T14:44:00Z" w16du:dateUtc="2026-08-07T02:44:00Z">
        <w:r w:rsidDel="00BA66A5">
          <w:delText>clinically recognized</w:delText>
        </w:r>
      </w:del>
      <w:ins w:id="7" w:author="Rachael Sumner" w:date="2026-08-07T14:44:00Z" w16du:dateUtc="2026-08-07T02:44:00Z">
        <w:r w:rsidR="00BA66A5">
          <w:t>the most often reported since formulated by Herzog and colleagues</w:t>
        </w:r>
      </w:ins>
      <w:ins w:id="8" w:author="Rachael Sumner" w:date="2026-08-07T14:45:00Z" w16du:dateUtc="2026-08-07T02:45:00Z">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ins>
      <w:ins w:id="9" w:author="Rachael Sumner" w:date="2026-08-07T14:44:00Z" w16du:dateUtc="2026-08-07T02:44:00Z">
        <w:r w:rsidR="00BA66A5">
          <w:t xml:space="preserve">. </w:t>
        </w:r>
      </w:ins>
      <w:del w:id="10" w:author="Rachael Sumner" w:date="2026-08-07T14:44:00Z" w16du:dateUtc="2026-08-07T02:44:00Z">
        <w:r w:rsidDel="00BA66A5">
          <w:delText>, but</w:delText>
        </w:r>
      </w:del>
      <w:ins w:id="11" w:author="Rachael Sumner" w:date="2026-08-07T14:44:00Z" w16du:dateUtc="2026-08-07T02:44:00Z">
        <w:r w:rsidR="00BA66A5">
          <w:t>However,</w:t>
        </w:r>
      </w:ins>
      <w:r>
        <w:t xml:space="preserve"> reported prevalence </w:t>
      </w:r>
      <w:ins w:id="12" w:author="Rachael Sumner" w:date="2026-08-07T14:44:00Z" w16du:dateUtc="2026-08-07T02:44:00Z">
        <w:r w:rsidR="00BA66A5">
          <w:t xml:space="preserve">of CE </w:t>
        </w:r>
      </w:ins>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ins w:id="13" w:author="Rachael Sumner" w:date="2026-08-07T14:45:00Z" w16du:dateUtc="2026-08-07T02:45:00Z">
        <w:r w:rsidR="00BA66A5">
          <w:t xml:space="preserve"> </w:t>
        </w:r>
      </w:ins>
    </w:p>
    <w:p w14:paraId="56307E6C" w14:textId="3BF1FDDC" w:rsidR="004B250B" w:rsidRDefault="00000000">
      <w:del w:id="14" w:author="Rachael Sumner" w:date="2026-08-07T14:45:00Z" w16du:dateUtc="2026-08-07T02:45:00Z">
        <w:r w:rsidDel="00BA66A5">
          <w:delText xml:space="preserve">Prospective diary classifications may disagree with participants’ prior reports of catamenial seizure exacerbation. </w:delText>
        </w:r>
      </w:del>
      <w:ins w:id="15" w:author="Rachael Sumner" w:date="2026-08-07T14:53:00Z" w16du:dateUtc="2026-08-07T02:53:00Z">
        <w:r w:rsidR="00BA66A5">
          <w:t>S</w:t>
        </w:r>
      </w:ins>
      <w:ins w:id="16" w:author="Rachael Sumner" w:date="2026-08-07T14:45:00Z" w16du:dateUtc="2026-08-07T02:45:00Z">
        <w:r w:rsidR="00BA66A5">
          <w:t>elf-report of CE</w:t>
        </w:r>
      </w:ins>
      <w:ins w:id="17" w:author="Rachael Sumner" w:date="2026-08-07T14:46:00Z" w16du:dateUtc="2026-08-07T02:46:00Z">
        <w:r w:rsidR="00BA66A5">
          <w:t xml:space="preserve"> </w:t>
        </w:r>
      </w:ins>
      <w:ins w:id="18" w:author="Rachael Sumner" w:date="2026-08-07T14:54:00Z" w16du:dateUtc="2026-08-07T02:54:00Z">
        <w:del w:id="19" w:author="Goldenholz, Daniel M (HMFP - Neurology )" w:date="2026-08-12T00:08:00Z" w16du:dateUtc="2026-08-12T04:08:00Z">
          <w:r w:rsidR="00BA66A5" w:rsidDel="003511D7">
            <w:delText>is</w:delText>
          </w:r>
        </w:del>
      </w:ins>
      <w:ins w:id="20" w:author="Goldenholz, Daniel M (HMFP - Neurology )" w:date="2026-08-12T00:08:00Z" w16du:dateUtc="2026-08-12T04:08:00Z">
        <w:r w:rsidR="003511D7">
          <w:t>ma</w:t>
        </w:r>
      </w:ins>
      <w:ins w:id="21" w:author="Goldenholz, Daniel M (HMFP - Neurology )" w:date="2026-08-12T00:09:00Z" w16du:dateUtc="2026-08-12T04:09:00Z">
        <w:r w:rsidR="003511D7">
          <w:t>y be less</w:t>
        </w:r>
      </w:ins>
      <w:ins w:id="22" w:author="Rachael Sumner" w:date="2026-08-07T14:54:00Z" w16du:dateUtc="2026-08-07T02:54:00Z">
        <w:r w:rsidR="00BA66A5">
          <w:t xml:space="preserve"> </w:t>
        </w:r>
        <w:del w:id="23" w:author="Goldenholz, Daniel M (HMFP - Neurology )" w:date="2026-08-12T00:09:00Z" w16du:dateUtc="2026-08-12T04:09:00Z">
          <w:r w:rsidR="00BA66A5" w:rsidDel="003511D7">
            <w:delText>un</w:delText>
          </w:r>
        </w:del>
        <w:r w:rsidR="00BA66A5">
          <w:t xml:space="preserve">reliable </w:t>
        </w:r>
        <w:del w:id="24" w:author="Goldenholz, Daniel M (HMFP - Neurology )" w:date="2026-08-12T00:09:00Z" w16du:dateUtc="2026-08-12T04:09:00Z">
          <w:r w:rsidR="00BA66A5" w:rsidDel="003511D7">
            <w:delText xml:space="preserve">when </w:delText>
          </w:r>
        </w:del>
        <w:r w:rsidR="00BA66A5">
          <w:t>compared with prospective seizure diaries</w:t>
        </w:r>
      </w:ins>
      <w:ins w:id="25" w:author="Rachael Sumner" w:date="2026-08-07T14:53:00Z" w16du:dateUtc="2026-08-07T02:53:00Z">
        <w:r w:rsidR="00BA66A5">
          <w:fldChar w:fldCharType="begin"/>
        </w:r>
        <w:r w:rsidR="00BA66A5">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BA66A5">
          <w:fldChar w:fldCharType="separate"/>
        </w:r>
        <w:r w:rsidR="00BA66A5" w:rsidRPr="0098476B">
          <w:rPr>
            <w:rFonts w:eastAsiaTheme="minorEastAsia" w:cs="Times New Roman"/>
            <w:szCs w:val="24"/>
            <w:vertAlign w:val="superscript"/>
          </w:rPr>
          <w:t>3</w:t>
        </w:r>
        <w:r w:rsidR="00BA66A5">
          <w:fldChar w:fldCharType="end"/>
        </w:r>
      </w:ins>
      <w:ins w:id="26" w:author="Rachael Sumner" w:date="2026-08-07T14:46:00Z" w16du:dateUtc="2026-08-07T02:46:00Z">
        <w:r w:rsidR="00BA66A5">
          <w:t xml:space="preserve">. </w:t>
        </w:r>
      </w:ins>
      <w:del w:id="27" w:author="Rachael Sumner" w:date="2026-08-07T14:54:00Z" w16du:dateUtc="2026-08-07T02:54:00Z">
        <w:r w:rsidDel="00E046BE">
          <w:delText>Such discordance can</w:delText>
        </w:r>
      </w:del>
      <w:ins w:id="28" w:author="Rachael Sumner" w:date="2026-08-07T14:54:00Z" w16du:dateUtc="2026-08-07T02:54:00Z">
        <w:r w:rsidR="00E046BE">
          <w:t>This may</w:t>
        </w:r>
      </w:ins>
      <w:r>
        <w:t xml:space="preserve"> reflect unrecognized diary-defined patterns,</w:t>
      </w:r>
      <w:r w:rsidR="00E55EDA">
        <w:t xml:space="preserve"> incomplete reporting</w:t>
      </w:r>
      <w:ins w:id="29" w:author="Rachael Sumner" w:date="2026-08-09T10:02:00Z" w16du:dateUtc="2026-08-08T22:02:00Z">
        <w:r w:rsidR="003A77D4">
          <w:t xml:space="preserve"> of seizures</w:t>
        </w:r>
      </w:ins>
      <w:r w:rsidR="00E55EDA">
        <w:t>,</w:t>
      </w:r>
      <w:r>
        <w:t xml:space="preserve"> perceived patterns </w:t>
      </w:r>
      <w:del w:id="30" w:author="Rachael Sumner" w:date="2026-08-09T10:02:00Z" w16du:dateUtc="2026-08-08T22:02:00Z">
        <w:r w:rsidDel="003A77D4">
          <w:delText>not confirmed by the selected quantitative criterion</w:delText>
        </w:r>
      </w:del>
      <w:ins w:id="31" w:author="Rachael Sumner" w:date="2026-08-09T10:02:00Z" w16du:dateUtc="2026-08-08T22:02:00Z">
        <w:r w:rsidR="003A77D4">
          <w:t xml:space="preserve">that </w:t>
        </w:r>
      </w:ins>
      <w:ins w:id="32" w:author="Rachael Sumner" w:date="2026-08-09T10:03:00Z" w16du:dateUtc="2026-08-08T22:03:00Z">
        <w:r w:rsidR="003A77D4">
          <w:t>are in fact spurious</w:t>
        </w:r>
      </w:ins>
      <w:ins w:id="33" w:author="Rachael Sumner" w:date="2026-08-09T10:04:00Z" w16du:dateUtc="2026-08-08T22:04:00Z">
        <w:r w:rsidR="003A77D4">
          <w:t xml:space="preserve"> correlation</w:t>
        </w:r>
      </w:ins>
      <w:r>
        <w:t xml:space="preserve">, or instability </w:t>
      </w:r>
      <w:ins w:id="34" w:author="Rachael Sumner" w:date="2026-08-09T10:03:00Z" w16du:dateUtc="2026-08-08T22:03:00Z">
        <w:r w:rsidR="003A77D4">
          <w:t xml:space="preserve">of the pattern </w:t>
        </w:r>
      </w:ins>
      <w:r>
        <w:t>across limited observation windows</w:t>
      </w:r>
      <w:r w:rsidR="00E55EDA">
        <w:t xml:space="preserve">. Both methods may be valid </w:t>
      </w:r>
      <w:del w:id="35" w:author="Brandon Westover" w:date="2026-07-31T22:30:00Z" w16du:dateUtc="2026-08-01T05:30:00Z">
        <w:r w:rsidR="00E55EDA" w:rsidDel="00D54B26">
          <w:delText xml:space="preserve">in </w:delText>
        </w:r>
      </w:del>
      <w:ins w:id="36" w:author="Brandon Westover" w:date="2026-07-31T22:30:00Z" w16du:dateUtc="2026-08-01T05:30:00Z">
        <w:r w:rsidR="00D54B26">
          <w:t xml:space="preserve">under </w:t>
        </w:r>
      </w:ins>
      <w:r w:rsidR="00E55EDA">
        <w:t>the right conditions</w:t>
      </w:r>
      <w:r>
        <w:t>.</w:t>
      </w:r>
      <w:r w:rsidR="0098476B">
        <w:fldChar w:fldCharType="begin"/>
      </w:r>
      <w:r w:rsidR="00C178F6">
        <w:instrText xml:space="preserve"> ADDIN ZOTERO_ITEM CSL_CITATION {"citationID":"YxHC9Ydh","properties":{"unsorted":false,"formattedCitation":"\\super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1D6ED0A6" w14:textId="5BC9B7EA"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del w:id="37" w:author="Brandon Westover" w:date="2026-07-31T22:31:00Z" w16du:dateUtc="2026-08-01T05:31:00Z">
        <w:r w:rsidR="00E55EDA" w:rsidDel="00D54B26">
          <w:delText xml:space="preserve">We would consider </w:delText>
        </w:r>
      </w:del>
      <w:ins w:id="38" w:author="Brandon Westover" w:date="2026-07-31T22:31:00Z" w16du:dateUtc="2026-08-01T05:31:00Z">
        <w:r w:rsidR="00D54B26">
          <w:t>S</w:t>
        </w:r>
      </w:ins>
      <w:del w:id="39" w:author="Brandon Westover" w:date="2026-07-31T22:31:00Z" w16du:dateUtc="2026-08-01T05:31:00Z">
        <w:r w:rsidR="00E55EDA" w:rsidDel="00D54B26">
          <w:delText>s</w:delText>
        </w:r>
      </w:del>
      <w:r w:rsidR="00E55EDA">
        <w:t xml:space="preserve">uch chance occurrences </w:t>
      </w:r>
      <w:del w:id="40" w:author="Brandon Westover" w:date="2026-07-31T22:31:00Z" w16du:dateUtc="2026-08-01T05:31:00Z">
        <w:r w:rsidR="00E55EDA" w:rsidDel="00D54B26">
          <w:delText>to be a</w:delText>
        </w:r>
      </w:del>
      <w:ins w:id="41" w:author="Brandon Westover" w:date="2026-07-31T22:31:00Z" w16du:dateUtc="2026-08-01T05:31:00Z">
        <w:r w:rsidR="00D54B26">
          <w:t>represent</w:t>
        </w:r>
      </w:ins>
      <w:r w:rsidR="00E55EDA">
        <w:t xml:space="preserve"> </w:t>
      </w:r>
      <w:del w:id="42" w:author="Brandon Westover" w:date="2026-07-31T22:31:00Z" w16du:dateUtc="2026-08-01T05:31:00Z">
        <w:r w:rsidR="00E55EDA" w:rsidRPr="00E55EDA" w:rsidDel="00D54B26">
          <w:rPr>
            <w:i/>
            <w:iCs/>
          </w:rPr>
          <w:delText>CE misclassification</w:delText>
        </w:r>
        <w:r w:rsidR="00252310" w:rsidDel="00D54B26">
          <w:rPr>
            <w:i/>
            <w:iCs/>
          </w:rPr>
          <w:delText xml:space="preserve"> </w:delText>
        </w:r>
        <w:r w:rsidR="00252310" w:rsidDel="00D54B26">
          <w:delText xml:space="preserve">or </w:delText>
        </w:r>
      </w:del>
      <w:r w:rsidR="00252310" w:rsidRPr="00252310">
        <w:rPr>
          <w:i/>
          <w:iCs/>
        </w:rPr>
        <w:t>false-positive classification</w:t>
      </w:r>
      <w:ins w:id="43" w:author="Brandon Westover" w:date="2026-07-31T22:32:00Z" w16du:dateUtc="2026-08-01T05:32:00Z">
        <w:r w:rsidR="00D54B26">
          <w:rPr>
            <w:i/>
            <w:iCs/>
          </w:rPr>
          <w:t>s of CE</w:t>
        </w:r>
      </w:ins>
      <w:r w:rsidR="00E55EDA">
        <w:t xml:space="preserve">. </w:t>
      </w:r>
      <w:r>
        <w:t xml:space="preserve">Ratio </w:t>
      </w:r>
      <w:r>
        <w:lastRenderedPageBreak/>
        <w:t>definitions are especially vulnerable with sparse events: a small comparator count can yield a large or undefined ratio.</w:t>
      </w:r>
      <w:del w:id="44" w:author="Goldenholz, Daniel M (HMFP - Neurology )" w:date="2026-08-12T00:38:00Z" w16du:dateUtc="2026-08-12T04:38:00Z">
        <w:r w:rsidDel="005D6D01">
          <w:delText xml:space="preserve"> </w:delText>
        </w:r>
      </w:del>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54A2469B" w14:textId="27B44227" w:rsidR="00E046BE" w:rsidRDefault="00000000" w:rsidP="00E046BE">
      <w:pPr>
        <w:rPr>
          <w:ins w:id="45" w:author="Rachael Sumner" w:date="2026-08-07T15:01:00Z" w16du:dateUtc="2026-08-07T03:01:00Z"/>
        </w:rPr>
      </w:pPr>
      <w:r>
        <w:t>We conducted a simulation</w:t>
      </w:r>
      <w:r w:rsidR="000D76B7">
        <w:t xml:space="preserve"> with diaries and hormone cycles generated independently</w:t>
      </w:r>
      <w:r>
        <w:t xml:space="preserve">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overlapping by chance.</w:t>
      </w:r>
      <w:ins w:id="46" w:author="Rachael Sumner" w:date="2026-08-07T14:55:00Z" w16du:dateUtc="2026-08-07T02:55:00Z">
        <w:r w:rsidR="00E046BE">
          <w:t xml:space="preserve"> </w:t>
        </w:r>
      </w:ins>
    </w:p>
    <w:p w14:paraId="560E61BB" w14:textId="688C489D" w:rsidR="00E046BE" w:rsidRDefault="00E046BE" w:rsidP="00E046BE">
      <w:ins w:id="47" w:author="Rachael Sumner" w:date="2026-08-07T15:03:00Z" w16du:dateUtc="2026-08-07T03:03:00Z">
        <w:r>
          <w:t>D</w:t>
        </w:r>
      </w:ins>
      <w:ins w:id="48" w:author="Rachael Sumner" w:date="2026-08-07T15:02:00Z" w16du:dateUtc="2026-08-07T03:02:00Z">
        <w:r>
          <w:t xml:space="preserve">etermining the rate of false-positive classification of CE </w:t>
        </w:r>
      </w:ins>
      <w:ins w:id="49" w:author="Rachael Sumner" w:date="2026-08-09T10:05:00Z" w16du:dateUtc="2026-08-08T22:05:00Z">
        <w:r w:rsidR="00303E3A">
          <w:t xml:space="preserve">under independence </w:t>
        </w:r>
      </w:ins>
      <w:ins w:id="50" w:author="Rachael Sumner" w:date="2026-08-07T15:04:00Z" w16du:dateUtc="2026-08-07T03:04:00Z">
        <w:r>
          <w:t>will</w:t>
        </w:r>
      </w:ins>
      <w:ins w:id="51" w:author="Rachael Sumner" w:date="2026-08-07T15:02:00Z" w16du:dateUtc="2026-08-07T03:02:00Z">
        <w:r>
          <w:t xml:space="preserve"> contribute improved understanding of</w:t>
        </w:r>
      </w:ins>
      <w:ins w:id="52" w:author="Rachael Sumner" w:date="2026-08-07T15:04:00Z" w16du:dateUtc="2026-08-07T03:04:00Z">
        <w:r>
          <w:t xml:space="preserve"> the state of the field of</w:t>
        </w:r>
      </w:ins>
      <w:ins w:id="53" w:author="Rachael Sumner" w:date="2026-08-07T15:02:00Z" w16du:dateUtc="2026-08-07T03:02:00Z">
        <w:r>
          <w:t xml:space="preserve"> CE</w:t>
        </w:r>
      </w:ins>
      <w:ins w:id="54" w:author="Rachael Sumner" w:date="2026-08-07T15:04:00Z" w16du:dateUtc="2026-08-07T03:04:00Z">
        <w:r>
          <w:t xml:space="preserve"> research and diagnosis. </w:t>
        </w:r>
      </w:ins>
      <w:ins w:id="55" w:author="Rachael Sumner" w:date="2026-08-09T10:05:00Z" w16du:dateUtc="2026-08-08T22:05:00Z">
        <w:r w:rsidR="00303E3A">
          <w:t xml:space="preserve">While the study will </w:t>
        </w:r>
      </w:ins>
      <w:ins w:id="56" w:author="Rachael Sumner" w:date="2026-08-09T10:06:00Z" w16du:dateUtc="2026-08-08T22:06:00Z">
        <w:r w:rsidR="00303E3A">
          <w:t xml:space="preserve">not provide an estimate of population prevalence of CE, it </w:t>
        </w:r>
      </w:ins>
      <w:ins w:id="57" w:author="Rachael Sumner" w:date="2026-08-09T10:08:00Z" w16du:dateUtc="2026-08-08T22:08:00Z">
        <w:r w:rsidR="00303E3A">
          <w:t xml:space="preserve">will estimate the </w:t>
        </w:r>
      </w:ins>
      <w:ins w:id="58" w:author="Rachael Sumner" w:date="2026-08-09T10:06:00Z" w16du:dateUtc="2026-08-08T22:06:00Z">
        <w:r w:rsidR="00303E3A">
          <w:t xml:space="preserve">contribution of false-positive CE classification to current commonly reported CE rates. </w:t>
        </w:r>
      </w:ins>
      <w:ins w:id="59" w:author="Rachael Sumner" w:date="2026-08-09T10:07:00Z" w16du:dateUtc="2026-08-08T22:07:00Z">
        <w:r w:rsidR="00303E3A">
          <w:t>Such research is important because pa</w:t>
        </w:r>
      </w:ins>
      <w:ins w:id="60" w:author="Rachael Sumner" w:date="2026-08-09T10:05:00Z" w16du:dateUtc="2026-08-08T22:05:00Z">
        <w:r w:rsidR="00303E3A">
          <w:t>tients with epilepsy have treatments modified, added, or withheld based on beliefs around the presence or absence of CE.</w:t>
        </w:r>
      </w:ins>
      <w:ins w:id="61" w:author="Rachael Sumner" w:date="2026-08-09T10:07:00Z" w16du:dateUtc="2026-08-08T22:07:00Z">
        <w:r w:rsidR="00303E3A">
          <w:t xml:space="preserve"> This work </w:t>
        </w:r>
      </w:ins>
      <w:ins w:id="62" w:author="Rachael Sumner" w:date="2026-08-07T15:04:00Z" w16du:dateUtc="2026-08-07T03:04:00Z">
        <w:r>
          <w:t>is expected to contribute to</w:t>
        </w:r>
      </w:ins>
      <w:ins w:id="63" w:author="Rachael Sumner" w:date="2026-08-07T15:02:00Z" w16du:dateUtc="2026-08-07T03:02:00Z">
        <w:r>
          <w:t xml:space="preserve"> </w:t>
        </w:r>
      </w:ins>
      <w:ins w:id="64" w:author="Rachael Sumner" w:date="2026-08-09T10:07:00Z" w16du:dateUtc="2026-08-08T22:07:00Z">
        <w:r w:rsidR="00303E3A">
          <w:t>research into</w:t>
        </w:r>
      </w:ins>
      <w:ins w:id="65" w:author="Rachael Sumner" w:date="2026-08-07T15:02:00Z" w16du:dateUtc="2026-08-07T03:02:00Z">
        <w:r>
          <w:t xml:space="preserve"> reliable identification of </w:t>
        </w:r>
      </w:ins>
      <w:ins w:id="66" w:author="Rachael Sumner" w:date="2026-08-09T10:07:00Z" w16du:dateUtc="2026-08-08T22:07:00Z">
        <w:r w:rsidR="00303E3A">
          <w:t>CE as a</w:t>
        </w:r>
      </w:ins>
      <w:ins w:id="67" w:author="Rachael Sumner" w:date="2026-08-07T15:02:00Z" w16du:dateUtc="2026-08-07T03:02:00Z">
        <w:r>
          <w:t xml:space="preserve"> </w:t>
        </w:r>
      </w:ins>
      <w:ins w:id="68" w:author="Rachael Sumner" w:date="2026-08-09T10:08:00Z" w16du:dateUtc="2026-08-08T22:08:00Z">
        <w:r w:rsidR="00303E3A">
          <w:t>phenomenon</w:t>
        </w:r>
      </w:ins>
      <w:ins w:id="69" w:author="Rachael Sumner" w:date="2026-08-07T15:04:00Z" w16du:dateUtc="2026-08-07T03:04:00Z">
        <w:r w:rsidR="00F747FA">
          <w:t xml:space="preserve"> a</w:t>
        </w:r>
      </w:ins>
      <w:ins w:id="70" w:author="Rachael Sumner" w:date="2026-08-07T15:03:00Z" w16du:dateUtc="2026-08-07T03:03:00Z">
        <w:r>
          <w:t>nd ultimately better, evidence-based</w:t>
        </w:r>
      </w:ins>
      <w:ins w:id="71" w:author="Rachael Sumner" w:date="2026-08-07T15:04:00Z" w16du:dateUtc="2026-08-07T03:04:00Z">
        <w:r w:rsidR="00F747FA">
          <w:t>,</w:t>
        </w:r>
      </w:ins>
      <w:ins w:id="72" w:author="Rachael Sumner" w:date="2026-08-07T15:03:00Z" w16du:dateUtc="2026-08-07T03:03:00Z">
        <w:r>
          <w:t xml:space="preserve"> epilepsy treatment decision</w:t>
        </w:r>
      </w:ins>
      <w:ins w:id="73" w:author="Rachael Sumner" w:date="2026-08-07T15:04:00Z" w16du:dateUtc="2026-08-07T03:04:00Z">
        <w:r w:rsidR="00F747FA">
          <w:t>s</w:t>
        </w:r>
      </w:ins>
      <w:ins w:id="74" w:author="Rachael Sumner" w:date="2026-08-07T15:03:00Z" w16du:dateUtc="2026-08-07T03:03:00Z">
        <w:r>
          <w:t>.</w:t>
        </w:r>
      </w:ins>
    </w:p>
    <w:p w14:paraId="2AA9D97F" w14:textId="77777777" w:rsidR="004B250B" w:rsidRDefault="00000000">
      <w:pPr>
        <w:pStyle w:val="Heading1"/>
      </w:pPr>
      <w:r>
        <w:t>Methods</w:t>
      </w:r>
    </w:p>
    <w:p w14:paraId="519D674A" w14:textId="58513867" w:rsidR="00252310" w:rsidRPr="00252310" w:rsidRDefault="00000000">
      <w:pPr>
        <w:rPr>
          <w:u w:val="single"/>
        </w:rPr>
      </w:pPr>
      <w:r w:rsidRPr="00252310">
        <w:rPr>
          <w:u w:val="single"/>
        </w:rPr>
        <w:t>Study design</w:t>
      </w:r>
    </w:p>
    <w:p w14:paraId="5109B33B" w14:textId="761092B4" w:rsidR="004B250B" w:rsidRDefault="00000000">
      <w:r>
        <w:t>For each synthetic participant, seizure and menstrual/hormone diaries were generated independently for 36 months and aligned directly by calendar-day index. HORMONE-CYCLE generated the first menstrual cycle in full and selected diary day 1 uniformly from that cycle’s realized days; generation then continued forward without wrapping. Analyses were stratified by cohort and phase-labeling mode.</w:t>
      </w:r>
    </w:p>
    <w:p w14:paraId="4A6CB2F3" w14:textId="77777777" w:rsidR="00252310" w:rsidRDefault="00000000">
      <w:r w:rsidRPr="00252310">
        <w:rPr>
          <w:u w:val="single"/>
        </w:rPr>
        <w:t>Cohorts</w:t>
      </w:r>
    </w:p>
    <w:p w14:paraId="7C2DACF5" w14:textId="2DD00028"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ins w:id="75" w:author="Brandon Westover" w:date="2026-07-31T22:34:00Z" w16du:dateUtc="2026-08-01T05:34:00Z">
        <w:r w:rsidR="00E87E03">
          <w:t xml:space="preserve">regular </w:t>
        </w:r>
      </w:ins>
      <w:r>
        <w:t>ovulatory cycling</w:t>
      </w:r>
      <w:del w:id="76" w:author="Brandon Westover" w:date="2026-07-31T22:34:00Z" w16du:dateUtc="2026-08-01T05:34:00Z">
        <w:r w:rsidDel="00E87E03">
          <w:delText xml:space="preserve"> enforced</w:delText>
        </w:r>
      </w:del>
      <w:r>
        <w:t xml:space="preserve">.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457019B8" w14:textId="77777777" w:rsidR="00252310" w:rsidRPr="00252310" w:rsidRDefault="00000000">
      <w:pPr>
        <w:rPr>
          <w:u w:val="single"/>
        </w:rPr>
      </w:pPr>
      <w:r w:rsidRPr="00252310">
        <w:rPr>
          <w:u w:val="single"/>
        </w:rPr>
        <w:t>Diary simulators</w:t>
      </w:r>
    </w:p>
    <w:p w14:paraId="7F511AA0" w14:textId="61BBFCEA"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multidien cycles, and </w:t>
      </w:r>
      <w:del w:id="77" w:author="Goldenholz, Daniel M (HMFP - Neurology )" w:date="2026-08-12T00:30:00Z" w16du:dateUtc="2026-08-12T04:30:00Z">
        <w:r w:rsidDel="007F5FD7">
          <w:delText>inter</w:delText>
        </w:r>
        <w:r w:rsidR="000D76B7" w:rsidDel="007F5FD7">
          <w:delText>-</w:delText>
        </w:r>
        <w:r w:rsidDel="007F5FD7">
          <w:delText>seizure constraints</w:delText>
        </w:r>
      </w:del>
      <w:ins w:id="78" w:author="Goldenholz, Daniel M (HMFP - Neurology )" w:date="2026-08-12T00:30:00Z" w16du:dateUtc="2026-08-12T04:30:00Z">
        <w:r w:rsidR="007F5FD7">
          <w:t>maximum seizure rates</w:t>
        </w:r>
      </w:ins>
      <w:r>
        <w:t xml:space="preserve">.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version 0.2.0 is a custom simulator developed for the present project and released as an open-source community tool</w:t>
      </w:r>
      <w:r w:rsidR="000D76B7">
        <w:t xml:space="preserve"> (see Appendix)</w:t>
      </w:r>
      <w:r>
        <w:t xml:space="preserve">.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assigns age-specific participant variability components, samples right-skewed cycle realizations, and generates daily bleeding, ovulation, estradiol, and progesterone trajectories. Full hormone trajectories were retained for validation and the prespecified 1% daily audit sample; other paper-simulation participants used an RNG-equivalent compact renderer that retained identical cycle structure and inadequate-luteal-phase status without materializing unused concentration rows. Both 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3E9E2F14" w14:textId="4B423185" w:rsidR="004B250B" w:rsidRDefault="00000000">
      <w:r>
        <w:t xml:space="preserve">As a separate aggregate cross-check not used for fitting, simulated 12-month age-stratified cycle means and participant-specific standard deviations were compared with a global period-tracking cohort. </w:t>
      </w:r>
      <w:r>
        <w:fldChar w:fldCharType="begin"/>
      </w:r>
      <w:r w:rsidR="002474EA">
        <w:instrText xml:space="preserve"> ADDIN ZOTERO_ITEM CSL_CITATION {"citationID":"id5493efc0","properties":{"unsorted":false,"formattedCitation":"\\super 13\\nosupersub{}","plainCitation":"13","noteIndex":0},"citationItems":[{"id":936,"uris":["http://zotero.org/users/1538114/items/H25WKPM3"],"itemData":{"id":936,"type":"article-journal","archive_location":"38702411","container-title":"Scientific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sidR="002474EA" w:rsidRPr="002474EA">
        <w:rPr>
          <w:rFonts w:eastAsiaTheme="minorEastAsia" w:cs="Times New Roman"/>
          <w:szCs w:val="24"/>
          <w:vertAlign w:val="superscript"/>
        </w:rPr>
        <w:t>13</w:t>
      </w:r>
      <w:r>
        <w:fldChar w:fldCharType="end"/>
      </w:r>
      <w:r>
        <w:t xml:space="preserve"> The comparison was prespecified as an external summary-level check rather than individual-level validation; Appendix S1 reports targets, margins, and the older-age discrepancy.</w:t>
      </w:r>
    </w:p>
    <w:p w14:paraId="453A9FD5" w14:textId="151E09ED" w:rsidR="000D76B7" w:rsidRPr="000D76B7" w:rsidRDefault="00000000">
      <w:pPr>
        <w:rPr>
          <w:u w:val="single"/>
        </w:rPr>
      </w:pPr>
      <w:r w:rsidRPr="000D76B7">
        <w:rPr>
          <w:u w:val="single"/>
        </w:rPr>
        <w:t>Phase labeling and Herzog criteria</w:t>
      </w:r>
    </w:p>
    <w:p w14:paraId="6577746B" w14:textId="45CE8F70"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2474EA">
        <w:instrText xml:space="preserve"> ADDIN ZOTERO_ITEM CSL_CITATION {"citationID":"KZCTFQ4q","properties":{"unsorted":false,"formattedCitation":"\\super 14\\nosupersub{}","plainCitation":"14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2474EA" w:rsidRPr="002474EA">
        <w:rPr>
          <w:rFonts w:eastAsiaTheme="minorEastAsia" w:cs="Times New Roman"/>
          <w:szCs w:val="24"/>
          <w:vertAlign w:val="superscript"/>
        </w:rPr>
        <w:t>14</w:t>
      </w:r>
      <w:r w:rsidR="001661A1">
        <w:fldChar w:fldCharType="end"/>
      </w:r>
    </w:p>
    <w:p w14:paraId="32BA164C" w14:textId="56906696" w:rsidR="004B250B" w:rsidRDefault="0074441A">
      <w:r>
        <w:lastRenderedPageBreak/>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2474EA">
        <w:instrText xml:space="preserve"> ADDIN ZOTERO_ITEM CSL_CITATION {"citationID":"mgTkcd27","properties":{"unsorted":false,"formattedCitation":"\\super 14\\nosupersub{}","plainCitation":"14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2474EA" w:rsidRPr="002474EA">
        <w:rPr>
          <w:rFonts w:eastAsiaTheme="minorEastAsia" w:cs="Times New Roman"/>
          <w:szCs w:val="24"/>
          <w:vertAlign w:val="superscript"/>
        </w:rPr>
        <w:t>14</w:t>
      </w:r>
      <w:r w:rsidR="000C7F3A">
        <w:fldChar w:fldCharType="end"/>
      </w:r>
      <w:r>
        <w:t xml:space="preserve"> A ratio was undefined when its numerator or comparator phase was absent or when both phase rates were zero; a positive numerator with zero comparator was treated as positive infinity.</w:t>
      </w:r>
    </w:p>
    <w:p w14:paraId="06810BD0" w14:textId="45290C00" w:rsidR="00AC6858" w:rsidRPr="00AC6858" w:rsidRDefault="00000000">
      <w:pPr>
        <w:rPr>
          <w:u w:val="single"/>
        </w:rPr>
      </w:pPr>
      <w:r w:rsidRPr="00AC6858">
        <w:rPr>
          <w:u w:val="single"/>
        </w:rPr>
        <w:t>C3 applicabilit</w:t>
      </w:r>
      <w:r w:rsidR="00AC6858" w:rsidRPr="00AC6858">
        <w:rPr>
          <w:u w:val="single"/>
        </w:rPr>
        <w:t>y</w:t>
      </w:r>
    </w:p>
    <w:p w14:paraId="27F62AE4" w14:textId="0680B689" w:rsidR="004B250B" w:rsidRDefault="00000000">
      <w:r>
        <w:t xml:space="preserve">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2474EA">
        <w:instrText xml:space="preserve"> ADDIN ZOTERO_ITEM CSL_CITATION {"citationID":"QEeNVymh","properties":{"unsorted":false,"formattedCitation":"\\super 14\\nosupersub{}","plainCitation":"14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2474EA" w:rsidRPr="002474EA">
        <w:rPr>
          <w:rFonts w:eastAsiaTheme="minorEastAsia" w:cs="Times New Roman"/>
          <w:szCs w:val="24"/>
          <w:vertAlign w:val="superscript"/>
        </w:rPr>
        <w:t>14</w:t>
      </w:r>
      <w:r w:rsidR="00B9378A">
        <w:fldChar w:fldCharType="end"/>
      </w:r>
    </w:p>
    <w:p w14:paraId="19ECFEAD" w14:textId="4112342E" w:rsidR="00AC6858" w:rsidRPr="00AC6858" w:rsidRDefault="0074441A">
      <w:pPr>
        <w:rPr>
          <w:u w:val="single"/>
        </w:rPr>
      </w:pPr>
      <w:r>
        <w:rPr>
          <w:u w:val="single"/>
        </w:rPr>
        <w:t xml:space="preserve">CE </w:t>
      </w:r>
      <w:r w:rsidRPr="00AC6858">
        <w:rPr>
          <w:u w:val="single"/>
        </w:rPr>
        <w:t>Classification definitions</w:t>
      </w:r>
    </w:p>
    <w:p w14:paraId="29D83908" w14:textId="68C74953" w:rsidR="004B250B" w:rsidRDefault="00470D9D" w:rsidP="00470D9D">
      <w:ins w:id="79" w:author="Goldenholz, Daniel M (HMFP - Neurology )" w:date="2026-08-11T23:51:00Z" w16du:dateUtc="2026-08-12T03:51:00Z">
        <w:r>
          <w:t>The exact Herzog 2004 cycle definition required exactly three complete 23–35-day cycles and the same positive pattern in at least two cycles</w:t>
        </w:r>
      </w:ins>
      <w:ins w:id="80" w:author="Goldenholz, Daniel M (HMFP - Neurology )" w:date="2026-08-11T23:52:00Z" w16du:dateUtc="2026-08-12T03:52:00Z">
        <w:r>
          <w:t>.</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ins>
      <w:ins w:id="81" w:author="Goldenholz, Daniel M (HMFP - Neurology )" w:date="2026-08-11T23:51:00Z" w16du:dateUtc="2026-08-12T03:51:00Z">
        <w:r>
          <w:t xml:space="preserve"> In contrast, our windowed Herzog cycle definition pooled the phase-specific seizure-frequency ratios within each calendar, complete-cycle, or full-diary window.</w:t>
        </w:r>
      </w:ins>
      <w:ins w:id="82" w:author="Rachael Sumner" w:date="2026-08-07T16:05:00Z" w16du:dateUtc="2026-08-07T04:05:00Z">
        <w:del w:id="83" w:author="Goldenholz, Daniel M (HMFP - Neurology )" w:date="2026-08-11T23:52:00Z" w16du:dateUtc="2026-08-12T03:52:00Z">
          <w:r w:rsidR="006D3CAE" w:rsidDel="00470D9D">
            <w:delText xml:space="preserve">According to Herzog </w:delText>
          </w:r>
        </w:del>
      </w:ins>
      <w:del w:id="84" w:author="Goldenholz, Daniel M (HMFP - Neurology )" w:date="2026-08-11T23:52:00Z" w16du:dateUtc="2026-08-12T03:52:00Z">
        <w:r w:rsidR="006D3CAE" w:rsidDel="00470D9D">
          <w:delText xml:space="preserve">Exact Herzog </w:delText>
        </w:r>
      </w:del>
      <w:ins w:id="85" w:author="Rachael Sumner" w:date="2026-08-07T15:50:00Z" w16du:dateUtc="2026-08-07T03:50:00Z">
        <w:del w:id="86" w:author="Goldenholz, Daniel M (HMFP - Neurology )" w:date="2026-08-11T23:52:00Z" w16du:dateUtc="2026-08-12T03:52:00Z">
          <w:r w:rsidR="00245ADC" w:rsidDel="00470D9D">
            <w:delText xml:space="preserve">cycle </w:delText>
          </w:r>
        </w:del>
      </w:ins>
      <w:del w:id="87" w:author="Goldenholz, Daniel M (HMFP - Neurology )" w:date="2026-08-11T23:52:00Z" w16du:dateUtc="2026-08-12T03:52:00Z">
        <w:r w:rsidR="006D3CAE" w:rsidDel="00470D9D">
          <w:delText xml:space="preserve">2004 </w:delText>
        </w:r>
      </w:del>
      <w:ins w:id="88" w:author="Rachael Sumner" w:date="2026-08-07T15:10:00Z" w16du:dateUtc="2026-08-07T03:10:00Z">
        <w:del w:id="89" w:author="Goldenholz, Daniel M (HMFP - Neurology )" w:date="2026-08-11T23:52:00Z" w16du:dateUtc="2026-08-12T03:52:00Z">
          <w:r w:rsidR="00F747FA" w:rsidDel="00470D9D">
            <w:delText xml:space="preserve">criteria </w:delText>
          </w:r>
        </w:del>
      </w:ins>
      <w:del w:id="90" w:author="Goldenholz, Daniel M (HMFP - Neurology )" w:date="2026-08-11T23:52:00Z" w16du:dateUtc="2026-08-12T03:52:00Z">
        <w:r w:rsidR="006D3CAE" w:rsidDel="00470D9D">
          <w:delText>required exactly three complete 23–35-day cycles and the same positive pattern in at least two cycles.</w:delText>
        </w:r>
        <w:r w:rsidR="00171C99" w:rsidDel="00470D9D">
          <w:fldChar w:fldCharType="begin"/>
        </w:r>
        <w:r w:rsidR="00171C99" w:rsidDel="00470D9D">
          <w:del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171C99" w:rsidDel="00470D9D">
          <w:fldChar w:fldCharType="separate"/>
        </w:r>
        <w:r w:rsidR="00171C99" w:rsidRPr="00171C99" w:rsidDel="00470D9D">
          <w:rPr>
            <w:rFonts w:eastAsiaTheme="minorEastAsia" w:cs="Times New Roman"/>
            <w:szCs w:val="24"/>
            <w:vertAlign w:val="superscript"/>
          </w:rPr>
          <w:delText>1</w:delText>
        </w:r>
        <w:r w:rsidR="00171C99" w:rsidDel="00470D9D">
          <w:fldChar w:fldCharType="end"/>
        </w:r>
        <w:r w:rsidR="006D3CAE" w:rsidDel="00470D9D">
          <w:delText xml:space="preserve"> </w:delText>
        </w:r>
      </w:del>
      <w:ins w:id="91" w:author="Rachael Sumner" w:date="2026-08-07T15:49:00Z" w16du:dateUtc="2026-08-07T03:49:00Z">
        <w:del w:id="92" w:author="Goldenholz, Daniel M (HMFP - Neurology )" w:date="2026-08-11T23:52:00Z" w16du:dateUtc="2026-08-12T03:52:00Z">
          <w:r w:rsidR="00245ADC" w:rsidDel="00470D9D">
            <w:delText xml:space="preserve">C1/C2/C3 </w:delText>
          </w:r>
        </w:del>
      </w:ins>
      <w:del w:id="93" w:author="Goldenholz, Daniel M (HMFP - Neurology )" w:date="2026-08-11T23:52:00Z" w16du:dateUtc="2026-08-12T03:52:00Z">
        <w:r w:rsidR="006D3CAE" w:rsidDel="00470D9D">
          <w:delText>Windowed Herzog</w:delText>
        </w:r>
      </w:del>
      <w:ins w:id="94" w:author="Rachael Sumner" w:date="2026-08-07T15:11:00Z" w16du:dateUtc="2026-08-07T03:11:00Z">
        <w:del w:id="95" w:author="Goldenholz, Daniel M (HMFP - Neurology )" w:date="2026-08-11T23:52:00Z" w16du:dateUtc="2026-08-12T03:52:00Z">
          <w:r w:rsidR="00F747FA" w:rsidDel="00470D9D">
            <w:delText xml:space="preserve"> criteria</w:delText>
          </w:r>
        </w:del>
      </w:ins>
      <w:del w:id="96" w:author="Goldenholz, Daniel M (HMFP - Neurology )" w:date="2026-08-11T23:52:00Z" w16du:dateUtc="2026-08-12T03:52:00Z">
        <w:r w:rsidR="006D3CAE" w:rsidDel="00470D9D">
          <w:delText xml:space="preserve"> pooled the phase-specific ratios in each calendar, cycle-count, or full-diary window.</w:delText>
        </w:r>
      </w:del>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7194079A" w14:textId="77777777" w:rsidR="00AC6858" w:rsidRPr="00AC6858" w:rsidRDefault="00000000">
      <w:pPr>
        <w:rPr>
          <w:u w:val="single"/>
        </w:rPr>
      </w:pPr>
      <w:r w:rsidRPr="00AC6858">
        <w:rPr>
          <w:u w:val="single"/>
        </w:rPr>
        <w:t>Model-concordant statistical calibration checks</w:t>
      </w:r>
    </w:p>
    <w:p w14:paraId="6710B754" w14:textId="4CCC44DD"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rather than simple Poisson models.</w:t>
      </w:r>
      <w:del w:id="97" w:author="Rachael Sumner" w:date="2026-08-07T15:11:00Z" w16du:dateUtc="2026-08-07T03:11:00Z">
        <w:r w:rsidDel="00F747FA">
          <w:delText xml:space="preserve"> </w:delText>
        </w:r>
      </w:del>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0756000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0A9D2567" w14:textId="77777777" w:rsidR="00AC6858" w:rsidRPr="00AC6858" w:rsidRDefault="00000000">
      <w:pPr>
        <w:rPr>
          <w:u w:val="single"/>
        </w:rPr>
      </w:pPr>
      <w:r w:rsidRPr="00AC6858">
        <w:rPr>
          <w:u w:val="single"/>
        </w:rPr>
        <w:t>Outcomes and statistics</w:t>
      </w:r>
    </w:p>
    <w:p w14:paraId="094C300A" w14:textId="6632C084"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applicability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79293379" w14:textId="77777777" w:rsidR="00F747FA" w:rsidRPr="00F747FA" w:rsidRDefault="00000000">
      <w:pPr>
        <w:rPr>
          <w:ins w:id="98" w:author="Rachael Sumner" w:date="2026-08-07T15:12:00Z" w16du:dateUtc="2026-08-07T03:12:00Z"/>
          <w:u w:val="single"/>
          <w:rPrChange w:id="99" w:author="Rachael Sumner" w:date="2026-08-07T15:12:00Z" w16du:dateUtc="2026-08-07T03:12:00Z">
            <w:rPr>
              <w:ins w:id="100" w:author="Rachael Sumner" w:date="2026-08-07T15:12:00Z" w16du:dateUtc="2026-08-07T03:12:00Z"/>
            </w:rPr>
          </w:rPrChange>
        </w:rPr>
      </w:pPr>
      <w:r w:rsidRPr="00F747FA">
        <w:rPr>
          <w:u w:val="single"/>
          <w:rPrChange w:id="101" w:author="Rachael Sumner" w:date="2026-08-07T15:12:00Z" w16du:dateUtc="2026-08-07T03:12:00Z">
            <w:rPr/>
          </w:rPrChange>
        </w:rPr>
        <w:t>Ethics</w:t>
      </w:r>
      <w:del w:id="102" w:author="Rachael Sumner" w:date="2026-08-07T15:12:00Z" w16du:dateUtc="2026-08-07T03:12:00Z">
        <w:r w:rsidRPr="00F747FA" w:rsidDel="00F747FA">
          <w:rPr>
            <w:u w:val="single"/>
            <w:rPrChange w:id="103" w:author="Rachael Sumner" w:date="2026-08-07T15:12:00Z" w16du:dateUtc="2026-08-07T03:12:00Z">
              <w:rPr/>
            </w:rPrChange>
          </w:rPr>
          <w:delText>.</w:delText>
        </w:r>
      </w:del>
      <w:r w:rsidRPr="00F747FA">
        <w:rPr>
          <w:u w:val="single"/>
          <w:rPrChange w:id="104" w:author="Rachael Sumner" w:date="2026-08-07T15:12:00Z" w16du:dateUtc="2026-08-07T03:12:00Z">
            <w:rPr/>
          </w:rPrChange>
        </w:rPr>
        <w:t xml:space="preserve"> </w:t>
      </w:r>
    </w:p>
    <w:p w14:paraId="4ADBB025" w14:textId="09E033A0" w:rsidR="004B250B" w:rsidRDefault="0096784E">
      <w:r>
        <w:lastRenderedPageBreak/>
        <w:t>This study used only synthetic data. Institutional review board approval, patient consent, and clinical-trial registration were not applicable. All figures and tables are original; permission to reproduce third-party material was not applicable.</w:t>
      </w:r>
    </w:p>
    <w:p w14:paraId="69016457" w14:textId="77777777" w:rsidR="004B250B" w:rsidRDefault="00000000">
      <w:pPr>
        <w:pStyle w:val="Heading1"/>
      </w:pPr>
      <w:r>
        <w:t>Results</w:t>
      </w:r>
    </w:p>
    <w:p w14:paraId="0EDDA264" w14:textId="77777777" w:rsidR="00AC6858" w:rsidRPr="00AC6858" w:rsidRDefault="00000000">
      <w:pPr>
        <w:rPr>
          <w:u w:val="single"/>
        </w:rPr>
      </w:pPr>
      <w:r w:rsidRPr="00AC6858">
        <w:rPr>
          <w:u w:val="single"/>
        </w:rPr>
        <w:t>Simulation cohort</w:t>
      </w:r>
    </w:p>
    <w:p w14:paraId="757342D5" w14:textId="6DE78332" w:rsidR="004B250B" w:rsidRDefault="00000000">
      <w:r>
        <w:t>The completed run included 100,000 synthetic participants. The healthy ovulatory cohort had 100.0% ovulatory cycles by design; the heterogeneous cohort had 79.0% ovulatory cycles, greater within-participant cycle-length variability, and similar seizure burden (Table 1). Every diary began at a randomly selected menstrual-cycle phase.</w:t>
      </w:r>
    </w:p>
    <w:p w14:paraId="0B1E9E20" w14:textId="3BFFD52C" w:rsidR="007E1DA8" w:rsidRDefault="00000000">
      <w:pPr>
        <w:rPr>
          <w:ins w:id="105" w:author="Goldenholz, Daniel M (HMFP - Neurology )" w:date="2026-08-11T23:47:00Z" w16du:dateUtc="2026-08-12T03:47:00Z"/>
          <w:u w:val="single"/>
        </w:rPr>
      </w:pPr>
      <w:r w:rsidRPr="00AC6858">
        <w:rPr>
          <w:u w:val="single"/>
        </w:rPr>
        <w:t>Full-diary</w:t>
      </w:r>
      <w:r w:rsidR="007E1DA8">
        <w:rPr>
          <w:u w:val="single"/>
        </w:rPr>
        <w:t xml:space="preserve"> CE</w:t>
      </w:r>
      <w:r w:rsidRPr="00AC6858">
        <w:rPr>
          <w:u w:val="single"/>
        </w:rPr>
        <w:t xml:space="preserve"> classification</w:t>
      </w:r>
    </w:p>
    <w:p w14:paraId="683A211D" w14:textId="735B1FCB" w:rsidR="00470D9D" w:rsidRDefault="00470D9D">
      <w:pPr>
        <w:rPr>
          <w:u w:val="single"/>
        </w:rPr>
      </w:pPr>
      <w:r>
        <w:t>We used strict Herzog phase labeling and the prespecified windowed Herzog pattern-specific ratio thresholds across each participant’s full 36-month diary. CE was classified in 11.4% of classifiable healthy-ovulatory participant-windows and in 36.4% of classifiable heterogeneous-cohort participant-windows under independence (Table 2). In the heterogeneous cohort, the C1/C2 union was 11.6%, whereas C3 was positive in 36.6% of C3-applicable windows. Thus, the between-cohort difference in the composite endpoint was primarily driven by the simulator-generated inadequate-luteal-phase designation.</w:t>
      </w:r>
    </w:p>
    <w:p w14:paraId="61D7CE6D" w14:textId="681A4F62" w:rsidR="004B250B" w:rsidDel="00470D9D" w:rsidRDefault="00000000">
      <w:pPr>
        <w:rPr>
          <w:del w:id="106" w:author="Goldenholz, Daniel M (HMFP - Neurology )" w:date="2026-08-11T23:49:00Z" w16du:dateUtc="2026-08-12T03:49:00Z"/>
        </w:rPr>
      </w:pPr>
      <w:del w:id="107" w:author="Goldenholz, Daniel M (HMFP - Neurology )" w:date="2026-08-11T23:49:00Z" w16du:dateUtc="2026-08-12T03:49:00Z">
        <w:r w:rsidDel="00470D9D">
          <w:delText>In strict</w:delText>
        </w:r>
      </w:del>
      <w:ins w:id="108" w:author="Rachael Sumner" w:date="2026-08-07T16:04:00Z" w16du:dateUtc="2026-08-07T04:04:00Z">
        <w:del w:id="109" w:author="Goldenholz, Daniel M (HMFP - Neurology )" w:date="2026-08-11T23:49:00Z" w16du:dateUtc="2026-08-12T03:49:00Z">
          <w:r w:rsidR="006D3CAE" w:rsidDel="00470D9D">
            <w:delText>23-25 day</w:delText>
          </w:r>
        </w:del>
      </w:ins>
      <w:del w:id="110" w:author="Goldenholz, Daniel M (HMFP - Neurology )" w:date="2026-08-11T23:49:00Z" w16du:dateUtc="2026-08-12T03:49:00Z">
        <w:r w:rsidDel="00470D9D">
          <w:delText>-Herzog</w:delText>
        </w:r>
      </w:del>
      <w:ins w:id="111" w:author="Rachael Sumner" w:date="2026-08-07T15:50:00Z" w16du:dateUtc="2026-08-07T03:50:00Z">
        <w:del w:id="112" w:author="Goldenholz, Daniel M (HMFP - Neurology )" w:date="2026-08-11T23:49:00Z" w16du:dateUtc="2026-08-12T03:49:00Z">
          <w:r w:rsidR="00245ADC" w:rsidDel="00470D9D">
            <w:delText xml:space="preserve"> cycles</w:delText>
          </w:r>
        </w:del>
      </w:ins>
      <w:del w:id="113" w:author="Goldenholz, Daniel M (HMFP - Neurology )" w:date="2026-08-11T23:49:00Z" w16du:dateUtc="2026-08-12T03:49:00Z">
        <w:r w:rsidDel="00470D9D">
          <w:delText xml:space="preserve"> 36-month windows, windowed Herzog </w:delText>
        </w:r>
      </w:del>
      <w:ins w:id="114" w:author="Rachael Sumner" w:date="2026-08-07T15:48:00Z" w16du:dateUtc="2026-08-07T03:48:00Z">
        <w:del w:id="115" w:author="Goldenholz, Daniel M (HMFP - Neurology )" w:date="2026-08-11T23:49:00Z" w16du:dateUtc="2026-08-12T03:49:00Z">
          <w:r w:rsidR="00245ADC" w:rsidDel="00470D9D">
            <w:delText>C1/C2/C3 Her</w:delText>
          </w:r>
        </w:del>
      </w:ins>
      <w:ins w:id="116" w:author="Rachael Sumner" w:date="2026-08-07T15:49:00Z" w16du:dateUtc="2026-08-07T03:49:00Z">
        <w:del w:id="117" w:author="Goldenholz, Daniel M (HMFP - Neurology )" w:date="2026-08-11T23:49:00Z" w16du:dateUtc="2026-08-12T03:49:00Z">
          <w:r w:rsidR="00245ADC" w:rsidDel="00470D9D">
            <w:delText>zog criteria</w:delText>
          </w:r>
        </w:del>
      </w:ins>
      <w:del w:id="118" w:author="Goldenholz, Daniel M (HMFP - Neurology )" w:date="2026-08-11T23:49:00Z" w16du:dateUtc="2026-08-12T03:49:00Z">
        <w:r w:rsidDel="00470D9D">
          <w:delText xml:space="preserve">thresholds classified 11.7% of healthy ovulatory and 36.0% of heterogeneous participants </w:delText>
        </w:r>
      </w:del>
      <w:ins w:id="119" w:author="Rachael Sumner" w:date="2026-08-07T15:49:00Z" w16du:dateUtc="2026-08-07T03:49:00Z">
        <w:del w:id="120" w:author="Goldenholz, Daniel M (HMFP - Neurology )" w:date="2026-08-11T23:49:00Z" w16du:dateUtc="2026-08-12T03:49:00Z">
          <w:r w:rsidR="00245ADC" w:rsidDel="00470D9D">
            <w:delText xml:space="preserve">as having CE </w:delText>
          </w:r>
        </w:del>
      </w:ins>
      <w:del w:id="121" w:author="Goldenholz, Daniel M (HMFP - Neurology )" w:date="2026-08-11T23:49:00Z" w16du:dateUtc="2026-08-12T03:49:00Z">
        <w:r w:rsidDel="00470D9D">
          <w:delText>under independence (Table 2). In the heterogeneous cohort, the C1/C2 union was 11.7%, similar to the healthy cohort’s 11.7%, whereas C3 positivity occurred in 37.0% of applicable windows. The excess was therefore primarily associated with the simulated inadequate-luteal-phase C3 mechanism (Figure 2 and Appendix S1).</w:delText>
        </w:r>
      </w:del>
    </w:p>
    <w:p w14:paraId="62017575" w14:textId="77777777" w:rsidR="00AC6858" w:rsidRPr="00AC6858" w:rsidRDefault="00000000">
      <w:pPr>
        <w:rPr>
          <w:u w:val="single"/>
        </w:rPr>
      </w:pPr>
      <w:r w:rsidRPr="00AC6858">
        <w:rPr>
          <w:u w:val="single"/>
        </w:rPr>
        <w:t>Observation windows</w:t>
      </w:r>
    </w:p>
    <w:p w14:paraId="2F171EC4" w14:textId="0D3C552A" w:rsidR="004B250B" w:rsidRDefault="00000000">
      <w:r>
        <w:t>Three-month false-positive rates were 41.6% and 51.3% in the healthy and heterogeneous cohorts, respectively. Rates declined with longer monitoring but remained definition-dependent (Figure 1). Exact Herzog applied to three complete cycles yielded 50.5% and 52.7% among classifiable windows, while many attempted windows were indeterminate. Appendix S1 reports C3 across every saved calendar and complete-cycle duration, minimum-data threshold sensitivities, and cumulative simulated C1, C2, and C3 ratio distributions.</w:t>
      </w:r>
    </w:p>
    <w:p w14:paraId="1E7FD896" w14:textId="77777777" w:rsidR="00AC6858" w:rsidRPr="00AC6858" w:rsidRDefault="00000000">
      <w:pPr>
        <w:rPr>
          <w:u w:val="single"/>
        </w:rPr>
      </w:pPr>
      <w:r w:rsidRPr="00AC6858">
        <w:rPr>
          <w:u w:val="single"/>
        </w:rPr>
        <w:t>Calibration checks</w:t>
      </w:r>
    </w:p>
    <w:p w14:paraId="2503FFA6" w14:textId="260C81A7" w:rsidR="004B250B" w:rsidRDefault="007F5FD7">
      <w:r>
        <w:t>The full-diary C1/C2 negative-binomial false-positive rate was 4.3% in the healthy cohort and 4.3% in the heterogeneous cohort, close to the prespecified 5% Type I error rate. In the 1% daily audit sample, 446 of 500 heterogeneous participants had a C3-applicable ratio window, but only 207 met the exploratory C3 model’s four-complete-inadequate-luteal-phase-cycle and four-seizure-day requirements. 11 participants were positive (5.3%; 95% Wilson confidence interval, 3.0%–9.3%; 2.2% of all 500 attempted participants).</w:t>
      </w:r>
    </w:p>
    <w:p w14:paraId="0FBA9F2F" w14:textId="77777777" w:rsidR="00AC6858" w:rsidRPr="00AC6858" w:rsidRDefault="00000000">
      <w:pPr>
        <w:rPr>
          <w:u w:val="single"/>
        </w:rPr>
      </w:pPr>
      <w:r w:rsidRPr="00AC6858">
        <w:rPr>
          <w:u w:val="single"/>
        </w:rPr>
        <w:t>Study-level and feature summaries</w:t>
      </w:r>
    </w:p>
    <w:p w14:paraId="257350DB" w14:textId="092D98F0"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53F1BB52" w14:textId="77777777" w:rsidR="004B250B" w:rsidRDefault="00000000">
      <w:pPr>
        <w:pStyle w:val="Heading1"/>
      </w:pPr>
      <w:r>
        <w:t>Discussion</w:t>
      </w:r>
    </w:p>
    <w:p w14:paraId="545F7E7B" w14:textId="64590F6A" w:rsidR="00D85222" w:rsidRDefault="00470D9D" w:rsidP="008215F2">
      <w:pPr>
        <w:rPr>
          <w:ins w:id="122" w:author="Goldenholz, Daniel M (HMFP - Neurology )" w:date="2026-08-11T23:59:00Z" w16du:dateUtc="2026-08-12T03:59:00Z"/>
        </w:rPr>
      </w:pPr>
      <w:ins w:id="123" w:author="Goldenholz, Daniel M (HMFP - Neurology )" w:date="2026-08-11T23:53:00Z" w16du:dateUtc="2026-08-12T03:53:00Z">
        <w:r>
          <w:t>This study</w:t>
        </w:r>
      </w:ins>
      <w:ins w:id="124" w:author="Goldenholz, Daniel M (HMFP - Neurology )" w:date="2026-08-11T23:54:00Z" w16du:dateUtc="2026-08-12T03:54:00Z">
        <w:r>
          <w:t xml:space="preserve"> </w:t>
        </w:r>
      </w:ins>
      <w:ins w:id="125" w:author="Goldenholz, Daniel M (HMFP - Neurology )" w:date="2026-08-11T23:56:00Z" w16du:dateUtc="2026-08-12T03:56:00Z">
        <w:r w:rsidR="008215F2">
          <w:t>quantified</w:t>
        </w:r>
      </w:ins>
      <w:ins w:id="126" w:author="Goldenholz, Daniel M (HMFP - Neurology )" w:date="2026-08-11T23:54:00Z" w16du:dateUtc="2026-08-12T03:54:00Z">
        <w:r>
          <w:t xml:space="preserve"> the false positive classification of severa</w:t>
        </w:r>
      </w:ins>
      <w:ins w:id="127" w:author="Goldenholz, Daniel M (HMFP - Neurology )" w:date="2026-08-11T23:55:00Z" w16du:dateUtc="2026-08-12T03:55:00Z">
        <w:r>
          <w:t xml:space="preserve">l </w:t>
        </w:r>
      </w:ins>
      <w:ins w:id="128" w:author="Goldenholz, Daniel M (HMFP - Neurology )" w:date="2026-08-11T23:54:00Z" w16du:dateUtc="2026-08-12T03:54:00Z">
        <w:r>
          <w:t>CE definitions using simulation</w:t>
        </w:r>
      </w:ins>
      <w:ins w:id="129" w:author="Goldenholz, Daniel M (HMFP - Neurology )" w:date="2026-08-11T23:55:00Z" w16du:dateUtc="2026-08-12T03:55:00Z">
        <w:r>
          <w:t xml:space="preserve">s that could not possibly </w:t>
        </w:r>
      </w:ins>
      <w:ins w:id="130" w:author="Goldenholz, Daniel M (HMFP - Neurology )" w:date="2026-08-11T23:57:00Z" w16du:dateUtc="2026-08-12T03:57:00Z">
        <w:r w:rsidR="008215F2">
          <w:t>include</w:t>
        </w:r>
      </w:ins>
      <w:ins w:id="131" w:author="Goldenholz, Daniel M (HMFP - Neurology )" w:date="2026-08-11T23:55:00Z" w16du:dateUtc="2026-08-12T03:55:00Z">
        <w:r>
          <w:t xml:space="preserve"> CE</w:t>
        </w:r>
      </w:ins>
      <w:ins w:id="132" w:author="Goldenholz, Daniel M (HMFP - Neurology )" w:date="2026-08-11T23:54:00Z" w16du:dateUtc="2026-08-12T03:54:00Z">
        <w:r>
          <w:t>.</w:t>
        </w:r>
      </w:ins>
      <w:ins w:id="133" w:author="Goldenholz, Daniel M (HMFP - Neurology )" w:date="2026-08-11T23:56:00Z" w16du:dateUtc="2026-08-12T03:56:00Z">
        <w:r w:rsidR="008215F2">
          <w:t xml:space="preserve"> </w:t>
        </w:r>
      </w:ins>
      <w:ins w:id="134" w:author="Goldenholz, Daniel M (HMFP - Neurology )" w:date="2026-08-11T23:53:00Z" w16du:dateUtc="2026-08-12T03:53:00Z">
        <w:r>
          <w:t>Using pooled ratio criteria in random three-calendar-month windows, false-positive classification occurred in 41.6% of healthy-ovulatory and 51.3% of heterogeneous-cohort participant-windows. These results demonstrate the sensitivity of ratio-based classification to short observation periods. They should not be compared directly with published CE prevalence estimates</w:t>
        </w:r>
      </w:ins>
      <w:ins w:id="135" w:author="Goldenholz, Daniel M (HMFP - Neurology )" w:date="2026-08-11T23:57:00Z" w16du:dateUtc="2026-08-12T03:57:00Z">
        <w:r w:rsidR="008215F2">
          <w:fldChar w:fldCharType="begin"/>
        </w:r>
      </w:ins>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136" w:author="Goldenholz, Daniel M (HMFP - Neurology )" w:date="2026-08-11T23:57:00Z" w16du:dateUtc="2026-08-12T03:57:00Z">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ins>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137" w:author="Goldenholz, Daniel M (HMFP - Neurology )" w:date="2026-08-11T23:57:00Z" w16du:dateUtc="2026-08-12T03:57:00Z">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ins>
      <w:ins w:id="138" w:author="Goldenholz, Daniel M (HMFP - Neurology )" w:date="2026-08-11T23:53:00Z" w16du:dateUtc="2026-08-12T03:53:00Z">
        <w:r>
          <w:t>of 39.1% and 44.2%, because those estimates were obtained in clinical cohorts using different cycle-eligibility, reproducibility, and denominator rules.</w:t>
        </w:r>
      </w:ins>
      <w:ins w:id="139" w:author="Goldenholz, Daniel M (HMFP - Neurology )" w:date="2026-08-11T23:58:00Z" w16du:dateUtc="2026-08-12T03:58:00Z">
        <w:r w:rsidR="008215F2">
          <w:t xml:space="preserve"> </w:t>
        </w:r>
      </w:ins>
    </w:p>
    <w:p w14:paraId="4A6F792A" w14:textId="77777777" w:rsidR="00D85222" w:rsidRDefault="00D85222" w:rsidP="008215F2">
      <w:pPr>
        <w:rPr>
          <w:ins w:id="140" w:author="Goldenholz, Daniel M (HMFP - Neurology )" w:date="2026-08-12T00:00:00Z" w16du:dateUtc="2026-08-12T04:00:00Z"/>
        </w:rPr>
      </w:pPr>
      <w:r>
        <w:lastRenderedPageBreak/>
        <w:t>The analysis most closely aligned with the original Herzog 2004 procedure applied the same-pattern-in-two-of-three rule to exactly three complete 23–35-day cycles. Under that definition, false-positive classification occurred in 50.5% and 52.7%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clinical cohorts.</w:t>
      </w:r>
    </w:p>
    <w:p w14:paraId="01C01A4E" w14:textId="6E118384" w:rsidR="00D85222" w:rsidRDefault="00D85222" w:rsidP="008215F2">
      <w:pPr>
        <w:rPr>
          <w:ins w:id="141" w:author="Goldenholz, Daniel M (HMFP - Neurology )" w:date="2026-08-11T23:59:00Z" w16du:dateUtc="2026-08-12T03:59:00Z"/>
        </w:rPr>
      </w:pPr>
      <w:ins w:id="142" w:author="Goldenholz, Daniel M (HMFP - Neurology )" w:date="2026-08-12T00:00:00Z" w16du:dateUtc="2026-08-12T04:00:00Z">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ins>
    </w:p>
    <w:p w14:paraId="62E2CFBA" w14:textId="2A811111" w:rsidR="00D85222" w:rsidRDefault="00AC6858" w:rsidP="008215F2">
      <w:pPr>
        <w:rPr>
          <w:ins w:id="143" w:author="Goldenholz, Daniel M (HMFP - Neurology )" w:date="2026-08-12T00:01:00Z" w16du:dateUtc="2026-08-12T04:01:00Z"/>
        </w:rPr>
      </w:pPr>
      <w:del w:id="144" w:author="Goldenholz, Daniel M (HMFP - Neurology )" w:date="2026-08-11T23:58:00Z" w16du:dateUtc="2026-08-12T03:58:00Z">
        <w:r w:rsidDel="008215F2">
          <w:delText xml:space="preserve">This simulation </w:delText>
        </w:r>
      </w:del>
      <w:ins w:id="145" w:author="Rachael Sumner" w:date="2026-08-07T20:13:00Z" w16du:dateUtc="2026-08-07T08:13:00Z">
        <w:del w:id="146" w:author="Goldenholz, Daniel M (HMFP - Neurology )" w:date="2026-08-11T23:58:00Z" w16du:dateUtc="2026-08-12T03:58:00Z">
          <w:r w:rsidR="00C063CB" w:rsidDel="008215F2">
            <w:delText xml:space="preserve">study simulated </w:delText>
          </w:r>
        </w:del>
      </w:ins>
      <w:del w:id="147" w:author="Goldenholz, Daniel M (HMFP - Neurology )" w:date="2026-08-11T23:58:00Z" w16du:dateUtc="2026-08-12T03:58:00Z">
        <w:r w:rsidDel="008215F2">
          <w:delText>of patients with seizures that were completely independent of their hormone cycles</w:delText>
        </w:r>
      </w:del>
      <w:ins w:id="148" w:author="Rachael Sumner" w:date="2026-08-07T20:13:00Z" w16du:dateUtc="2026-08-07T08:13:00Z">
        <w:del w:id="149" w:author="Goldenholz, Daniel M (HMFP - Neurology )" w:date="2026-08-11T23:58:00Z" w16du:dateUtc="2026-08-12T03:58:00Z">
          <w:r w:rsidR="00C063CB" w:rsidDel="008215F2">
            <w:delText xml:space="preserve"> </w:delText>
          </w:r>
        </w:del>
      </w:ins>
      <w:ins w:id="150" w:author="Rachael Sumner" w:date="2026-08-07T20:14:00Z" w16du:dateUtc="2026-08-07T08:14:00Z">
        <w:del w:id="151" w:author="Goldenholz, Daniel M (HMFP - Neurology )" w:date="2026-08-11T23:58:00Z" w16du:dateUtc="2026-08-12T03:58:00Z">
          <w:r w:rsidR="00C063CB" w:rsidDel="008215F2">
            <w:delText xml:space="preserve">in order to </w:delText>
          </w:r>
        </w:del>
      </w:ins>
      <w:ins w:id="152" w:author="Rachael Sumner" w:date="2026-08-07T20:13:00Z" w16du:dateUtc="2026-08-07T08:13:00Z">
        <w:del w:id="153" w:author="Goldenholz, Daniel M (HMFP - Neurology )" w:date="2026-08-11T23:58:00Z" w16du:dateUtc="2026-08-12T03:58:00Z">
          <w:r w:rsidR="00C063CB" w:rsidDel="008215F2">
            <w:delText>determin</w:delText>
          </w:r>
        </w:del>
      </w:ins>
      <w:ins w:id="154" w:author="Rachael Sumner" w:date="2026-08-07T20:14:00Z" w16du:dateUtc="2026-08-07T08:14:00Z">
        <w:del w:id="155" w:author="Goldenholz, Daniel M (HMFP - Neurology )" w:date="2026-08-11T23:58:00Z" w16du:dateUtc="2026-08-12T03:58:00Z">
          <w:r w:rsidR="00C063CB" w:rsidDel="008215F2">
            <w:delText>e</w:delText>
          </w:r>
        </w:del>
      </w:ins>
      <w:ins w:id="156" w:author="Rachael Sumner" w:date="2026-08-07T20:13:00Z" w16du:dateUtc="2026-08-07T08:13:00Z">
        <w:del w:id="157" w:author="Goldenholz, Daniel M (HMFP - Neurology )" w:date="2026-08-11T23:58:00Z" w16du:dateUtc="2026-08-12T03:58:00Z">
          <w:r w:rsidR="00C063CB" w:rsidDel="008215F2">
            <w:delText xml:space="preserve"> fals</w:delText>
          </w:r>
        </w:del>
      </w:ins>
      <w:ins w:id="158" w:author="Rachael Sumner" w:date="2026-08-07T20:14:00Z" w16du:dateUtc="2026-08-07T08:14:00Z">
        <w:del w:id="159" w:author="Goldenholz, Daniel M (HMFP - Neurology )" w:date="2026-08-11T23:58:00Z" w16du:dateUtc="2026-08-12T03:58:00Z">
          <w:r w:rsidR="00C063CB" w:rsidDel="008215F2">
            <w:delText xml:space="preserve">e-positive rates of </w:delText>
          </w:r>
        </w:del>
      </w:ins>
      <w:del w:id="160" w:author="Goldenholz, Daniel M (HMFP - Neurology )" w:date="2026-08-11T23:58:00Z" w16du:dateUtc="2026-08-12T03:58:00Z">
        <w:r w:rsidDel="008215F2">
          <w:delText xml:space="preserve"> found a significant degree of CE misclassification</w:delText>
        </w:r>
      </w:del>
      <w:ins w:id="161" w:author="Rachael Sumner" w:date="2026-08-07T20:14:00Z" w16du:dateUtc="2026-08-07T08:14:00Z">
        <w:del w:id="162" w:author="Goldenholz, Daniel M (HMFP - Neurology )" w:date="2026-08-11T23:58:00Z" w16du:dateUtc="2026-08-12T03:58:00Z">
          <w:r w:rsidR="00C063CB" w:rsidDel="008215F2">
            <w:delText xml:space="preserve"> that may also be occurring in the real world</w:delText>
          </w:r>
        </w:del>
      </w:ins>
      <w:ins w:id="163" w:author="Rachael Sumner" w:date="2026-08-07T18:31:00Z" w16du:dateUtc="2026-08-07T06:31:00Z">
        <w:del w:id="164" w:author="Goldenholz, Daniel M (HMFP - Neurology )" w:date="2026-08-11T23:58:00Z" w16du:dateUtc="2026-08-12T03:58:00Z">
          <w:r w:rsidR="0098580A" w:rsidDel="008215F2">
            <w:delText>. For the most commonly used 3-month menstrual cycle diary and Herzog</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ratios </w:delText>
          </w:r>
        </w:del>
      </w:ins>
      <w:ins w:id="165" w:author="Rachael Sumner" w:date="2026-08-07T18:32:00Z" w16du:dateUtc="2026-08-07T06:32:00Z">
        <w:del w:id="166" w:author="Goldenholz, Daniel M (HMFP - Neurology )" w:date="2026-08-11T23:58:00Z" w16du:dateUtc="2026-08-12T03:58:00Z">
          <w:r w:rsidR="0098580A" w:rsidDel="008215F2">
            <w:delText>the false-positive rate</w:delText>
          </w:r>
        </w:del>
      </w:ins>
      <w:ins w:id="167" w:author="Rachael Sumner" w:date="2026-08-09T09:36:00Z" w16du:dateUtc="2026-08-08T21:36:00Z">
        <w:del w:id="168" w:author="Goldenholz, Daniel M (HMFP - Neurology )" w:date="2026-08-11T23:58:00Z" w16du:dateUtc="2026-08-12T03:58:00Z">
          <w:r w:rsidR="0056505E" w:rsidDel="008215F2">
            <w:delText xml:space="preserve"> in our simulation</w:delText>
          </w:r>
        </w:del>
      </w:ins>
      <w:ins w:id="169" w:author="Rachael Sumner" w:date="2026-08-07T18:32:00Z" w16du:dateUtc="2026-08-07T06:32:00Z">
        <w:del w:id="170" w:author="Goldenholz, Daniel M (HMFP - Neurology )" w:date="2026-08-11T23:58:00Z" w16du:dateUtc="2026-08-12T03:58:00Z">
          <w:r w:rsidR="0098580A" w:rsidDel="008215F2">
            <w:delText xml:space="preserve"> is</w:delText>
          </w:r>
        </w:del>
      </w:ins>
      <w:del w:id="171" w:author="Goldenholz, Daniel M (HMFP - Neurology )" w:date="2026-08-11T23:58:00Z" w16du:dateUtc="2026-08-12T03:58:00Z">
        <w:r w:rsidDel="008215F2">
          <w:delText xml:space="preserve">. </w:delText>
        </w:r>
      </w:del>
      <w:ins w:id="172" w:author="Rachael Sumner" w:date="2026-08-07T18:27:00Z" w16du:dateUtc="2026-08-07T06:27:00Z">
        <w:del w:id="173" w:author="Goldenholz, Daniel M (HMFP - Neurology )" w:date="2026-08-11T23:58:00Z" w16du:dateUtc="2026-08-12T03:58:00Z">
          <w:r w:rsidR="0098580A" w:rsidDel="008215F2">
            <w:delText xml:space="preserve"> remarkably close to the population prevalence of </w:delText>
          </w:r>
        </w:del>
      </w:ins>
      <w:ins w:id="174" w:author="Rachael Sumner" w:date="2026-08-07T18:28:00Z" w16du:dateUtc="2026-08-07T06:28:00Z">
        <w:del w:id="175" w:author="Goldenholz, Daniel M (HMFP - Neurology )" w:date="2026-08-11T23:58:00Z" w16du:dateUtc="2026-08-12T03:58:00Z">
          <w:r w:rsidR="0098580A" w:rsidDel="008215F2">
            <w:delText>CE (39-44%</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w:delText>
          </w:r>
          <w:r w:rsidR="0098580A" w:rsidDel="008215F2">
            <w:fldChar w:fldCharType="begin"/>
          </w:r>
          <w:r w:rsidR="0098580A" w:rsidDel="008215F2">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98580A" w:rsidDel="008215F2">
            <w:fldChar w:fldCharType="separate"/>
          </w:r>
          <w:r w:rsidR="0098580A" w:rsidRPr="00F503D2" w:rsidDel="008215F2">
            <w:rPr>
              <w:rFonts w:eastAsiaTheme="minorEastAsia" w:cs="Times New Roman"/>
              <w:szCs w:val="24"/>
              <w:vertAlign w:val="superscript"/>
            </w:rPr>
            <w:delText>2</w:delText>
          </w:r>
          <w:r w:rsidR="0098580A" w:rsidDel="008215F2">
            <w:fldChar w:fldCharType="end"/>
          </w:r>
          <w:r w:rsidR="0098580A" w:rsidDel="008215F2">
            <w:delText xml:space="preserve">). </w:delText>
          </w:r>
        </w:del>
      </w:ins>
      <w:ins w:id="176" w:author="Rachael Sumner" w:date="2026-08-07T18:29:00Z" w16du:dateUtc="2026-08-07T06:29:00Z">
        <w:del w:id="177" w:author="Goldenholz, Daniel M (HMFP - Neurology )" w:date="2026-08-12T00:01:00Z" w16du:dateUtc="2026-08-12T04:01:00Z">
          <w:r w:rsidR="0098580A" w:rsidDel="00D85222">
            <w:delText>We found the</w:delText>
          </w:r>
        </w:del>
      </w:ins>
      <w:del w:id="178" w:author="Goldenholz, Daniel M (HMFP - Neurology )" w:date="2026-08-12T00:01:00Z" w16du:dateUtc="2026-08-12T04:01:00Z">
        <w:r w:rsidDel="00D85222">
          <w:delText xml:space="preserve">The magnitude </w:delText>
        </w:r>
      </w:del>
      <w:ins w:id="179" w:author="Rachael Sumner" w:date="2026-08-07T18:29:00Z" w16du:dateUtc="2026-08-07T06:29:00Z">
        <w:del w:id="180" w:author="Goldenholz, Daniel M (HMFP - Neurology )" w:date="2026-08-12T00:01:00Z" w16du:dateUtc="2026-08-12T04:01:00Z">
          <w:r w:rsidR="0098580A" w:rsidDel="00D85222">
            <w:delText xml:space="preserve">of such false-positives </w:delText>
          </w:r>
        </w:del>
      </w:ins>
      <w:del w:id="181" w:author="Goldenholz, Daniel M (HMFP - Neurology )" w:date="2026-08-12T00:01:00Z" w16du:dateUtc="2026-08-12T04:01:00Z">
        <w:r w:rsidDel="00D85222">
          <w:delText>depends on</w:delText>
        </w:r>
        <w:r w:rsidR="0074441A" w:rsidDel="00D85222">
          <w:delText xml:space="preserve"> CE definition</w:delText>
        </w:r>
        <w:r w:rsidDel="00D85222">
          <w:delText xml:space="preserve">, observation length, analyzability rules, and menstrual-cycle assumptions. </w:delText>
        </w:r>
      </w:del>
    </w:p>
    <w:p w14:paraId="7BAC29DA" w14:textId="20547395" w:rsidR="004B250B" w:rsidRDefault="00C063CB" w:rsidP="008215F2">
      <w:pPr>
        <w:rPr>
          <w:ins w:id="182" w:author="Rachael Sumner" w:date="2026-08-07T18:30:00Z" w16du:dateUtc="2026-08-07T06:30:00Z"/>
        </w:rPr>
      </w:pPr>
      <w:r>
        <w:t>The largest heterogeneous-cohort excess was C3-driven, whereas C1/C2 behavior was similar between cohorts.</w:t>
      </w:r>
    </w:p>
    <w:p w14:paraId="51798867" w14:textId="2AE0F668" w:rsidR="00C178F6" w:rsidRDefault="0098580A">
      <w:pPr>
        <w:rPr>
          <w:ins w:id="183" w:author="Goldenholz, Daniel M (HMFP - Neurology )" w:date="2026-08-12T00:24:00Z" w16du:dateUtc="2026-08-12T04:24:00Z"/>
        </w:rPr>
      </w:pPr>
      <w:ins w:id="184" w:author="Rachael Sumner" w:date="2026-08-07T18:30:00Z" w16du:dateUtc="2026-08-07T06:30:00Z">
        <w:r>
          <w:t>The r</w:t>
        </w:r>
      </w:ins>
      <w:ins w:id="185" w:author="Rachael Sumner" w:date="2026-08-07T20:15:00Z" w16du:dateUtc="2026-08-07T08:15:00Z">
        <w:r w:rsidR="00C063CB">
          <w:t xml:space="preserve">elationship between the simulated rate of CE and population prevalence </w:t>
        </w:r>
      </w:ins>
      <w:ins w:id="186" w:author="Rachael Sumner" w:date="2026-08-07T20:16:00Z" w16du:dateUtc="2026-08-07T08:16:00Z">
        <w:r w:rsidR="00C063CB">
          <w:t xml:space="preserve">from 3-month seizure diaries </w:t>
        </w:r>
      </w:ins>
      <w:ins w:id="187" w:author="Rachael Sumner" w:date="2026-08-07T18:30:00Z" w16du:dateUtc="2026-08-07T06:30:00Z">
        <w:r>
          <w:t>raise</w:t>
        </w:r>
      </w:ins>
      <w:ins w:id="188" w:author="Rachael Sumner" w:date="2026-08-07T20:19:00Z" w16du:dateUtc="2026-08-07T08:19:00Z">
        <w:r w:rsidR="00C063CB">
          <w:t>s</w:t>
        </w:r>
      </w:ins>
      <w:ins w:id="189" w:author="Rachael Sumner" w:date="2026-08-07T18:30:00Z" w16du:dateUtc="2026-08-07T06:30:00Z">
        <w:r>
          <w:t xml:space="preserve"> the question </w:t>
        </w:r>
      </w:ins>
      <w:ins w:id="190" w:author="Rachael Sumner" w:date="2026-08-07T19:02:00Z" w16du:dateUtc="2026-08-07T07:02:00Z">
        <w:r w:rsidR="00ED1221">
          <w:t>of</w:t>
        </w:r>
      </w:ins>
      <w:ins w:id="191" w:author="Rachael Sumner" w:date="2026-08-07T18:30:00Z" w16du:dateUtc="2026-08-07T06:30:00Z">
        <w:r>
          <w:t xml:space="preserve"> whether C1/C2/C3 </w:t>
        </w:r>
      </w:ins>
      <w:ins w:id="192" w:author="Rachael Sumner" w:date="2026-08-07T18:32:00Z" w16du:dateUtc="2026-08-07T06:32:00Z">
        <w:r>
          <w:t xml:space="preserve">as reported in the literature </w:t>
        </w:r>
      </w:ins>
      <w:ins w:id="193" w:author="Rachael Sumner" w:date="2026-08-07T20:16:00Z" w16du:dateUtc="2026-08-07T08:16:00Z">
        <w:r w:rsidR="00C063CB">
          <w:t>are anything other than</w:t>
        </w:r>
      </w:ins>
      <w:ins w:id="194" w:author="Rachael Sumner" w:date="2026-08-07T20:17:00Z" w16du:dateUtc="2026-08-07T08:17:00Z">
        <w:r w:rsidR="00C063CB">
          <w:t xml:space="preserve"> statistical</w:t>
        </w:r>
      </w:ins>
      <w:ins w:id="195" w:author="Rachael Sumner" w:date="2026-08-07T20:16:00Z" w16du:dateUtc="2026-08-07T08:16:00Z">
        <w:r w:rsidR="00C063CB">
          <w:t xml:space="preserve"> artefact</w:t>
        </w:r>
      </w:ins>
      <w:ins w:id="196" w:author="Rachael Sumner" w:date="2026-08-07T18:33:00Z" w16du:dateUtc="2026-08-07T06:33:00Z">
        <w:r>
          <w:t xml:space="preserve">. </w:t>
        </w:r>
      </w:ins>
      <w:ins w:id="197" w:author="Rachael Sumner" w:date="2026-08-07T20:20:00Z" w16du:dateUtc="2026-08-07T08:20:00Z">
        <w:r w:rsidR="00C063CB">
          <w:t xml:space="preserve">In support of the </w:t>
        </w:r>
      </w:ins>
      <w:ins w:id="198" w:author="Rachael Sumner" w:date="2026-08-07T20:21:00Z" w16du:dateUtc="2026-08-07T08:21:00Z">
        <w:r w:rsidR="00C063CB">
          <w:t>Herzog</w:t>
        </w:r>
      </w:ins>
      <w:ins w:id="199" w:author="Rachael Sumner" w:date="2026-08-07T20:20:00Z" w16du:dateUtc="2026-08-07T08:20:00Z">
        <w:r w:rsidR="00C063CB">
          <w:t xml:space="preserve"> classification</w:t>
        </w:r>
      </w:ins>
      <w:ins w:id="200" w:author="Rachael Sumner" w:date="2026-08-07T20:21:00Z" w16du:dateUtc="2026-08-07T08:21:00Z">
        <w:r w:rsidR="00C063CB">
          <w:t xml:space="preserve"> and definition of CE</w:t>
        </w:r>
      </w:ins>
      <w:ins w:id="201" w:author="Rachael Sumner" w:date="2026-08-07T20:20:00Z" w16du:dateUtc="2026-08-07T08:20:00Z">
        <w:r w:rsidR="00C063CB">
          <w:t>, the simulation</w:t>
        </w:r>
      </w:ins>
      <w:ins w:id="202" w:author="Rachael Sumner" w:date="2026-08-07T20:21:00Z" w16du:dateUtc="2026-08-07T08:21:00Z">
        <w:r w:rsidR="00C063CB">
          <w:t>s</w:t>
        </w:r>
      </w:ins>
      <w:ins w:id="203" w:author="Rachael Sumner" w:date="2026-08-07T20:20:00Z" w16du:dateUtc="2026-08-07T08:20:00Z">
        <w:r w:rsidR="00C063CB">
          <w:t xml:space="preserve"> </w:t>
        </w:r>
      </w:ins>
      <w:ins w:id="204" w:author="Rachael Sumner" w:date="2026-08-07T18:37:00Z" w16du:dateUtc="2026-08-07T06:37:00Z">
        <w:r w:rsidR="00A73594">
          <w:t>do not perfectly over</w:t>
        </w:r>
      </w:ins>
      <w:ins w:id="205" w:author="Rachael Sumner" w:date="2026-08-09T09:37:00Z" w16du:dateUtc="2026-08-08T21:37:00Z">
        <w:r w:rsidR="0056505E">
          <w:t xml:space="preserve">lay onto empirical and </w:t>
        </w:r>
        <w:del w:id="206" w:author="Goldenholz, Daniel M (HMFP - Neurology )" w:date="2026-08-11T23:05:00Z" w16du:dateUtc="2026-08-12T03:05:00Z">
          <w:r w:rsidR="0056505E" w:rsidDel="008510E8">
            <w:delText>real</w:delText>
          </w:r>
        </w:del>
      </w:ins>
      <w:ins w:id="207" w:author="Rachael Sumner" w:date="2026-08-09T09:38:00Z" w16du:dateUtc="2026-08-08T21:38:00Z">
        <w:del w:id="208" w:author="Goldenholz, Daniel M (HMFP - Neurology )" w:date="2026-08-11T23:05:00Z" w16du:dateUtc="2026-08-12T03:05:00Z">
          <w:r w:rsidR="0056505E" w:rsidDel="008510E8">
            <w:delText xml:space="preserve"> </w:delText>
          </w:r>
        </w:del>
      </w:ins>
      <w:ins w:id="209" w:author="Rachael Sumner" w:date="2026-08-09T09:37:00Z" w16du:dateUtc="2026-08-08T21:37:00Z">
        <w:del w:id="210" w:author="Goldenholz, Daniel M (HMFP - Neurology )" w:date="2026-08-11T23:05:00Z" w16du:dateUtc="2026-08-12T03:05:00Z">
          <w:r w:rsidR="0056505E" w:rsidDel="008510E8">
            <w:delText>world</w:delText>
          </w:r>
        </w:del>
      </w:ins>
      <w:ins w:id="211" w:author="Goldenholz, Daniel M (HMFP - Neurology )" w:date="2026-08-11T23:05:00Z" w16du:dateUtc="2026-08-12T03:05:00Z">
        <w:r w:rsidR="008510E8">
          <w:t>real-world</w:t>
        </w:r>
      </w:ins>
      <w:ins w:id="212" w:author="Rachael Sumner" w:date="2026-08-07T18:37:00Z" w16du:dateUtc="2026-08-07T06:37:00Z">
        <w:r w:rsidR="00A73594">
          <w:t xml:space="preserve"> relationship</w:t>
        </w:r>
      </w:ins>
      <w:ins w:id="213" w:author="Rachael Sumner" w:date="2026-08-09T09:38:00Z" w16du:dateUtc="2026-08-08T21:38:00Z">
        <w:r w:rsidR="0056505E">
          <w:t>s</w:t>
        </w:r>
      </w:ins>
      <w:ins w:id="214" w:author="Rachael Sumner" w:date="2026-08-07T18:37:00Z" w16du:dateUtc="2026-08-07T06:37:00Z">
        <w:r w:rsidR="00A73594">
          <w:t xml:space="preserve"> between the menstrual cycle and seizures</w:t>
        </w:r>
      </w:ins>
      <w:ins w:id="215" w:author="Rachael Sumner" w:date="2026-08-07T18:48:00Z" w16du:dateUtc="2026-08-07T06:48:00Z">
        <w:r w:rsidR="00311E34">
          <w:t>. F</w:t>
        </w:r>
      </w:ins>
      <w:ins w:id="216" w:author="Rachael Sumner" w:date="2026-08-07T18:45:00Z" w16du:dateUtc="2026-08-07T06:45:00Z">
        <w:r w:rsidR="00311E34">
          <w:t>or example</w:t>
        </w:r>
      </w:ins>
      <w:ins w:id="217" w:author="Rachael Sumner" w:date="2026-08-07T18:51:00Z" w16du:dateUtc="2026-08-07T06:51:00Z">
        <w:r w:rsidR="00311E34">
          <w:t>,</w:t>
        </w:r>
      </w:ins>
      <w:ins w:id="218" w:author="Rachael Sumner" w:date="2026-08-07T18:45:00Z" w16du:dateUtc="2026-08-07T06:45:00Z">
        <w:r w:rsidR="00311E34">
          <w:t xml:space="preserve"> when degree of</w:t>
        </w:r>
      </w:ins>
      <w:ins w:id="219" w:author="Rachael Sumner" w:date="2026-08-07T18:48:00Z" w16du:dateUtc="2026-08-07T06:48:00Z">
        <w:r w:rsidR="00311E34">
          <w:t xml:space="preserve"> C1</w:t>
        </w:r>
      </w:ins>
      <w:ins w:id="220" w:author="Rachael Sumner" w:date="2026-08-07T18:45:00Z" w16du:dateUtc="2026-08-07T06:45:00Z">
        <w:r w:rsidR="00311E34">
          <w:t xml:space="preserve"> exacerbation is </w:t>
        </w:r>
        <w:del w:id="221" w:author="Goldenholz, Daniel M (HMFP - Neurology )" w:date="2026-08-12T00:40:00Z" w16du:dateUtc="2026-08-12T04:40:00Z">
          <w:r w:rsidR="00311E34" w:rsidDel="005D6D01">
            <w:delText xml:space="preserve">taken into </w:delText>
          </w:r>
        </w:del>
        <w:r w:rsidR="00311E34">
          <w:t>account</w:t>
        </w:r>
      </w:ins>
      <w:ins w:id="222" w:author="Goldenholz, Daniel M (HMFP - Neurology )" w:date="2026-08-12T00:40:00Z" w16du:dateUtc="2026-08-12T04:40:00Z">
        <w:r w:rsidR="005D6D01">
          <w:t>ed for</w:t>
        </w:r>
      </w:ins>
      <w:ins w:id="223" w:author="Rachael Sumner" w:date="2026-08-07T18:45:00Z" w16du:dateUtc="2026-08-07T06:45:00Z">
        <w:r w:rsidR="00311E34">
          <w:t xml:space="preserve"> (</w:t>
        </w:r>
      </w:ins>
      <w:ins w:id="224" w:author="Rachael Sumner" w:date="2026-08-07T20:21:00Z" w16du:dateUtc="2026-08-07T08:21:00Z">
        <w:r w:rsidR="00C063CB">
          <w:t>Supplementary</w:t>
        </w:r>
      </w:ins>
      <w:ins w:id="225" w:author="Rachael Sumner" w:date="2026-08-07T18:45:00Z" w16du:dateUtc="2026-08-07T06:45:00Z">
        <w:r w:rsidR="00311E34">
          <w:t xml:space="preserve"> </w:t>
        </w:r>
      </w:ins>
      <w:ins w:id="226" w:author="Rachael Sumner" w:date="2026-08-07T20:21:00Z" w16du:dateUtc="2026-08-07T08:21:00Z">
        <w:r w:rsidR="00C063CB">
          <w:t>Table S4</w:t>
        </w:r>
      </w:ins>
      <w:ins w:id="227" w:author="Rachael Sumner" w:date="2026-08-07T18:45:00Z" w16du:dateUtc="2026-08-07T06:45:00Z">
        <w:r w:rsidR="00311E34">
          <w:t>)</w:t>
        </w:r>
      </w:ins>
      <w:ins w:id="228" w:author="Rachael Sumner" w:date="2026-08-07T18:51:00Z" w16du:dateUtc="2026-08-07T06:51:00Z">
        <w:r w:rsidR="00311E34">
          <w:t xml:space="preserve"> the false-positive rate underestimates </w:t>
        </w:r>
      </w:ins>
      <w:ins w:id="229" w:author="Rachael Sumner" w:date="2026-08-07T18:54:00Z" w16du:dateUtc="2026-08-07T06:54:00Z">
        <w:r w:rsidR="00311E34">
          <w:t xml:space="preserve">prevalence. </w:t>
        </w:r>
      </w:ins>
    </w:p>
    <w:p w14:paraId="67953912" w14:textId="16C066A5" w:rsidR="00886E0F" w:rsidRDefault="00C178F6">
      <w:pPr>
        <w:rPr>
          <w:ins w:id="230" w:author="Rachael Sumner" w:date="2026-08-07T19:08:00Z" w16du:dateUtc="2026-08-07T07:08:00Z"/>
        </w:rPr>
      </w:pPr>
      <w:r>
        <w:t>Across cumulative C1 ratio thresholds from 1.69 to 10, the proportions reported by Herzog (2015)</w:t>
      </w:r>
      <w:ins w:id="231" w:author="Goldenholz, Daniel M (HMFP - Neurology )" w:date="2026-08-12T00:25:00Z" w16du:dateUtc="2026-08-12T04:25:00Z">
        <w:r>
          <w:fldChar w:fldCharType="begin"/>
        </w:r>
      </w:ins>
      <w:r>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32" w:author="Goldenholz, Daniel M (HMFP - Neurology )" w:date="2026-08-12T00:25:00Z" w16du:dateUtc="2026-08-12T04:25:00Z">
        <w:r>
          <w:fldChar w:fldCharType="separate"/>
        </w:r>
        <w:r w:rsidRPr="00F503D2">
          <w:rPr>
            <w:rFonts w:eastAsiaTheme="minorEastAsia" w:cs="Times New Roman"/>
            <w:szCs w:val="24"/>
            <w:vertAlign w:val="superscript"/>
          </w:rPr>
          <w:t>2</w:t>
        </w:r>
        <w:r>
          <w:fldChar w:fldCharType="end"/>
        </w:r>
      </w:ins>
      <w:r>
        <w:t xml:space="preserve"> exceeded the corresponding simulated heterogeneous-cohort proportions by 1.01–10.81 percentage points, equivalent to relative differences of 19%–87% (Appendix Table S4).</w:t>
      </w:r>
    </w:p>
    <w:p w14:paraId="7E1C288B" w14:textId="61FC9BEB" w:rsidR="001E7EC1" w:rsidDel="0056505E" w:rsidRDefault="00ED1221">
      <w:pPr>
        <w:rPr>
          <w:del w:id="233" w:author="Rachael Sumner" w:date="2026-08-07T18:29:00Z" w16du:dateUtc="2026-08-07T06:29:00Z"/>
        </w:rPr>
      </w:pPr>
      <w:ins w:id="234" w:author="Rachael Sumner" w:date="2026-08-07T18:56:00Z" w16du:dateUtc="2026-08-07T06:56:00Z">
        <w:r>
          <w:t>There is a considerable body of literature on how menstrual cycle steroidal fluctuations can</w:t>
        </w:r>
      </w:ins>
      <w:ins w:id="235" w:author="Rachael Sumner" w:date="2026-08-07T19:01:00Z" w16du:dateUtc="2026-08-07T07:01:00Z">
        <w:r>
          <w:t xml:space="preserve"> physiologically</w:t>
        </w:r>
      </w:ins>
      <w:ins w:id="236" w:author="Rachael Sumner" w:date="2026-08-07T18:56:00Z" w16du:dateUtc="2026-08-07T06:56:00Z">
        <w:r>
          <w:t xml:space="preserve"> exacerbate seizures</w:t>
        </w:r>
      </w:ins>
      <w:ins w:id="237" w:author="Rachael Sumner" w:date="2026-08-09T10:53:00Z" w16du:dateUtc="2026-08-08T22:53:00Z">
        <w:r w:rsidR="00C22BE3">
          <w:t xml:space="preserve"> </w:t>
        </w:r>
        <w:r w:rsidR="00C22BE3">
          <w:fldChar w:fldCharType="begin"/>
        </w:r>
      </w:ins>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38" w:author="Rachael Sumner" w:date="2026-08-09T10:53:00Z" w16du:dateUtc="2026-08-08T22:53:00Z">
        <w:r w:rsidR="00C22BE3">
          <w:fldChar w:fldCharType="separate"/>
        </w:r>
        <w:r w:rsidR="00C22BE3" w:rsidRPr="00F503D2">
          <w:rPr>
            <w:rFonts w:eastAsiaTheme="minorEastAsia" w:cs="Times New Roman"/>
            <w:szCs w:val="24"/>
            <w:vertAlign w:val="superscript"/>
          </w:rPr>
          <w:t>2</w:t>
        </w:r>
        <w:r w:rsidR="00C22BE3">
          <w:fldChar w:fldCharType="end"/>
        </w:r>
      </w:ins>
      <w:ins w:id="239" w:author="Rachael Sumner" w:date="2026-08-07T18:56:00Z" w16du:dateUtc="2026-08-07T06:56:00Z">
        <w:r>
          <w:t xml:space="preserve">. </w:t>
        </w:r>
      </w:ins>
      <w:ins w:id="240" w:author="Rachael Sumner" w:date="2026-08-07T18:57:00Z" w16du:dateUtc="2026-08-07T06:57:00Z">
        <w:r>
          <w:t xml:space="preserve">Further, while there are few randomized controlled trials, there </w:t>
        </w:r>
      </w:ins>
      <w:ins w:id="241" w:author="Rachael Sumner" w:date="2026-08-07T18:58:00Z" w16du:dateUtc="2026-08-07T06:58:00Z">
        <w:r>
          <w:t xml:space="preserve">are studies reporting </w:t>
        </w:r>
      </w:ins>
      <w:ins w:id="242" w:author="Rachael Sumner" w:date="2026-08-07T18:57:00Z" w16du:dateUtc="2026-08-07T06:57:00Z">
        <w:r>
          <w:t xml:space="preserve">that treatments that stop the fluctuations of hormones may be effective in reducing seizure burden in </w:t>
        </w:r>
      </w:ins>
      <w:ins w:id="243" w:author="Rachael Sumner" w:date="2026-08-07T18:58:00Z" w16du:dateUtc="2026-08-07T06:58:00Z">
        <w:r>
          <w:t>women reporting CE.</w:t>
        </w:r>
      </w:ins>
      <w:ins w:id="244" w:author="Rachael Sumner" w:date="2026-08-07T18:59:00Z" w16du:dateUtc="2026-08-07T06:59:00Z">
        <w:r>
          <w:t xml:space="preserve"> But</w:t>
        </w:r>
      </w:ins>
      <w:ins w:id="245" w:author="Rachael Sumner" w:date="2026-08-09T09:47:00Z" w16du:dateUtc="2026-08-08T21:47:00Z">
        <w:r w:rsidR="00CA5711">
          <w:t xml:space="preserve"> overall,</w:t>
        </w:r>
      </w:ins>
      <w:ins w:id="246" w:author="Rachael Sumner" w:date="2026-08-07T18:59:00Z" w16du:dateUtc="2026-08-07T06:59:00Z">
        <w:r>
          <w:t xml:space="preserve"> treatment evidence remains limited and mixed</w:t>
        </w:r>
        <w:r>
          <w:fldChar w:fldCharType="begin"/>
        </w:r>
      </w:ins>
      <w:r w:rsidR="002474EA">
        <w:instrText xml:space="preserve"> ADDIN ZOTERO_ITEM CSL_CITATION {"citationID":"0MZvkEqL","properties":{"unsorted":false,"formattedCitation":"\\super 14\\nosupersub{}","plainCitation":"14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ins w:id="247" w:author="Rachael Sumner" w:date="2026-08-07T18:59:00Z" w16du:dateUtc="2026-08-07T06:59:00Z">
        <w:r>
          <w:fldChar w:fldCharType="separate"/>
        </w:r>
      </w:ins>
      <w:r w:rsidR="002474EA" w:rsidRPr="002474EA">
        <w:rPr>
          <w:rFonts w:eastAsiaTheme="minorEastAsia" w:cs="Times New Roman"/>
          <w:szCs w:val="24"/>
          <w:vertAlign w:val="superscript"/>
        </w:rPr>
        <w:t>14</w:t>
      </w:r>
      <w:ins w:id="248" w:author="Rachael Sumner" w:date="2026-08-07T18:59:00Z" w16du:dateUtc="2026-08-07T06:59:00Z">
        <w:r>
          <w:fldChar w:fldCharType="end"/>
        </w:r>
        <w:r>
          <w:t xml:space="preserve"> </w:t>
        </w:r>
        <w:r>
          <w:fldChar w:fldCharType="begin"/>
        </w:r>
      </w:ins>
      <w:r w:rsidR="002474EA">
        <w:instrText xml:space="preserve"> ADDIN ZOTERO_ITEM CSL_CITATION {"citationID":"eTSd3Eut","properties":{"unsorted":false,"formattedCitation":"\\super 15,16\\nosupersub{}","plainCitation":"15,16","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ins w:id="249" w:author="Rachael Sumner" w:date="2026-08-07T18:59:00Z" w16du:dateUtc="2026-08-07T06:59:00Z">
        <w:r>
          <w:fldChar w:fldCharType="separate"/>
        </w:r>
      </w:ins>
      <w:r w:rsidR="002474EA" w:rsidRPr="002474EA">
        <w:rPr>
          <w:rFonts w:eastAsiaTheme="minorEastAsia" w:cs="Times New Roman"/>
          <w:szCs w:val="24"/>
          <w:vertAlign w:val="superscript"/>
        </w:rPr>
        <w:t>15,16</w:t>
      </w:r>
      <w:ins w:id="250" w:author="Rachael Sumner" w:date="2026-08-07T18:59:00Z" w16du:dateUtc="2026-08-07T06:59:00Z">
        <w:r>
          <w:fldChar w:fldCharType="end"/>
        </w:r>
      </w:ins>
      <w:ins w:id="251" w:author="Rachael Sumner" w:date="2026-08-07T20:22:00Z" w16du:dateUtc="2026-08-07T08:22:00Z">
        <w:r w:rsidR="00C063CB">
          <w:t xml:space="preserve"> </w:t>
        </w:r>
      </w:ins>
    </w:p>
    <w:p w14:paraId="61A3D8DA" w14:textId="77777777" w:rsidR="0056505E" w:rsidRDefault="0056505E">
      <w:pPr>
        <w:rPr>
          <w:ins w:id="252" w:author="Rachael Sumner" w:date="2026-08-09T09:38:00Z" w16du:dateUtc="2026-08-08T21:38:00Z"/>
        </w:rPr>
      </w:pPr>
    </w:p>
    <w:p w14:paraId="16CE9412" w14:textId="52A5617C" w:rsidR="004B250B" w:rsidDel="00D34224" w:rsidRDefault="00CA5711">
      <w:pPr>
        <w:rPr>
          <w:moveFrom w:id="253" w:author="Rachael Sumner" w:date="2026-08-07T18:03:00Z" w16du:dateUtc="2026-08-07T06:03:00Z"/>
        </w:rPr>
      </w:pPr>
      <w:ins w:id="254" w:author="Rachael Sumner" w:date="2026-08-09T09:47:00Z" w16du:dateUtc="2026-08-08T21:47:00Z">
        <w:r>
          <w:t>T</w:t>
        </w:r>
      </w:ins>
      <w:ins w:id="255" w:author="Rachael Sumner" w:date="2026-08-09T09:38:00Z" w16du:dateUtc="2026-08-08T21:38:00Z">
        <w:r w:rsidR="0056505E">
          <w:t>his simulation study suggests actual rates of C</w:t>
        </w:r>
      </w:ins>
      <w:ins w:id="256" w:author="Rachael Sumner" w:date="2026-08-09T09:41:00Z" w16du:dateUtc="2026-08-08T21:41:00Z">
        <w:r w:rsidR="0056505E">
          <w:t>1/C2/C3 CE as diagnosed using the Herzog criteria</w:t>
        </w:r>
      </w:ins>
      <w:ins w:id="257" w:author="Rachael Sumner" w:date="2026-08-09T09:42:00Z" w16du:dateUtc="2026-08-08T21:42:00Z">
        <w:r w:rsidR="0056505E">
          <w:fldChar w:fldCharType="begin"/>
        </w:r>
      </w:ins>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258" w:author="Rachael Sumner" w:date="2026-08-09T09:42:00Z" w16du:dateUtc="2026-08-08T21:42: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59" w:author="Rachael Sumner" w:date="2026-08-09T09:42:00Z" w16du:dateUtc="2026-08-08T21:42:00Z">
        <w:r w:rsidR="0056505E">
          <w:fldChar w:fldCharType="separate"/>
        </w:r>
        <w:r w:rsidR="0056505E" w:rsidRPr="00F503D2">
          <w:rPr>
            <w:rFonts w:eastAsiaTheme="minorEastAsia" w:cs="Times New Roman"/>
            <w:szCs w:val="24"/>
            <w:vertAlign w:val="superscript"/>
          </w:rPr>
          <w:t>2</w:t>
        </w:r>
        <w:r w:rsidR="0056505E">
          <w:fldChar w:fldCharType="end"/>
        </w:r>
      </w:ins>
      <w:ins w:id="260" w:author="Rachael Sumner" w:date="2026-08-09T09:41:00Z" w16du:dateUtc="2026-08-08T21:41:00Z">
        <w:r w:rsidR="0056505E">
          <w:t xml:space="preserve"> </w:t>
        </w:r>
      </w:ins>
      <w:ins w:id="261" w:author="Rachael Sumner" w:date="2026-08-09T09:42:00Z" w16du:dateUtc="2026-08-08T21:42:00Z">
        <w:r w:rsidR="0056505E">
          <w:t xml:space="preserve">may </w:t>
        </w:r>
      </w:ins>
      <w:ins w:id="262" w:author="Rachael Sumner" w:date="2026-08-09T09:38:00Z" w16du:dateUtc="2026-08-08T21:38:00Z">
        <w:r w:rsidR="0056505E">
          <w:t xml:space="preserve">be considerably less than current accounts. </w:t>
        </w:r>
      </w:ins>
      <w:ins w:id="263" w:author="Rachael Sumner" w:date="2026-08-09T09:41:00Z" w16du:dateUtc="2026-08-08T21:41:00Z">
        <w:r w:rsidR="0056505E">
          <w:t>F</w:t>
        </w:r>
      </w:ins>
      <w:ins w:id="264" w:author="Rachael Sumner" w:date="2026-08-09T09:38:00Z" w16du:dateUtc="2026-08-08T21:38:00Z">
        <w:r w:rsidR="0056505E">
          <w:t>urthermore, that the cur</w:t>
        </w:r>
      </w:ins>
      <w:ins w:id="265" w:author="Rachael Sumner" w:date="2026-08-09T09:39:00Z" w16du:dateUtc="2026-08-08T21:39:00Z">
        <w:r w:rsidR="0056505E">
          <w:t>rent commonly used definitions</w:t>
        </w:r>
      </w:ins>
      <w:ins w:id="266" w:author="Rachael Sumner" w:date="2026-08-09T09:42:00Z" w16du:dateUtc="2026-08-08T21:42:00Z">
        <w:r w:rsidR="0056505E">
          <w:t xml:space="preserve"> </w:t>
        </w:r>
      </w:ins>
      <w:ins w:id="267" w:author="Rachael Sumner" w:date="2026-08-09T09:39:00Z" w16du:dateUtc="2026-08-08T21:39:00Z">
        <w:r w:rsidR="0056505E">
          <w:t xml:space="preserve">are vulnerable to </w:t>
        </w:r>
      </w:ins>
      <w:ins w:id="268" w:author="Rachael Sumner" w:date="2026-08-09T09:45:00Z" w16du:dateUtc="2026-08-08T21:45:00Z">
        <w:r>
          <w:t>statistical artefact</w:t>
        </w:r>
      </w:ins>
      <w:ins w:id="269" w:author="Rachael Sumner" w:date="2026-08-09T09:39:00Z" w16du:dateUtc="2026-08-08T21:39:00Z">
        <w:r w:rsidR="0056505E">
          <w:t>. As such</w:t>
        </w:r>
      </w:ins>
      <w:ins w:id="270" w:author="Rachael Sumner" w:date="2026-08-09T09:42:00Z" w16du:dateUtc="2026-08-08T21:42:00Z">
        <w:r w:rsidR="0056505E">
          <w:t>,</w:t>
        </w:r>
      </w:ins>
      <w:moveFromRangeStart w:id="271" w:author="Rachael Sumner" w:date="2026-08-07T18:03:00Z" w:name="move237018196"/>
      <w:moveFrom w:id="272" w:author="Rachael Sumner" w:date="2026-08-07T18:03:00Z" w16du:dateUtc="2026-08-07T06:03:00Z">
        <w:r w:rsidDel="00D34224">
          <w:t>The model-concordant negative-binomial findings address implementation-level calibration under related model assumptions, not clinical usefulness or superiority. C1/C2 rates near 5% are expected for tests constructed around a 5% Type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From>
    </w:p>
    <w:moveFromRangeEnd w:id="271"/>
    <w:p w14:paraId="0E134465" w14:textId="69B91E18" w:rsidR="004B250B" w:rsidDel="00ED1221" w:rsidRDefault="00000000">
      <w:pPr>
        <w:rPr>
          <w:del w:id="273" w:author="Rachael Sumner" w:date="2026-08-07T19:04:00Z" w16du:dateUtc="2026-08-07T07:04:00Z"/>
        </w:rPr>
      </w:pPr>
      <w:del w:id="274" w:author="Rachael Sumner" w:date="2026-08-07T18:58:00Z" w16du:dateUtc="2026-08-07T06:58:00Z">
        <w:r w:rsidDel="00ED1221">
          <w:delText>Earlier studies established biologically plausible and clinically important C1, C2, and C3 patterns</w:delText>
        </w:r>
      </w:del>
      <w:del w:id="275" w:author="Rachael Sumner" w:date="2026-08-07T18:13:00Z" w16du:dateUtc="2026-08-07T06:13:00Z">
        <w:r w:rsidDel="001E7EC1">
          <w:delText>,</w:delText>
        </w:r>
      </w:del>
      <w:del w:id="276" w:author="Rachael Sumner" w:date="2026-08-07T18:58:00Z" w16du:dateUtc="2026-08-07T06:58:00Z">
        <w:r w:rsidDel="00ED1221">
          <w:delText xml:space="preserve"> </w:delText>
        </w:r>
      </w:del>
      <w:del w:id="277" w:author="Rachael Sumner" w:date="2026-08-07T18:13:00Z" w16du:dateUtc="2026-08-07T06:13:00Z">
        <w:r w:rsidDel="001E7EC1">
          <w:delText>and</w:delText>
        </w:r>
      </w:del>
      <w:del w:id="278" w:author="Rachael Sumner" w:date="2026-08-07T18:58:00Z" w16du:dateUtc="2026-08-07T06:58:00Z">
        <w:r w:rsidDel="00ED1221">
          <w:delText xml:space="preserve"> treatment evidence remains limited and mixed</w:delText>
        </w:r>
      </w:del>
      <w:del w:id="279" w:author="Rachael Sumner" w:date="2026-08-07T18:16:00Z" w16du:dateUtc="2026-08-07T06:16:00Z">
        <w:r w:rsidDel="001E7EC1">
          <w:delText>.</w:delText>
        </w:r>
      </w:del>
      <w:del w:id="280" w:author="Rachael Sumner" w:date="2026-08-07T18:58:00Z" w16du:dateUtc="2026-08-07T06:58:00Z">
        <w:r w:rsidR="00CB29DC" w:rsidDel="00ED1221">
          <w:fldChar w:fldCharType="begin"/>
        </w:r>
        <w:r w:rsidR="00CB29DC" w:rsidDel="00ED1221">
          <w:del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delInstrText>
        </w:r>
        <w:r w:rsidR="00CB29DC" w:rsidDel="00ED1221">
          <w:fldChar w:fldCharType="separate"/>
        </w:r>
        <w:r w:rsidR="00CB29DC" w:rsidRPr="00CB29DC" w:rsidDel="00ED1221">
          <w:rPr>
            <w:rFonts w:eastAsiaTheme="minorEastAsia" w:cs="Times New Roman"/>
            <w:szCs w:val="24"/>
            <w:vertAlign w:val="superscript"/>
          </w:rPr>
          <w:delText>13</w:delText>
        </w:r>
        <w:r w:rsidR="00CB29DC" w:rsidDel="00ED1221">
          <w:fldChar w:fldCharType="end"/>
        </w:r>
        <w:r w:rsidDel="00ED1221">
          <w:delText xml:space="preserve"> </w:delText>
        </w:r>
        <w:r w:rsidR="00B35E5A" w:rsidDel="00ED1221">
          <w:fldChar w:fldCharType="begin"/>
        </w:r>
        <w:r w:rsidR="00B35E5A" w:rsidDel="00ED1221">
          <w:del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delInstrText>
        </w:r>
        <w:r w:rsidR="00B35E5A" w:rsidDel="00ED1221">
          <w:fldChar w:fldCharType="separate"/>
        </w:r>
        <w:r w:rsidR="00B35E5A" w:rsidRPr="00B35E5A" w:rsidDel="00ED1221">
          <w:rPr>
            <w:rFonts w:eastAsiaTheme="minorEastAsia" w:cs="Times New Roman"/>
            <w:szCs w:val="24"/>
            <w:vertAlign w:val="superscript"/>
          </w:rPr>
          <w:delText>14,15</w:delText>
        </w:r>
        <w:r w:rsidR="00B35E5A" w:rsidDel="00ED1221">
          <w:fldChar w:fldCharType="end"/>
        </w:r>
        <w:r w:rsidDel="00ED1221">
          <w:delText xml:space="preserve"> </w:delText>
        </w:r>
      </w:del>
      <w:del w:id="281" w:author="Rachael Sumner" w:date="2026-08-07T18:17:00Z" w16du:dateUtc="2026-08-07T06:17:00Z">
        <w:r w:rsidDel="001E7EC1">
          <w:delText>T</w:delText>
        </w:r>
      </w:del>
      <w:del w:id="282" w:author="Rachael Sumner" w:date="2026-08-07T18:58:00Z" w16du:dateUtc="2026-08-07T06:58:00Z">
        <w:r w:rsidDel="00ED1221">
          <w:delText xml:space="preserve">he present study </w:delText>
        </w:r>
      </w:del>
      <w:del w:id="283" w:author="Rachael Sumner" w:date="2026-08-07T18:17:00Z" w16du:dateUtc="2026-08-07T06:17:00Z">
        <w:r w:rsidDel="001E7EC1">
          <w:delText xml:space="preserve">instead </w:delText>
        </w:r>
      </w:del>
      <w:del w:id="284" w:author="Rachael Sumner" w:date="2026-08-07T18:58:00Z" w16du:dateUtc="2026-08-07T06:58:00Z">
        <w:r w:rsidDel="00ED1221">
          <w:delText xml:space="preserve">estimates a diagnostic background rate generated by chance alignment of independently simulated structured processes. </w:delText>
        </w:r>
      </w:del>
      <w:ins w:id="285" w:author="Rachael Sumner" w:date="2026-08-09T09:39:00Z" w16du:dateUtc="2026-08-08T21:39:00Z">
        <w:r w:rsidR="0056505E">
          <w:t xml:space="preserve"> t</w:t>
        </w:r>
      </w:ins>
      <w:ins w:id="286" w:author="Rachael Sumner" w:date="2026-08-07T19:09:00Z" w16du:dateUtc="2026-08-07T07:09:00Z">
        <w:r w:rsidR="00886E0F">
          <w:t>his study point</w:t>
        </w:r>
      </w:ins>
      <w:ins w:id="287" w:author="Rachael Sumner" w:date="2026-08-07T19:10:00Z" w16du:dateUtc="2026-08-07T07:10:00Z">
        <w:r w:rsidR="00886E0F">
          <w:t>s</w:t>
        </w:r>
      </w:ins>
      <w:ins w:id="288" w:author="Rachael Sumner" w:date="2026-08-07T19:09:00Z" w16du:dateUtc="2026-08-07T07:09:00Z">
        <w:r w:rsidR="00886E0F">
          <w:t xml:space="preserve"> to </w:t>
        </w:r>
      </w:ins>
      <w:del w:id="289" w:author="Rachael Sumner" w:date="2026-08-07T19:04:00Z" w16du:dateUtc="2026-08-07T07:04:00Z">
        <w:r w:rsidDel="00ED1221">
          <w:delText>It does not estimate true prevalence, sensitivity, positive predictive value, or treatment response.</w:delText>
        </w:r>
        <w:r w:rsidR="007E1DA8" w:rsidDel="00ED1221">
          <w:delText xml:space="preserve"> Rather, consider </w:delText>
        </w:r>
      </w:del>
      <w:del w:id="290" w:author="Rachael Sumner" w:date="2026-08-07T19:03:00Z" w16du:dateUtc="2026-08-07T07:03:00Z">
        <w:r w:rsidR="007E1DA8" w:rsidDel="00ED1221">
          <w:delText xml:space="preserve">simulations of this sort </w:delText>
        </w:r>
      </w:del>
      <w:ins w:id="291" w:author="Brandon Westover" w:date="2026-07-31T22:52:00Z" w16du:dateUtc="2026-08-01T05:52:00Z">
        <w:del w:id="292" w:author="Rachael Sumner" w:date="2026-08-07T19:03:00Z" w16du:dateUtc="2026-08-07T07:03:00Z">
          <w:r w:rsidR="00C31E67" w:rsidDel="00ED1221">
            <w:delText xml:space="preserve">show that </w:delText>
          </w:r>
        </w:del>
      </w:ins>
      <w:del w:id="293" w:author="Rachael Sumner" w:date="2026-08-07T19:03:00Z" w16du:dateUtc="2026-08-07T07:03:00Z">
        <w:r w:rsidR="007E1DA8" w:rsidDel="00ED1221">
          <w:delText>as a lower limit that these CE</w:delText>
        </w:r>
      </w:del>
      <w:ins w:id="294" w:author="Brandon Westover" w:date="2026-07-31T22:53:00Z" w16du:dateUtc="2026-08-01T05:53:00Z">
        <w:del w:id="295" w:author="Rachael Sumner" w:date="2026-08-07T19:03:00Z" w16du:dateUtc="2026-08-07T07:03:00Z">
          <w:r w:rsidR="00C31E67" w:rsidDel="00ED1221">
            <w:delText>commonly used criteria</w:delText>
          </w:r>
        </w:del>
      </w:ins>
      <w:del w:id="296" w:author="Rachael Sumner" w:date="2026-08-07T19:03:00Z" w16du:dateUtc="2026-08-07T07:03:00Z">
        <w:r w:rsidR="007E1DA8" w:rsidDel="00ED1221">
          <w:delText xml:space="preserve"> definitions are capable of – they are always expected to detect </w:delText>
        </w:r>
      </w:del>
      <w:del w:id="297" w:author="Rachael Sumner" w:date="2026-08-07T18:18:00Z" w16du:dateUtc="2026-08-07T06:18:00Z">
        <w:r w:rsidR="007E1DA8" w:rsidDel="001E7EC1">
          <w:delText xml:space="preserve">some degree of </w:delText>
        </w:r>
      </w:del>
      <w:del w:id="298" w:author="Rachael Sumner" w:date="2026-08-07T19:03:00Z" w16du:dateUtc="2026-08-07T07:03:00Z">
        <w:r w:rsidR="007E1DA8" w:rsidDel="00ED1221">
          <w:delText>CE even when in reality none is present.</w:delText>
        </w:r>
      </w:del>
    </w:p>
    <w:p w14:paraId="28599E65" w14:textId="76EFC547" w:rsidR="00CA5711" w:rsidRDefault="00000000">
      <w:pPr>
        <w:rPr>
          <w:ins w:id="299" w:author="Rachael Sumner" w:date="2026-08-09T09:49:00Z" w16du:dateUtc="2026-08-08T21:49:00Z"/>
        </w:rPr>
      </w:pPr>
      <w:del w:id="300" w:author="Rachael Sumner" w:date="2026-08-07T19:09:00Z" w16du:dateUtc="2026-08-07T07:09:00Z">
        <w:r w:rsidDel="00886E0F">
          <w:delText>S</w:delText>
        </w:r>
      </w:del>
      <w:ins w:id="301" w:author="Rachael Sumner" w:date="2026-08-07T19:09:00Z" w16du:dateUtc="2026-08-07T07:09:00Z">
        <w:r w:rsidR="00886E0F">
          <w:t>s</w:t>
        </w:r>
      </w:ins>
      <w:r>
        <w:t>everal design implications fo</w:t>
      </w:r>
      <w:ins w:id="302" w:author="Rachael Sumner" w:date="2026-08-07T19:10:00Z" w16du:dateUtc="2026-08-07T07:10:00Z">
        <w:r w:rsidR="00886E0F">
          <w:t>r future research into CE</w:t>
        </w:r>
      </w:ins>
      <w:del w:id="303" w:author="Rachael Sumner" w:date="2026-08-07T19:09:00Z" w16du:dateUtc="2026-08-07T07:09:00Z">
        <w:r w:rsidDel="00886E0F">
          <w:delText>llow</w:delText>
        </w:r>
      </w:del>
      <w:r>
        <w:t xml:space="preserve">. First, short-window ratio classifications require caution when seizure counts are sparse. Second, C1, C2, and C3 should be reported separately. Third, classifiable and all-attempted denominators should be shown together. Fourth, study comparisons should match the original </w:t>
      </w:r>
      <w:r>
        <w:lastRenderedPageBreak/>
        <w:t>design: the Herzog</w:t>
      </w:r>
      <w:ins w:id="304" w:author="Rachael Sumner" w:date="2026-08-09T09:43:00Z" w16du:dateUtc="2026-08-08T21:43:00Z">
        <w:r w:rsidR="0056505E">
          <w:fldChar w:fldCharType="begin"/>
        </w:r>
      </w:ins>
      <w:r w:rsidR="00C178F6">
        <w:instrText xml:space="preserve"> ADDIN ZOTERO_ITEM CSL_CITATION {"citationID":"RccCugCF","properties":{"unsorted":false,"formattedCitation":"\\super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305" w:author="Rachael Sumner" w:date="2026-08-09T09:43:00Z" w16du:dateUtc="2026-08-08T21:43: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{"citationID":"Eb67bwmK","properties":{"unsorted":false,"formattedCitation":"\\super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306" w:author="Rachael Sumner" w:date="2026-08-09T09:43:00Z" w16du:dateUtc="2026-08-08T21:43:00Z">
        <w:r w:rsidR="0056505E">
          <w:fldChar w:fldCharType="separate"/>
        </w:r>
        <w:r w:rsidR="0056505E" w:rsidRPr="00F503D2">
          <w:rPr>
            <w:rFonts w:eastAsiaTheme="minorEastAsia" w:cs="Times New Roman"/>
            <w:szCs w:val="24"/>
            <w:vertAlign w:val="superscript"/>
          </w:rPr>
          <w:t>2</w:t>
        </w:r>
        <w:r w:rsidR="0056505E">
          <w:fldChar w:fldCharType="end"/>
        </w:r>
      </w:ins>
      <w:r>
        <w:t xml:space="preserve"> </w:t>
      </w:r>
      <w:del w:id="307" w:author="Rachael Sumner" w:date="2026-08-09T09:43:00Z" w16du:dateUtc="2026-08-08T21:43:00Z">
        <w:r w:rsidDel="0056505E">
          <w:delText xml:space="preserve">2004 </w:delText>
        </w:r>
      </w:del>
      <w:r>
        <w:t>benchmark is aligned with the exact three-complete-cycle rule, not a random three-calendar-month window.</w:t>
      </w:r>
    </w:p>
    <w:p w14:paraId="622B933E" w14:textId="623D456A" w:rsidR="00CA5711" w:rsidRDefault="00CA5711">
      <w:pPr>
        <w:rPr>
          <w:ins w:id="308" w:author="Rachael Sumner" w:date="2026-08-07T20:22:00Z" w16du:dateUtc="2026-08-07T08:22:00Z"/>
        </w:rPr>
      </w:pPr>
      <w:ins w:id="309" w:author="Rachael Sumner" w:date="2026-08-09T09:48:00Z" w16du:dateUtc="2026-08-08T21:48:00Z">
        <w:r>
          <w:t xml:space="preserve">Future empirical studies into CE and treatments ought to </w:t>
        </w:r>
        <w:del w:id="310" w:author="Goldenholz, Daniel M (HMFP - Neurology )" w:date="2026-08-12T00:40:00Z" w16du:dateUtc="2026-08-12T04:40:00Z">
          <w:r w:rsidDel="005D6D01">
            <w:delText>take into account</w:delText>
          </w:r>
        </w:del>
      </w:ins>
      <w:ins w:id="311" w:author="Goldenholz, Daniel M (HMFP - Neurology )" w:date="2026-08-12T00:40:00Z" w16du:dateUtc="2026-08-12T04:40:00Z">
        <w:r w:rsidR="005D6D01">
          <w:t>consider</w:t>
        </w:r>
      </w:ins>
      <w:ins w:id="312" w:author="Rachael Sumner" w:date="2026-08-09T09:48:00Z" w16du:dateUtc="2026-08-08T21:48:00Z">
        <w:r>
          <w:t xml:space="preserve"> the risk of false-positive in considering power calculations and group assignment.  </w:t>
        </w:r>
      </w:ins>
      <w:moveToRangeStart w:id="313" w:author="Rachael Sumner" w:date="2026-08-09T09:49:00Z" w:name="move237161412"/>
      <w:r w:rsidRPr="00CA5711">
        <w:t xml:space="preserve">Future </w:t>
      </w:r>
      <w:del w:id="314" w:author="Rachael Sumner" w:date="2026-08-09T09:55:00Z" w16du:dateUtc="2026-08-08T21:55:00Z">
        <w:r w:rsidRPr="00CA5711" w:rsidDel="003A77D4">
          <w:delText xml:space="preserve">work </w:delText>
        </w:r>
      </w:del>
      <w:ins w:id="315" w:author="Rachael Sumner" w:date="2026-08-09T09:55:00Z" w16du:dateUtc="2026-08-08T21:55:00Z">
        <w:r w:rsidR="003A77D4">
          <w:t>directions for the simulation work</w:t>
        </w:r>
        <w:r w:rsidR="003A77D4" w:rsidRPr="00CA5711">
          <w:t xml:space="preserve"> </w:t>
        </w:r>
      </w:ins>
      <w:del w:id="316" w:author="Rachael Sumner" w:date="2026-08-09T09:56:00Z" w16du:dateUtc="2026-08-08T21:56:00Z">
        <w:r w:rsidRPr="00CA5711" w:rsidDel="003A77D4">
          <w:delText xml:space="preserve">should </w:delText>
        </w:r>
      </w:del>
      <w:ins w:id="317" w:author="Rachael Sumner" w:date="2026-08-09T09:56:00Z" w16du:dateUtc="2026-08-08T21:56:00Z">
        <w:r w:rsidR="003A77D4">
          <w:t>includes</w:t>
        </w:r>
        <w:r w:rsidR="003A77D4" w:rsidRPr="00CA5711">
          <w:t xml:space="preserve"> </w:t>
        </w:r>
      </w:ins>
      <w:r w:rsidRPr="00CA5711">
        <w:t>compar</w:t>
      </w:r>
      <w:ins w:id="318" w:author="Rachael Sumner" w:date="2026-08-09T09:56:00Z" w16du:dateUtc="2026-08-08T21:56:00Z">
        <w:r w:rsidR="003A77D4">
          <w:t>ing</w:t>
        </w:r>
      </w:ins>
      <w:del w:id="319" w:author="Rachael Sumner" w:date="2026-08-09T09:56:00Z" w16du:dateUtc="2026-08-08T21:56:00Z">
        <w:r w:rsidRPr="00CA5711" w:rsidDel="003A77D4">
          <w:delText>e</w:delText>
        </w:r>
      </w:del>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moveToRangeEnd w:id="313"/>
      <w:ins w:id="320" w:author="Rachael Sumner" w:date="2026-08-09T09:56:00Z" w16du:dateUtc="2026-08-08T21:56:00Z">
        <w:r w:rsidR="003A77D4">
          <w:t xml:space="preserve"> Such work requires long-term </w:t>
        </w:r>
      </w:ins>
      <w:ins w:id="321" w:author="Rachael Sumner" w:date="2026-08-09T09:58:00Z" w16du:dateUtc="2026-08-08T21:58:00Z">
        <w:r w:rsidR="003A77D4">
          <w:t>real-world</w:t>
        </w:r>
      </w:ins>
      <w:ins w:id="322" w:author="Rachael Sumner" w:date="2026-08-09T09:56:00Z" w16du:dateUtc="2026-08-08T21:56:00Z">
        <w:r w:rsidR="003A77D4">
          <w:t xml:space="preserve"> seizure and menstrual cycle diaries. </w:t>
        </w:r>
      </w:ins>
    </w:p>
    <w:p w14:paraId="0AB59058" w14:textId="0200C839" w:rsidR="00C063CB" w:rsidRPr="00303E3A" w:rsidRDefault="00C063CB">
      <w:pPr>
        <w:rPr>
          <w:u w:val="single"/>
          <w:rPrChange w:id="323" w:author="Rachael Sumner" w:date="2026-08-09T10:13:00Z" w16du:dateUtc="2026-08-08T22:13:00Z">
            <w:rPr/>
          </w:rPrChange>
        </w:rPr>
      </w:pPr>
      <w:ins w:id="324" w:author="Rachael Sumner" w:date="2026-08-07T20:22:00Z" w16du:dateUtc="2026-08-07T08:22:00Z">
        <w:r w:rsidRPr="00303E3A">
          <w:rPr>
            <w:u w:val="single"/>
            <w:rPrChange w:id="325" w:author="Rachael Sumner" w:date="2026-08-09T10:13:00Z" w16du:dateUtc="2026-08-08T22:13:00Z">
              <w:rPr/>
            </w:rPrChange>
          </w:rPr>
          <w:t>Strengths and limitations</w:t>
        </w:r>
      </w:ins>
    </w:p>
    <w:p w14:paraId="16B31788" w14:textId="416190F6"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2474EA">
        <w:instrText xml:space="preserve"> ADDIN ZOTERO_ITEM CSL_CITATION {"citationID":"DW9Ll3k3","properties":{"unsorted":false,"formattedCitation":"\\super 17\\nosupersub{}","plainCitation":"17","noteIndex":0},"citationItems":[{"id":849,"uris":["http://zotero.org/users/1538114/items/MT3JJG7G"],"itemData":{"id":849,"type":"article-journal","abstract":"Catamenial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2474EA" w:rsidRPr="002474EA">
        <w:rPr>
          <w:rFonts w:eastAsiaTheme="minorEastAsia" w:cs="Times New Roman"/>
          <w:szCs w:val="24"/>
          <w:vertAlign w:val="superscript"/>
        </w:rPr>
        <w:t>17</w:t>
      </w:r>
      <w:r w:rsidR="00122398">
        <w:fldChar w:fldCharType="end"/>
      </w:r>
    </w:p>
    <w:p w14:paraId="6F9A750D" w14:textId="78E8CAE5" w:rsidR="004B250B" w:rsidRDefault="00000000">
      <w:r>
        <w:t>The study is limited by simulator and adapter assumptions. CHOCOLATES and HORMONE-CYCLE were calibrated to published features, but summary-level calibration and the held-out aggregate cycle cross-check do not substitute for external validation using paired real diaries. Agreement was strongest at ages 18–45 and was more qualified after age 50 because the two large app cohorts reported different variability magnitudes. The configured heterogeneous-cohort modifiers are stress-test assumptions, the 5.0-ng/mL C3 rule operationalizes one historical definition, and no diary missingness was explicitly simulated (with the caveat that both simulators were developed to match self-reported diary statistical features). Monte Carlo intervals do not include model-form uncertainty. Treatment changes and long-term seizure-rate trends were outside the scope of this paper and could invalidate stationarity assumptions or alter chance-alignment rates. The study does not evaluate false negatives or adjudicated seizure types.</w:t>
      </w:r>
    </w:p>
    <w:p w14:paraId="566AAD37" w14:textId="72C0DA5F" w:rsidR="00D34224" w:rsidDel="00D34224" w:rsidRDefault="00000000" w:rsidP="00D34224">
      <w:pPr>
        <w:rPr>
          <w:del w:id="326" w:author="Rachael Sumner" w:date="2026-08-07T18:03:00Z" w16du:dateUtc="2026-08-07T06:03:00Z"/>
          <w:moveTo w:id="327" w:author="Rachael Sumner" w:date="2026-08-07T18:03:00Z" w16du:dateUtc="2026-08-07T06:03:00Z"/>
        </w:rPr>
      </w:pPr>
      <w:moveFromRangeStart w:id="328" w:author="Rachael Sumner" w:date="2026-08-09T09:49:00Z" w:name="move237161412"/>
      <w:moveFrom w:id="329" w:author="Rachael Sumner" w:date="2026-08-09T09:49:00Z" w16du:dateUtc="2026-08-08T21:49:00Z">
        <w:r w:rsidDel="00CA5711">
          <w:t xml:space="preserve">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w:t>
        </w:r>
      </w:moveFrom>
      <w:moveFromRangeEnd w:id="328"/>
      <w:moveToRangeStart w:id="330" w:author="Rachael Sumner" w:date="2026-08-07T18:03:00Z" w:name="move237018196"/>
      <w:moveTo w:id="331" w:author="Rachael Sumner" w:date="2026-08-07T18:03:00Z" w16du:dateUtc="2026-08-07T06:03:00Z">
        <w:r w:rsidR="00D34224">
          <w:t>The model-concordant negative-binomial findings address implementation-level calibration under related model assumptions</w:t>
        </w:r>
        <w:del w:id="332" w:author="Rachael Sumner" w:date="2026-08-09T10:00:00Z" w16du:dateUtc="2026-08-08T22:00:00Z">
          <w:r w:rsidR="00D34224" w:rsidDel="003A77D4">
            <w:delText>, not</w:delText>
          </w:r>
        </w:del>
      </w:moveTo>
      <w:ins w:id="333" w:author="Rachael Sumner" w:date="2026-08-09T10:00:00Z" w16du:dateUtc="2026-08-08T22:00:00Z">
        <w:r w:rsidR="003A77D4">
          <w:t xml:space="preserve">. These tests don’t </w:t>
        </w:r>
      </w:ins>
      <w:moveTo w:id="334" w:author="Rachael Sumner" w:date="2026-08-07T18:03:00Z" w16du:dateUtc="2026-08-07T06:03:00Z">
        <w:del w:id="335" w:author="Rachael Sumner" w:date="2026-08-09T10:00:00Z" w16du:dateUtc="2026-08-08T22:00:00Z">
          <w:r w:rsidR="00D34224" w:rsidDel="003A77D4">
            <w:delText xml:space="preserve"> </w:delText>
          </w:r>
        </w:del>
      </w:moveTo>
      <w:ins w:id="336" w:author="Rachael Sumner" w:date="2026-08-09T10:00:00Z" w16du:dateUtc="2026-08-08T22:00:00Z">
        <w:r w:rsidR="003A77D4">
          <w:t>consider</w:t>
        </w:r>
      </w:ins>
      <w:ins w:id="337" w:author="Rachael Sumner" w:date="2026-08-09T09:59:00Z" w16du:dateUtc="2026-08-08T21:59:00Z">
        <w:r w:rsidR="003A77D4">
          <w:t xml:space="preserve"> </w:t>
        </w:r>
      </w:ins>
      <w:moveTo w:id="338" w:author="Rachael Sumner" w:date="2026-08-07T18:03:00Z" w16du:dateUtc="2026-08-07T06:03:00Z">
        <w:r w:rsidR="00D34224">
          <w:t xml:space="preserve">clinical usefulness or superiority. C1/C2 rates near 5% are expected for tests constructed around </w:t>
        </w:r>
        <w:proofErr w:type="gramStart"/>
        <w:r w:rsidR="00D34224">
          <w:t>a 5% Type</w:t>
        </w:r>
        <w:proofErr w:type="gramEnd"/>
        <w:r w:rsidR="00D34224">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To>
    </w:p>
    <w:moveToRangeEnd w:id="330"/>
    <w:p w14:paraId="7AA40DB2" w14:textId="77777777" w:rsidR="00D34224" w:rsidRDefault="00D34224"/>
    <w:p w14:paraId="1748C9DA" w14:textId="42AD12BE" w:rsidR="004B250B" w:rsidRDefault="00000000">
      <w:r>
        <w:t xml:space="preserve">In conclusion, catamenial epilepsy </w:t>
      </w:r>
      <w:r w:rsidR="009076FA">
        <w:t>mis</w:t>
      </w:r>
      <w:r>
        <w:t xml:space="preserve">classification </w:t>
      </w:r>
      <w:ins w:id="339" w:author="Brandon Westover" w:date="2026-07-31T22:56:00Z" w16du:dateUtc="2026-08-01T05:56:00Z">
        <w:r w:rsidR="00C31E67">
          <w:t xml:space="preserve">may </w:t>
        </w:r>
      </w:ins>
      <w:del w:id="340" w:author="Brandon Westover" w:date="2026-07-31T22:56:00Z" w16du:dateUtc="2026-08-01T05:56:00Z">
        <w:r w:rsidDel="00C31E67">
          <w:delText xml:space="preserve">can </w:delText>
        </w:r>
      </w:del>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E7478E0" w14:textId="77777777" w:rsidR="004B250B" w:rsidRDefault="00000000">
      <w:pPr>
        <w:pStyle w:val="Heading1"/>
      </w:pPr>
      <w:r>
        <w:t>Acknowledgments</w:t>
      </w:r>
    </w:p>
    <w:p w14:paraId="354E0A8F" w14:textId="478358F0" w:rsidR="004B250B" w:rsidRDefault="00000000">
      <w:r>
        <w:t xml:space="preserve">The authors thank the people </w:t>
      </w:r>
      <w:del w:id="341" w:author="Rachael Sumner" w:date="2026-08-09T10:13:00Z" w16du:dateUtc="2026-08-08T22:13:00Z">
        <w:r w:rsidDel="00303E3A">
          <w:delText>whose</w:delText>
        </w:r>
      </w:del>
      <w:proofErr w:type="gramStart"/>
      <w:ins w:id="342" w:author="Rachael Sumner" w:date="2026-08-09T10:13:00Z" w16du:dateUtc="2026-08-08T22:13:00Z">
        <w:r w:rsidR="00303E3A">
          <w:t>whose</w:t>
        </w:r>
      </w:ins>
      <w:proofErr w:type="gramEnd"/>
      <w:r>
        <w:t xml:space="preserve"> menstrual and seizure diaries contributed to the published statistical targets used by the two simulators.</w:t>
      </w:r>
    </w:p>
    <w:p w14:paraId="5580E895" w14:textId="77777777" w:rsidR="004B250B" w:rsidRDefault="00000000">
      <w:r>
        <w:t>Artificial Intelligence Use Disclosure</w:t>
      </w:r>
    </w:p>
    <w:p w14:paraId="4D677F8F" w14:textId="77777777" w:rsidR="004B250B" w:rsidRDefault="00000000">
      <w:r>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0DF7D9FB" w14:textId="77777777" w:rsidR="004B250B" w:rsidRDefault="00000000">
      <w:pPr>
        <w:pStyle w:val="Heading1"/>
      </w:pPr>
      <w:r>
        <w:lastRenderedPageBreak/>
        <w:t>Study Funding</w:t>
      </w:r>
    </w:p>
    <w:p w14:paraId="7872375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50C1F78B" w14:textId="77777777" w:rsidR="004B250B" w:rsidRDefault="00000000">
      <w:pPr>
        <w:pStyle w:val="Heading1"/>
      </w:pPr>
      <w:r>
        <w:t>Conflict of Interest</w:t>
      </w:r>
    </w:p>
    <w:p w14:paraId="02D55F1F" w14:textId="77777777" w:rsidR="00C178F6" w:rsidRDefault="00000000" w:rsidP="00867CB7">
      <w:pPr>
        <w:rPr>
          <w:ins w:id="343" w:author="Goldenholz, Daniel M (HMFP - Neurology )" w:date="2026-08-12T00:27:00Z" w16du:dateUtc="2026-08-12T04:27:00Z"/>
        </w:rPr>
      </w:pPr>
      <w:r>
        <w:t>DMG reports funding from NIH K23NS124656, NIH R21NS142800, and the American Board of Psychiatry and Neurology. MBW is a co-founder of, serves as a scientific advisor and consultant to, and has a personal equity interest in Beacon Biosignals. The remaining authors have no conflicts of interest to disclose.</w:t>
      </w:r>
    </w:p>
    <w:p w14:paraId="5E78EFC1" w14:textId="76004148" w:rsidR="004B250B" w:rsidRDefault="00000000">
      <w:pPr>
        <w:pStyle w:val="Heading1"/>
        <w:pPrChange w:id="344" w:author="Goldenholz, Daniel M (HMFP - Neurology )" w:date="2026-08-12T00:27:00Z" w16du:dateUtc="2026-08-12T04:27:00Z">
          <w:pPr/>
        </w:pPrChange>
      </w:pPr>
      <w:r>
        <w:t>Author Contributions</w:t>
      </w:r>
    </w:p>
    <w:p w14:paraId="609297C0"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72D49C61" w14:textId="77777777" w:rsidR="004B250B" w:rsidRDefault="00000000">
      <w:pPr>
        <w:pStyle w:val="Heading1"/>
      </w:pPr>
      <w:r>
        <w:t>Data and Code Availability</w:t>
      </w:r>
    </w:p>
    <w:p w14:paraId="61802A33" w14:textId="77777777" w:rsidR="004B250B" w:rsidRDefault="00000000">
      <w:r>
        <w:t xml:space="preserve">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w:t>
      </w:r>
      <w:proofErr w:type="spellStart"/>
      <w:r>
        <w:t>config_random_start_</w:t>
      </w:r>
      <w:proofErr w:type="gramStart"/>
      <w:r>
        <w:t>full.yaml</w:t>
      </w:r>
      <w:proofErr w:type="spellEnd"/>
      <w:proofErr w:type="gramEnd"/>
      <w:r>
        <w:t>, and the Appendix S1 tables were derived from those primary outputs.</w:t>
      </w:r>
    </w:p>
    <w:p w14:paraId="0CDFD533" w14:textId="77777777" w:rsidR="004B250B" w:rsidRDefault="00000000">
      <w:pPr>
        <w:pStyle w:val="Heading1"/>
      </w:pPr>
      <w:r>
        <w:t>Ethical Publication Statement</w:t>
      </w:r>
    </w:p>
    <w:p w14:paraId="0202C3DF" w14:textId="77777777" w:rsidR="004B250B" w:rsidRDefault="00000000">
      <w:r>
        <w:t>We confirm that we have read the Journal’s position on issues involved in ethical publication and affirm that this report is consistent with those guidelines.</w:t>
      </w:r>
    </w:p>
    <w:p w14:paraId="3F20FA49" w14:textId="77777777" w:rsidR="004B250B" w:rsidRDefault="00000000">
      <w:pPr>
        <w:pStyle w:val="Heading1"/>
      </w:pPr>
      <w:r>
        <w:t>Supporting Information</w:t>
      </w:r>
    </w:p>
    <w:p w14:paraId="6F2E85CE" w14:textId="77777777" w:rsidR="004B250B" w:rsidRDefault="00000000">
      <w:r>
        <w:t>Appendix S1 contains the simulator source-to-parameter map, healthy-cycle calibration and held-out aggregate validation, representative hormone traces, assumption review, C3 algorithm, cumulative simulated Herzog-ratio panels, window and minimum-data sensitivities, exploratory C3 negative-binomial calibration check, pattern decomposition, feature associations, Appendix Tables A1–A8, Appendix Figures A1–A3, Tables S1–S8, and Figures S1–S5.</w:t>
      </w:r>
    </w:p>
    <w:p w14:paraId="66D02506" w14:textId="77777777" w:rsidR="004B250B" w:rsidRDefault="00000000">
      <w:pPr>
        <w:pStyle w:val="Heading1"/>
      </w:pPr>
      <w:r>
        <w:t>References</w:t>
      </w:r>
    </w:p>
    <w:p w14:paraId="29C9D066" w14:textId="77777777" w:rsidR="002474EA" w:rsidRPr="002474EA" w:rsidRDefault="00E24A71" w:rsidP="002474EA">
      <w:pPr>
        <w:pStyle w:val="Bibliography"/>
        <w:rPr>
          <w:rFonts w:eastAsiaTheme="minorEastAsia" w:cs="Times New Roman"/>
        </w:rPr>
      </w:pPr>
      <w:r>
        <w:fldChar w:fldCharType="begin"/>
      </w:r>
      <w:r w:rsidR="002474EA">
        <w:instrText xml:space="preserve"> ADDIN ZOTERO_BIBL {"uncited":[],"omitted":[],"custom":[]} CSL_BIBLIOGRAPHY </w:instrText>
      </w:r>
      <w:r>
        <w:fldChar w:fldCharType="separate"/>
      </w:r>
      <w:r w:rsidR="002474EA" w:rsidRPr="002474EA">
        <w:rPr>
          <w:rFonts w:eastAsiaTheme="minorEastAsia" w:cs="Times New Roman"/>
        </w:rPr>
        <w:t xml:space="preserve">1. </w:t>
      </w:r>
      <w:r w:rsidR="002474EA" w:rsidRPr="002474EA">
        <w:rPr>
          <w:rFonts w:eastAsiaTheme="minorEastAsia" w:cs="Times New Roman"/>
        </w:rPr>
        <w:tab/>
        <w:t xml:space="preserve">Herzog AG, Harden CL, </w:t>
      </w:r>
      <w:proofErr w:type="spellStart"/>
      <w:r w:rsidR="002474EA" w:rsidRPr="002474EA">
        <w:rPr>
          <w:rFonts w:eastAsiaTheme="minorEastAsia" w:cs="Times New Roman"/>
        </w:rPr>
        <w:t>Liporace</w:t>
      </w:r>
      <w:proofErr w:type="spellEnd"/>
      <w:r w:rsidR="002474EA" w:rsidRPr="002474EA">
        <w:rPr>
          <w:rFonts w:eastAsiaTheme="minorEastAsia" w:cs="Times New Roman"/>
        </w:rPr>
        <w:t xml:space="preserve"> J, Pennell P, Schomer DL, Sperling M, et al. Frequency of catamenial seizure exacerbation in women with localization-related epilepsy. Ann Neurol. 2004; 56(3):431–4. </w:t>
      </w:r>
    </w:p>
    <w:p w14:paraId="3E4CA75B"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2. </w:t>
      </w:r>
      <w:r w:rsidRPr="002474EA">
        <w:rPr>
          <w:rFonts w:eastAsiaTheme="minorEastAsia" w:cs="Times New Roman"/>
        </w:rPr>
        <w:tab/>
        <w:t xml:space="preserve">Herzog AG. Catamenial epilepsy: Update on prevalence, pathophysiology and treatment from the findings of the NIH Progesterone Treatment Trial. Seizure. 2015; 28:18–25. </w:t>
      </w:r>
    </w:p>
    <w:p w14:paraId="1DBD20C8"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3. </w:t>
      </w:r>
      <w:r w:rsidRPr="002474EA">
        <w:rPr>
          <w:rFonts w:eastAsiaTheme="minorEastAsia" w:cs="Times New Roman"/>
        </w:rPr>
        <w:tab/>
        <w:t>Voinescu PE, Kelly M, French JA, Harden C, Davis A, Lau C, et al. Catamenial epilepsy occurrence and patterns in a mixed population of women with epilepsy. Epilepsia. 2023; 64(9</w:t>
      </w:r>
      <w:proofErr w:type="gramStart"/>
      <w:r w:rsidRPr="002474EA">
        <w:rPr>
          <w:rFonts w:eastAsiaTheme="minorEastAsia" w:cs="Times New Roman"/>
        </w:rPr>
        <w:t>):e</w:t>
      </w:r>
      <w:proofErr w:type="gramEnd"/>
      <w:r w:rsidRPr="002474EA">
        <w:rPr>
          <w:rFonts w:eastAsiaTheme="minorEastAsia" w:cs="Times New Roman"/>
        </w:rPr>
        <w:t xml:space="preserve">194–9. </w:t>
      </w:r>
    </w:p>
    <w:p w14:paraId="7B9F6082"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4. </w:t>
      </w:r>
      <w:r w:rsidRPr="002474EA">
        <w:rPr>
          <w:rFonts w:eastAsiaTheme="minorEastAsia" w:cs="Times New Roman"/>
        </w:rPr>
        <w:tab/>
        <w:t xml:space="preserve">Karoly PJ, Cook MJ, Maturana M, Nurse ES, Payne D, Brinkmann BH, et al. Forecasting cycles of seizure likelihood. Epilepsia. 2020; 61(4):776–86. </w:t>
      </w:r>
    </w:p>
    <w:p w14:paraId="2C4662D9" w14:textId="77777777" w:rsidR="002474EA" w:rsidRPr="002474EA" w:rsidRDefault="002474EA" w:rsidP="002474EA">
      <w:pPr>
        <w:pStyle w:val="Bibliography"/>
        <w:rPr>
          <w:rFonts w:eastAsiaTheme="minorEastAsia" w:cs="Times New Roman"/>
        </w:rPr>
      </w:pPr>
      <w:r w:rsidRPr="002474EA">
        <w:rPr>
          <w:rFonts w:eastAsiaTheme="minorEastAsia" w:cs="Times New Roman"/>
        </w:rPr>
        <w:lastRenderedPageBreak/>
        <w:t xml:space="preserve">5. </w:t>
      </w:r>
      <w:r w:rsidRPr="002474EA">
        <w:rPr>
          <w:rFonts w:eastAsiaTheme="minorEastAsia" w:cs="Times New Roman"/>
        </w:rPr>
        <w:tab/>
        <w:t xml:space="preserve">Karoly PJ, Rao VR, Gregg NM, Worrell GA, Bernard C, Cook MJ, et al. Cycles in epilepsy. Nat Rev Neurol. 2021; 17(5):267–84. </w:t>
      </w:r>
    </w:p>
    <w:p w14:paraId="234AEFD5"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6. </w:t>
      </w:r>
      <w:r w:rsidRPr="002474EA">
        <w:rPr>
          <w:rFonts w:eastAsiaTheme="minorEastAsia" w:cs="Times New Roman"/>
        </w:rPr>
        <w:tab/>
        <w:t xml:space="preserve">Baud MO, Kleen JK, Mirro EA, </w:t>
      </w:r>
      <w:proofErr w:type="spellStart"/>
      <w:r w:rsidRPr="002474EA">
        <w:rPr>
          <w:rFonts w:eastAsiaTheme="minorEastAsia" w:cs="Times New Roman"/>
        </w:rPr>
        <w:t>Andrechak</w:t>
      </w:r>
      <w:proofErr w:type="spellEnd"/>
      <w:r w:rsidRPr="002474EA">
        <w:rPr>
          <w:rFonts w:eastAsiaTheme="minorEastAsia" w:cs="Times New Roman"/>
        </w:rPr>
        <w:t xml:space="preserve"> JC, King-Stephens D, Chang EF, et al. </w:t>
      </w:r>
      <w:proofErr w:type="gramStart"/>
      <w:r w:rsidRPr="002474EA">
        <w:rPr>
          <w:rFonts w:eastAsiaTheme="minorEastAsia" w:cs="Times New Roman"/>
        </w:rPr>
        <w:t>Multi-day</w:t>
      </w:r>
      <w:proofErr w:type="gramEnd"/>
      <w:r w:rsidRPr="002474EA">
        <w:rPr>
          <w:rFonts w:eastAsiaTheme="minorEastAsia" w:cs="Times New Roman"/>
        </w:rPr>
        <w:t xml:space="preserve"> rhythms modulate seizure risk in epilepsy. Nat Commun. 2018; 9(1):88. </w:t>
      </w:r>
    </w:p>
    <w:p w14:paraId="0CDF7F6C"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7. </w:t>
      </w:r>
      <w:r w:rsidRPr="002474EA">
        <w:rPr>
          <w:rFonts w:eastAsiaTheme="minorEastAsia" w:cs="Times New Roman"/>
        </w:rPr>
        <w:tab/>
        <w:t xml:space="preserve">Goldenholz DM, Westover MB. Flexible realistic simulation of seizure occurrence recapitulating statistical properties of seizure diaries. Epilepsia. 2023; 64(2):396–405. </w:t>
      </w:r>
    </w:p>
    <w:p w14:paraId="7527F8D2"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8. </w:t>
      </w:r>
      <w:r w:rsidRPr="002474EA">
        <w:rPr>
          <w:rFonts w:eastAsiaTheme="minorEastAsia" w:cs="Times New Roman"/>
        </w:rPr>
        <w:tab/>
        <w:t xml:space="preserve">Daniel Goldenholz. HORMONE-CYCLE [Internet]. </w:t>
      </w:r>
      <w:proofErr w:type="spellStart"/>
      <w:r w:rsidRPr="002474EA">
        <w:rPr>
          <w:rFonts w:eastAsiaTheme="minorEastAsia" w:cs="Times New Roman"/>
        </w:rPr>
        <w:t>GoldenholzLab</w:t>
      </w:r>
      <w:proofErr w:type="spellEnd"/>
      <w:r w:rsidRPr="002474EA">
        <w:rPr>
          <w:rFonts w:eastAsiaTheme="minorEastAsia" w:cs="Times New Roman"/>
        </w:rPr>
        <w:t>; 2026. Available from: https://github.com/GoldenholzLab/catamenial-epilepsy-sim.git</w:t>
      </w:r>
    </w:p>
    <w:p w14:paraId="19817F09"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9. </w:t>
      </w:r>
      <w:r w:rsidRPr="002474EA">
        <w:rPr>
          <w:rFonts w:eastAsiaTheme="minorEastAsia" w:cs="Times New Roman"/>
        </w:rPr>
        <w:tab/>
        <w:t xml:space="preserve">Stricker R, Eberhart R, </w:t>
      </w:r>
      <w:proofErr w:type="spellStart"/>
      <w:r w:rsidRPr="002474EA">
        <w:rPr>
          <w:rFonts w:eastAsiaTheme="minorEastAsia" w:cs="Times New Roman"/>
        </w:rPr>
        <w:t>Chevailler</w:t>
      </w:r>
      <w:proofErr w:type="spellEnd"/>
      <w:r w:rsidRPr="002474EA">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17F34195"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10. </w:t>
      </w:r>
      <w:r w:rsidRPr="002474EA">
        <w:rPr>
          <w:rFonts w:eastAsiaTheme="minorEastAsia" w:cs="Times New Roman"/>
        </w:rPr>
        <w:tab/>
        <w:t xml:space="preserve">Bull JR, Rowland SP, </w:t>
      </w:r>
      <w:proofErr w:type="spellStart"/>
      <w:r w:rsidRPr="002474EA">
        <w:rPr>
          <w:rFonts w:eastAsiaTheme="minorEastAsia" w:cs="Times New Roman"/>
        </w:rPr>
        <w:t>Scherwitzl</w:t>
      </w:r>
      <w:proofErr w:type="spellEnd"/>
      <w:r w:rsidRPr="002474EA">
        <w:rPr>
          <w:rFonts w:eastAsiaTheme="minorEastAsia" w:cs="Times New Roman"/>
        </w:rPr>
        <w:t xml:space="preserve"> EB, </w:t>
      </w:r>
      <w:proofErr w:type="spellStart"/>
      <w:r w:rsidRPr="002474EA">
        <w:rPr>
          <w:rFonts w:eastAsiaTheme="minorEastAsia" w:cs="Times New Roman"/>
        </w:rPr>
        <w:t>Scherwitzl</w:t>
      </w:r>
      <w:proofErr w:type="spellEnd"/>
      <w:r w:rsidRPr="002474EA">
        <w:rPr>
          <w:rFonts w:eastAsiaTheme="minorEastAsia" w:cs="Times New Roman"/>
        </w:rPr>
        <w:t xml:space="preserve"> R, Danielsson KG, Harper J. Real-world menstrual cycle characteristics of more than 600,000 menstrual cycles. NPJ Digit Med. 2019; 2:83. </w:t>
      </w:r>
    </w:p>
    <w:p w14:paraId="6A27A547"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11. </w:t>
      </w:r>
      <w:r w:rsidRPr="002474EA">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0DFC7ED2"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12. </w:t>
      </w:r>
      <w:r w:rsidRPr="002474EA">
        <w:rPr>
          <w:rFonts w:eastAsiaTheme="minorEastAsia" w:cs="Times New Roman"/>
        </w:rPr>
        <w:tab/>
        <w:t xml:space="preserve">Monks T, Currie CSM, </w:t>
      </w:r>
      <w:proofErr w:type="spellStart"/>
      <w:r w:rsidRPr="002474EA">
        <w:rPr>
          <w:rFonts w:eastAsiaTheme="minorEastAsia" w:cs="Times New Roman"/>
        </w:rPr>
        <w:t>Onggo</w:t>
      </w:r>
      <w:proofErr w:type="spellEnd"/>
      <w:r w:rsidRPr="002474EA">
        <w:rPr>
          <w:rFonts w:eastAsiaTheme="minorEastAsia" w:cs="Times New Roman"/>
        </w:rPr>
        <w:t xml:space="preserve"> BS, Robinson S, Kunc M, Taylor SJE. Strengthening the reporting of empirical simulation studies: introducing the STRESS guidelines. J Simul. 2019; 13(1):55–67. </w:t>
      </w:r>
    </w:p>
    <w:p w14:paraId="2A99F297"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13. </w:t>
      </w:r>
      <w:r w:rsidRPr="002474EA">
        <w:rPr>
          <w:rFonts w:eastAsiaTheme="minorEastAsia" w:cs="Times New Roman"/>
        </w:rPr>
        <w:tab/>
        <w:t xml:space="preserve">Cunningham AC, Pal L, Wickham AP, Prentice C, Goddard FGB, </w:t>
      </w:r>
      <w:proofErr w:type="spellStart"/>
      <w:r w:rsidRPr="002474EA">
        <w:rPr>
          <w:rFonts w:eastAsiaTheme="minorEastAsia" w:cs="Times New Roman"/>
        </w:rPr>
        <w:t>Klepchukova</w:t>
      </w:r>
      <w:proofErr w:type="spellEnd"/>
      <w:r w:rsidRPr="002474EA">
        <w:rPr>
          <w:rFonts w:eastAsiaTheme="minorEastAsia" w:cs="Times New Roman"/>
        </w:rPr>
        <w:t xml:space="preserve"> A, et al. Chronicling menstrual cycle patterns across the reproductive lifespan with real-world data. Scientific Reports. 2024; 14(1):10172. </w:t>
      </w:r>
    </w:p>
    <w:p w14:paraId="6EFC5C73"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14. </w:t>
      </w:r>
      <w:r w:rsidRPr="002474EA">
        <w:rPr>
          <w:rFonts w:eastAsiaTheme="minorEastAsia" w:cs="Times New Roman"/>
        </w:rPr>
        <w:tab/>
        <w:t xml:space="preserve">Herzog AG, Klein P, </w:t>
      </w:r>
      <w:proofErr w:type="spellStart"/>
      <w:r w:rsidRPr="002474EA">
        <w:rPr>
          <w:rFonts w:eastAsiaTheme="minorEastAsia" w:cs="Times New Roman"/>
        </w:rPr>
        <w:t>Ransil</w:t>
      </w:r>
      <w:proofErr w:type="spellEnd"/>
      <w:r w:rsidRPr="002474EA">
        <w:rPr>
          <w:rFonts w:eastAsiaTheme="minorEastAsia" w:cs="Times New Roman"/>
        </w:rPr>
        <w:t xml:space="preserve"> BJ. Three patterns of catamenial epilepsy. Epilepsia. 1997; 38(10):1082–8. </w:t>
      </w:r>
    </w:p>
    <w:p w14:paraId="6273A08F"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15. </w:t>
      </w:r>
      <w:r w:rsidRPr="002474EA">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08E386AA"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16. </w:t>
      </w:r>
      <w:r w:rsidRPr="002474EA">
        <w:rPr>
          <w:rFonts w:eastAsiaTheme="minorEastAsia" w:cs="Times New Roman"/>
        </w:rPr>
        <w:tab/>
        <w:t xml:space="preserve">Maguire MJ, Nevitt SJ. Treatments for seizures in catamenial (menstrual-related) epilepsy. Cochrane Database Syst Rev. 2021; 9(9):CD013225. </w:t>
      </w:r>
    </w:p>
    <w:p w14:paraId="1BB1CCC6" w14:textId="77777777" w:rsidR="002474EA" w:rsidRPr="002474EA" w:rsidRDefault="002474EA" w:rsidP="002474EA">
      <w:pPr>
        <w:pStyle w:val="Bibliography"/>
        <w:rPr>
          <w:rFonts w:eastAsiaTheme="minorEastAsia" w:cs="Times New Roman"/>
        </w:rPr>
      </w:pPr>
      <w:r w:rsidRPr="002474EA">
        <w:rPr>
          <w:rFonts w:eastAsiaTheme="minorEastAsia" w:cs="Times New Roman"/>
        </w:rPr>
        <w:t xml:space="preserve">17. </w:t>
      </w:r>
      <w:r w:rsidRPr="002474EA">
        <w:rPr>
          <w:rFonts w:eastAsiaTheme="minorEastAsia" w:cs="Times New Roman"/>
        </w:rPr>
        <w:tab/>
      </w:r>
      <w:proofErr w:type="spellStart"/>
      <w:r w:rsidRPr="002474EA">
        <w:rPr>
          <w:rFonts w:eastAsiaTheme="minorEastAsia" w:cs="Times New Roman"/>
        </w:rPr>
        <w:t>Alshakhouri</w:t>
      </w:r>
      <w:proofErr w:type="spellEnd"/>
      <w:r w:rsidRPr="002474EA">
        <w:rPr>
          <w:rFonts w:eastAsiaTheme="minorEastAsia" w:cs="Times New Roman"/>
        </w:rPr>
        <w:t xml:space="preserve"> M, Sharpe C, Bergin P, Sumner RL. Female sex steroids and epilepsy: Part 2. A practical and human focus on catamenial epilepsy. Epilepsia. 2024; 65(3):569–82. </w:t>
      </w:r>
    </w:p>
    <w:p w14:paraId="7E17F0CF" w14:textId="0F09976F" w:rsidR="004B250B" w:rsidRDefault="00E24A71" w:rsidP="002474EA">
      <w:pPr>
        <w:pStyle w:val="Bibliography"/>
      </w:pPr>
      <w:r>
        <w:fldChar w:fldCharType="end"/>
      </w:r>
    </w:p>
    <w:p w14:paraId="777E2C7B" w14:textId="77777777" w:rsidR="004B250B" w:rsidRDefault="00000000">
      <w:r>
        <w:br w:type="page"/>
      </w:r>
    </w:p>
    <w:p w14:paraId="3E7D717B" w14:textId="77777777" w:rsidR="004B250B" w:rsidRDefault="00000000">
      <w:pPr>
        <w:pStyle w:val="Heading1"/>
      </w:pPr>
      <w:r>
        <w:lastRenderedPageBreak/>
        <w:t>Tables</w:t>
      </w:r>
    </w:p>
    <w:p w14:paraId="6D774CD4"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476"/>
        <w:gridCol w:w="983"/>
        <w:gridCol w:w="922"/>
        <w:gridCol w:w="908"/>
        <w:gridCol w:w="964"/>
        <w:gridCol w:w="964"/>
        <w:gridCol w:w="1043"/>
        <w:gridCol w:w="1114"/>
        <w:gridCol w:w="1408"/>
      </w:tblGrid>
      <w:tr w:rsidR="004B250B" w14:paraId="1F757EFE" w14:textId="77777777">
        <w:trPr>
          <w:tblHeader/>
          <w:jc w:val="center"/>
        </w:trPr>
        <w:tc>
          <w:tcPr>
            <w:tcW w:w="1088" w:type="dxa"/>
            <w:shd w:val="clear" w:color="auto" w:fill="D9EAF7"/>
            <w:vAlign w:val="center"/>
          </w:tcPr>
          <w:p w14:paraId="14CB565B" w14:textId="77777777" w:rsidR="004B250B" w:rsidRDefault="00000000">
            <w:pPr>
              <w:jc w:val="center"/>
            </w:pPr>
            <w:r>
              <w:rPr>
                <w:rFonts w:ascii="Arial" w:hAnsi="Arial"/>
                <w:b/>
                <w:sz w:val="16"/>
              </w:rPr>
              <w:t>Cohort</w:t>
            </w:r>
          </w:p>
        </w:tc>
        <w:tc>
          <w:tcPr>
            <w:tcW w:w="1088" w:type="dxa"/>
            <w:shd w:val="clear" w:color="auto" w:fill="D9EAF7"/>
            <w:vAlign w:val="center"/>
          </w:tcPr>
          <w:p w14:paraId="57BCA5C4" w14:textId="77777777" w:rsidR="004B250B" w:rsidRDefault="00000000">
            <w:pPr>
              <w:jc w:val="center"/>
            </w:pPr>
            <w:r>
              <w:rPr>
                <w:rFonts w:ascii="Arial" w:hAnsi="Arial"/>
                <w:b/>
                <w:sz w:val="16"/>
              </w:rPr>
              <w:t>N</w:t>
            </w:r>
          </w:p>
        </w:tc>
        <w:tc>
          <w:tcPr>
            <w:tcW w:w="1088" w:type="dxa"/>
            <w:shd w:val="clear" w:color="auto" w:fill="D9EAF7"/>
            <w:vAlign w:val="center"/>
          </w:tcPr>
          <w:p w14:paraId="7B303FB1"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0508744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06238FD"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3311049"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C4A9A35" w14:textId="77777777" w:rsidR="004B250B" w:rsidRDefault="00000000">
            <w:pPr>
              <w:jc w:val="center"/>
            </w:pPr>
            <w:r>
              <w:rPr>
                <w:rFonts w:ascii="Arial" w:hAnsi="Arial"/>
                <w:b/>
                <w:sz w:val="16"/>
              </w:rPr>
              <w:t>Ovulatory cycles</w:t>
            </w:r>
          </w:p>
        </w:tc>
        <w:tc>
          <w:tcPr>
            <w:tcW w:w="1088" w:type="dxa"/>
            <w:shd w:val="clear" w:color="auto" w:fill="D9EAF7"/>
            <w:vAlign w:val="center"/>
          </w:tcPr>
          <w:p w14:paraId="650ACD5A" w14:textId="77777777" w:rsidR="004B250B" w:rsidRDefault="00000000">
            <w:pPr>
              <w:jc w:val="center"/>
            </w:pPr>
            <w:r>
              <w:rPr>
                <w:rFonts w:ascii="Arial" w:hAnsi="Arial"/>
                <w:b/>
                <w:sz w:val="16"/>
              </w:rPr>
              <w:t>Seizure days/month</w:t>
            </w:r>
          </w:p>
        </w:tc>
        <w:tc>
          <w:tcPr>
            <w:tcW w:w="1088" w:type="dxa"/>
            <w:shd w:val="clear" w:color="auto" w:fill="D9EAF7"/>
            <w:vAlign w:val="center"/>
          </w:tcPr>
          <w:p w14:paraId="6A74D753" w14:textId="77777777" w:rsidR="004B250B" w:rsidRDefault="00000000">
            <w:pPr>
              <w:jc w:val="center"/>
            </w:pPr>
            <w:r>
              <w:rPr>
                <w:rFonts w:ascii="Arial" w:hAnsi="Arial"/>
                <w:b/>
                <w:sz w:val="16"/>
              </w:rPr>
              <w:t>Seizures/month</w:t>
            </w:r>
          </w:p>
        </w:tc>
      </w:tr>
      <w:tr w:rsidR="004B250B" w14:paraId="5C718681" w14:textId="77777777">
        <w:trPr>
          <w:jc w:val="center"/>
        </w:trPr>
        <w:tc>
          <w:tcPr>
            <w:tcW w:w="1088" w:type="dxa"/>
            <w:vAlign w:val="center"/>
          </w:tcPr>
          <w:p w14:paraId="7995A911" w14:textId="77777777" w:rsidR="004B250B" w:rsidRDefault="00000000">
            <w:pPr>
              <w:keepLines/>
              <w:spacing w:after="0"/>
            </w:pPr>
            <w:r>
              <w:t>Healthy ovulatory</w:t>
            </w:r>
          </w:p>
        </w:tc>
        <w:tc>
          <w:tcPr>
            <w:tcW w:w="1088" w:type="dxa"/>
            <w:vAlign w:val="center"/>
          </w:tcPr>
          <w:p w14:paraId="7D83E65C" w14:textId="77777777" w:rsidR="004B250B" w:rsidRDefault="00000000">
            <w:pPr>
              <w:keepLines/>
              <w:spacing w:after="0"/>
            </w:pPr>
            <w:r>
              <w:t>50,000</w:t>
            </w:r>
          </w:p>
        </w:tc>
        <w:tc>
          <w:tcPr>
            <w:tcW w:w="1088" w:type="dxa"/>
            <w:vAlign w:val="center"/>
          </w:tcPr>
          <w:p w14:paraId="48295AEC" w14:textId="77777777" w:rsidR="004B250B" w:rsidRDefault="00000000">
            <w:pPr>
              <w:keepLines/>
              <w:spacing w:after="0"/>
            </w:pPr>
            <w:r>
              <w:t>31.5</w:t>
            </w:r>
          </w:p>
        </w:tc>
        <w:tc>
          <w:tcPr>
            <w:tcW w:w="1088" w:type="dxa"/>
            <w:vAlign w:val="center"/>
          </w:tcPr>
          <w:p w14:paraId="7591E12E" w14:textId="77777777" w:rsidR="004B250B" w:rsidRDefault="00000000">
            <w:pPr>
              <w:keepLines/>
              <w:spacing w:after="0"/>
            </w:pPr>
            <w:r>
              <w:t>7.8</w:t>
            </w:r>
          </w:p>
        </w:tc>
        <w:tc>
          <w:tcPr>
            <w:tcW w:w="1088" w:type="dxa"/>
            <w:vAlign w:val="center"/>
          </w:tcPr>
          <w:p w14:paraId="78788C8E" w14:textId="77777777" w:rsidR="004B250B" w:rsidRDefault="00000000">
            <w:pPr>
              <w:keepLines/>
              <w:spacing w:after="0"/>
            </w:pPr>
            <w:r>
              <w:t>28.75</w:t>
            </w:r>
          </w:p>
        </w:tc>
        <w:tc>
          <w:tcPr>
            <w:tcW w:w="1088" w:type="dxa"/>
            <w:vAlign w:val="center"/>
          </w:tcPr>
          <w:p w14:paraId="43B5248A" w14:textId="77777777" w:rsidR="004B250B" w:rsidRDefault="00000000">
            <w:pPr>
              <w:keepLines/>
              <w:spacing w:after="0"/>
            </w:pPr>
            <w:r>
              <w:t>3.93</w:t>
            </w:r>
          </w:p>
        </w:tc>
        <w:tc>
          <w:tcPr>
            <w:tcW w:w="1088" w:type="dxa"/>
            <w:vAlign w:val="center"/>
          </w:tcPr>
          <w:p w14:paraId="17478CD7" w14:textId="77777777" w:rsidR="004B250B" w:rsidRDefault="00000000">
            <w:pPr>
              <w:keepLines/>
              <w:spacing w:after="0"/>
            </w:pPr>
            <w:r>
              <w:t>100.0%</w:t>
            </w:r>
          </w:p>
        </w:tc>
        <w:tc>
          <w:tcPr>
            <w:tcW w:w="1088" w:type="dxa"/>
            <w:vAlign w:val="center"/>
          </w:tcPr>
          <w:p w14:paraId="2EF2CB41" w14:textId="77777777" w:rsidR="004B250B" w:rsidRDefault="00000000">
            <w:pPr>
              <w:keepLines/>
              <w:spacing w:after="0"/>
            </w:pPr>
            <w:r>
              <w:t>2.46</w:t>
            </w:r>
          </w:p>
        </w:tc>
        <w:tc>
          <w:tcPr>
            <w:tcW w:w="1088" w:type="dxa"/>
            <w:vAlign w:val="center"/>
          </w:tcPr>
          <w:p w14:paraId="336C4A77" w14:textId="77777777" w:rsidR="004B250B" w:rsidRDefault="00000000">
            <w:pPr>
              <w:keepLines/>
              <w:spacing w:after="0"/>
            </w:pPr>
            <w:r>
              <w:t>6.83</w:t>
            </w:r>
          </w:p>
        </w:tc>
      </w:tr>
      <w:tr w:rsidR="004B250B" w14:paraId="3DF99658" w14:textId="77777777">
        <w:trPr>
          <w:jc w:val="center"/>
        </w:trPr>
        <w:tc>
          <w:tcPr>
            <w:tcW w:w="1088" w:type="dxa"/>
            <w:vAlign w:val="center"/>
          </w:tcPr>
          <w:p w14:paraId="16956C37" w14:textId="77777777" w:rsidR="004B250B" w:rsidRDefault="00000000">
            <w:pPr>
              <w:keepLines/>
              <w:spacing w:after="0"/>
            </w:pPr>
            <w:r>
              <w:t>Heterogeneous menstruating-age</w:t>
            </w:r>
          </w:p>
        </w:tc>
        <w:tc>
          <w:tcPr>
            <w:tcW w:w="1088" w:type="dxa"/>
            <w:vAlign w:val="center"/>
          </w:tcPr>
          <w:p w14:paraId="7D653698" w14:textId="77777777" w:rsidR="004B250B" w:rsidRDefault="00000000">
            <w:pPr>
              <w:keepLines/>
              <w:spacing w:after="0"/>
            </w:pPr>
            <w:r>
              <w:t>50,000</w:t>
            </w:r>
          </w:p>
        </w:tc>
        <w:tc>
          <w:tcPr>
            <w:tcW w:w="1088" w:type="dxa"/>
            <w:vAlign w:val="center"/>
          </w:tcPr>
          <w:p w14:paraId="2EEC6366" w14:textId="77777777" w:rsidR="004B250B" w:rsidRDefault="00000000">
            <w:pPr>
              <w:keepLines/>
              <w:spacing w:after="0"/>
            </w:pPr>
            <w:r>
              <w:t>34.0</w:t>
            </w:r>
          </w:p>
        </w:tc>
        <w:tc>
          <w:tcPr>
            <w:tcW w:w="1088" w:type="dxa"/>
            <w:vAlign w:val="center"/>
          </w:tcPr>
          <w:p w14:paraId="3DAE1566" w14:textId="77777777" w:rsidR="004B250B" w:rsidRDefault="00000000">
            <w:pPr>
              <w:keepLines/>
              <w:spacing w:after="0"/>
            </w:pPr>
            <w:r>
              <w:t>12.1</w:t>
            </w:r>
          </w:p>
        </w:tc>
        <w:tc>
          <w:tcPr>
            <w:tcW w:w="1088" w:type="dxa"/>
            <w:vAlign w:val="center"/>
          </w:tcPr>
          <w:p w14:paraId="5A77BF9F" w14:textId="77777777" w:rsidR="004B250B" w:rsidRDefault="00000000">
            <w:pPr>
              <w:keepLines/>
              <w:spacing w:after="0"/>
            </w:pPr>
            <w:r>
              <w:t>30.10</w:t>
            </w:r>
          </w:p>
        </w:tc>
        <w:tc>
          <w:tcPr>
            <w:tcW w:w="1088" w:type="dxa"/>
            <w:vAlign w:val="center"/>
          </w:tcPr>
          <w:p w14:paraId="3EFF213C" w14:textId="77777777" w:rsidR="004B250B" w:rsidRDefault="00000000">
            <w:pPr>
              <w:keepLines/>
              <w:spacing w:after="0"/>
            </w:pPr>
            <w:r>
              <w:t>5.60</w:t>
            </w:r>
          </w:p>
        </w:tc>
        <w:tc>
          <w:tcPr>
            <w:tcW w:w="1088" w:type="dxa"/>
            <w:vAlign w:val="center"/>
          </w:tcPr>
          <w:p w14:paraId="5CAAD8E8" w14:textId="77777777" w:rsidR="004B250B" w:rsidRDefault="00000000">
            <w:pPr>
              <w:keepLines/>
              <w:spacing w:after="0"/>
            </w:pPr>
            <w:r>
              <w:t>79.0%</w:t>
            </w:r>
          </w:p>
        </w:tc>
        <w:tc>
          <w:tcPr>
            <w:tcW w:w="1088" w:type="dxa"/>
            <w:vAlign w:val="center"/>
          </w:tcPr>
          <w:p w14:paraId="21501B84" w14:textId="77777777" w:rsidR="004B250B" w:rsidRDefault="00000000">
            <w:pPr>
              <w:keepLines/>
              <w:spacing w:after="0"/>
            </w:pPr>
            <w:r>
              <w:t>2.45</w:t>
            </w:r>
          </w:p>
        </w:tc>
        <w:tc>
          <w:tcPr>
            <w:tcW w:w="1088" w:type="dxa"/>
            <w:vAlign w:val="center"/>
          </w:tcPr>
          <w:p w14:paraId="193C6BA0" w14:textId="77777777" w:rsidR="004B250B" w:rsidRDefault="00000000">
            <w:pPr>
              <w:keepLines/>
              <w:spacing w:after="0"/>
            </w:pPr>
            <w:r>
              <w:t>6.80</w:t>
            </w:r>
          </w:p>
        </w:tc>
      </w:tr>
    </w:tbl>
    <w:p w14:paraId="5D793A1F" w14:textId="77777777" w:rsidR="004B250B" w:rsidRDefault="004B250B">
      <w:pPr>
        <w:spacing w:after="0"/>
      </w:pPr>
    </w:p>
    <w:p w14:paraId="0EB7AC14"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37513590" w14:textId="77777777" w:rsidR="004B250B" w:rsidRDefault="00000000">
      <w:r>
        <w:br w:type="page"/>
      </w:r>
    </w:p>
    <w:p w14:paraId="418094ED"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476"/>
        <w:gridCol w:w="1382"/>
        <w:gridCol w:w="1388"/>
        <w:gridCol w:w="1382"/>
        <w:gridCol w:w="1384"/>
        <w:gridCol w:w="1380"/>
        <w:gridCol w:w="1390"/>
      </w:tblGrid>
      <w:tr w:rsidR="004B250B" w14:paraId="5155C0FC" w14:textId="77777777">
        <w:trPr>
          <w:tblHeader/>
          <w:jc w:val="center"/>
        </w:trPr>
        <w:tc>
          <w:tcPr>
            <w:tcW w:w="1399" w:type="dxa"/>
            <w:shd w:val="clear" w:color="auto" w:fill="D9EAF7"/>
            <w:vAlign w:val="center"/>
          </w:tcPr>
          <w:p w14:paraId="7CDE2A1A" w14:textId="77777777" w:rsidR="004B250B" w:rsidRDefault="00000000">
            <w:pPr>
              <w:jc w:val="center"/>
            </w:pPr>
            <w:r>
              <w:rPr>
                <w:rFonts w:ascii="Arial" w:hAnsi="Arial"/>
                <w:b/>
                <w:sz w:val="14"/>
              </w:rPr>
              <w:t>Cohort</w:t>
            </w:r>
          </w:p>
        </w:tc>
        <w:tc>
          <w:tcPr>
            <w:tcW w:w="1399" w:type="dxa"/>
            <w:shd w:val="clear" w:color="auto" w:fill="D9EAF7"/>
            <w:vAlign w:val="center"/>
          </w:tcPr>
          <w:p w14:paraId="720217C3" w14:textId="77777777" w:rsidR="004B250B" w:rsidRDefault="00000000">
            <w:pPr>
              <w:jc w:val="center"/>
            </w:pPr>
            <w:r>
              <w:rPr>
                <w:rFonts w:ascii="Arial" w:hAnsi="Arial"/>
                <w:b/>
                <w:sz w:val="14"/>
              </w:rPr>
              <w:t>Analysis window</w:t>
            </w:r>
          </w:p>
        </w:tc>
        <w:tc>
          <w:tcPr>
            <w:tcW w:w="1399" w:type="dxa"/>
            <w:shd w:val="clear" w:color="auto" w:fill="D9EAF7"/>
            <w:vAlign w:val="center"/>
          </w:tcPr>
          <w:p w14:paraId="55567878" w14:textId="77777777" w:rsidR="004B250B" w:rsidRDefault="00000000">
            <w:pPr>
              <w:jc w:val="center"/>
            </w:pPr>
            <w:r>
              <w:rPr>
                <w:rFonts w:ascii="Arial" w:hAnsi="Arial"/>
                <w:b/>
                <w:sz w:val="14"/>
              </w:rPr>
              <w:t>Definition</w:t>
            </w:r>
          </w:p>
        </w:tc>
        <w:tc>
          <w:tcPr>
            <w:tcW w:w="1399" w:type="dxa"/>
            <w:shd w:val="clear" w:color="auto" w:fill="D9EAF7"/>
            <w:vAlign w:val="center"/>
          </w:tcPr>
          <w:p w14:paraId="71586B55"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681A909D"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E2AD716" w14:textId="77777777" w:rsidR="004B250B" w:rsidRDefault="00000000">
            <w:pPr>
              <w:jc w:val="center"/>
            </w:pPr>
            <w:r>
              <w:rPr>
                <w:rFonts w:ascii="Arial" w:hAnsi="Arial"/>
                <w:b/>
                <w:sz w:val="14"/>
              </w:rPr>
              <w:t>All attempted, %</w:t>
            </w:r>
          </w:p>
        </w:tc>
        <w:tc>
          <w:tcPr>
            <w:tcW w:w="1399" w:type="dxa"/>
            <w:shd w:val="clear" w:color="auto" w:fill="D9EAF7"/>
            <w:vAlign w:val="center"/>
          </w:tcPr>
          <w:p w14:paraId="2C8A5118" w14:textId="77777777" w:rsidR="004B250B" w:rsidRDefault="00000000">
            <w:pPr>
              <w:jc w:val="center"/>
            </w:pPr>
            <w:r>
              <w:rPr>
                <w:rFonts w:ascii="Arial" w:hAnsi="Arial"/>
                <w:b/>
                <w:sz w:val="14"/>
              </w:rPr>
              <w:t>Indeterminate, %</w:t>
            </w:r>
          </w:p>
        </w:tc>
      </w:tr>
      <w:tr w:rsidR="004B250B" w14:paraId="3F55C7D8" w14:textId="77777777">
        <w:trPr>
          <w:jc w:val="center"/>
        </w:trPr>
        <w:tc>
          <w:tcPr>
            <w:tcW w:w="1399" w:type="dxa"/>
            <w:vAlign w:val="center"/>
          </w:tcPr>
          <w:p w14:paraId="61D97762" w14:textId="77777777" w:rsidR="004B250B" w:rsidRDefault="00000000">
            <w:pPr>
              <w:keepLines/>
              <w:spacing w:after="0"/>
            </w:pPr>
            <w:r>
              <w:t>Healthy ovulatory</w:t>
            </w:r>
          </w:p>
        </w:tc>
        <w:tc>
          <w:tcPr>
            <w:tcW w:w="1399" w:type="dxa"/>
            <w:vAlign w:val="center"/>
          </w:tcPr>
          <w:p w14:paraId="6EC5E3C2" w14:textId="77777777" w:rsidR="004B250B" w:rsidRDefault="00000000">
            <w:pPr>
              <w:keepLines/>
              <w:spacing w:after="0"/>
            </w:pPr>
            <w:r>
              <w:t>36-month full diary</w:t>
            </w:r>
          </w:p>
        </w:tc>
        <w:tc>
          <w:tcPr>
            <w:tcW w:w="1399" w:type="dxa"/>
            <w:vAlign w:val="center"/>
          </w:tcPr>
          <w:p w14:paraId="38BF7EAA" w14:textId="77777777" w:rsidR="004B250B" w:rsidRDefault="00000000">
            <w:pPr>
              <w:keepLines/>
              <w:spacing w:after="0"/>
            </w:pPr>
            <w:r>
              <w:t>Windowed Herzog thresholds</w:t>
            </w:r>
          </w:p>
        </w:tc>
        <w:tc>
          <w:tcPr>
            <w:tcW w:w="1399" w:type="dxa"/>
            <w:vAlign w:val="center"/>
          </w:tcPr>
          <w:p w14:paraId="256B1CE5" w14:textId="77777777" w:rsidR="004B250B" w:rsidRDefault="00000000">
            <w:pPr>
              <w:keepLines/>
              <w:spacing w:after="0"/>
            </w:pPr>
            <w:r>
              <w:t>49,605 / 50,000</w:t>
            </w:r>
          </w:p>
        </w:tc>
        <w:tc>
          <w:tcPr>
            <w:tcW w:w="1399" w:type="dxa"/>
            <w:vAlign w:val="center"/>
          </w:tcPr>
          <w:p w14:paraId="19404E91" w14:textId="77777777" w:rsidR="004B250B" w:rsidRDefault="00000000">
            <w:pPr>
              <w:keepLines/>
              <w:spacing w:after="0"/>
            </w:pPr>
            <w:r>
              <w:t>11.4 (11.1–11.6)</w:t>
            </w:r>
          </w:p>
        </w:tc>
        <w:tc>
          <w:tcPr>
            <w:tcW w:w="1399" w:type="dxa"/>
            <w:vAlign w:val="center"/>
          </w:tcPr>
          <w:p w14:paraId="5312CE31" w14:textId="77777777" w:rsidR="004B250B" w:rsidRDefault="00000000">
            <w:pPr>
              <w:keepLines/>
              <w:spacing w:after="0"/>
            </w:pPr>
            <w:r>
              <w:t>11.3</w:t>
            </w:r>
          </w:p>
        </w:tc>
        <w:tc>
          <w:tcPr>
            <w:tcW w:w="1399" w:type="dxa"/>
            <w:vAlign w:val="center"/>
          </w:tcPr>
          <w:p w14:paraId="137D0C83" w14:textId="77777777" w:rsidR="004B250B" w:rsidRDefault="00000000">
            <w:pPr>
              <w:keepLines/>
              <w:spacing w:after="0"/>
            </w:pPr>
            <w:r>
              <w:t>0.8</w:t>
            </w:r>
          </w:p>
        </w:tc>
      </w:tr>
      <w:tr w:rsidR="004B250B" w14:paraId="5D57B2DD" w14:textId="77777777">
        <w:trPr>
          <w:jc w:val="center"/>
        </w:trPr>
        <w:tc>
          <w:tcPr>
            <w:tcW w:w="1399" w:type="dxa"/>
            <w:vAlign w:val="center"/>
          </w:tcPr>
          <w:p w14:paraId="2B0970CE" w14:textId="77777777" w:rsidR="004B250B" w:rsidRDefault="004B250B">
            <w:pPr>
              <w:keepLines/>
              <w:spacing w:after="0"/>
            </w:pPr>
          </w:p>
        </w:tc>
        <w:tc>
          <w:tcPr>
            <w:tcW w:w="1399" w:type="dxa"/>
            <w:vAlign w:val="center"/>
          </w:tcPr>
          <w:p w14:paraId="24396993" w14:textId="77777777" w:rsidR="004B250B" w:rsidRDefault="004B250B">
            <w:pPr>
              <w:keepLines/>
              <w:spacing w:after="0"/>
            </w:pPr>
          </w:p>
        </w:tc>
        <w:tc>
          <w:tcPr>
            <w:tcW w:w="1399" w:type="dxa"/>
            <w:vAlign w:val="center"/>
          </w:tcPr>
          <w:p w14:paraId="499404F8" w14:textId="77777777" w:rsidR="004B250B" w:rsidRDefault="00000000">
            <w:pPr>
              <w:keepLines/>
              <w:spacing w:after="0"/>
            </w:pPr>
            <w:r>
              <w:t>Windowed Herzog C1/C2 union</w:t>
            </w:r>
          </w:p>
        </w:tc>
        <w:tc>
          <w:tcPr>
            <w:tcW w:w="1399" w:type="dxa"/>
            <w:vAlign w:val="center"/>
          </w:tcPr>
          <w:p w14:paraId="4E8F6C65" w14:textId="77777777" w:rsidR="004B250B" w:rsidRDefault="00000000">
            <w:pPr>
              <w:keepLines/>
              <w:spacing w:after="0"/>
            </w:pPr>
            <w:r>
              <w:t>49,605 / 50,000</w:t>
            </w:r>
          </w:p>
        </w:tc>
        <w:tc>
          <w:tcPr>
            <w:tcW w:w="1399" w:type="dxa"/>
            <w:vAlign w:val="center"/>
          </w:tcPr>
          <w:p w14:paraId="6F3E3169" w14:textId="77777777" w:rsidR="004B250B" w:rsidRDefault="00000000">
            <w:pPr>
              <w:keepLines/>
              <w:spacing w:after="0"/>
            </w:pPr>
            <w:r>
              <w:t>11.4 (11.1–11.6)</w:t>
            </w:r>
          </w:p>
        </w:tc>
        <w:tc>
          <w:tcPr>
            <w:tcW w:w="1399" w:type="dxa"/>
            <w:vAlign w:val="center"/>
          </w:tcPr>
          <w:p w14:paraId="3FFA775D" w14:textId="77777777" w:rsidR="004B250B" w:rsidRDefault="00000000">
            <w:pPr>
              <w:keepLines/>
              <w:spacing w:after="0"/>
            </w:pPr>
            <w:r>
              <w:t>11.3</w:t>
            </w:r>
          </w:p>
        </w:tc>
        <w:tc>
          <w:tcPr>
            <w:tcW w:w="1399" w:type="dxa"/>
            <w:vAlign w:val="center"/>
          </w:tcPr>
          <w:p w14:paraId="06C20C1F" w14:textId="77777777" w:rsidR="004B250B" w:rsidRDefault="00000000">
            <w:pPr>
              <w:keepLines/>
              <w:spacing w:after="0"/>
            </w:pPr>
            <w:r>
              <w:t>0.8</w:t>
            </w:r>
          </w:p>
        </w:tc>
      </w:tr>
      <w:tr w:rsidR="004B250B" w14:paraId="7A557657" w14:textId="77777777">
        <w:trPr>
          <w:jc w:val="center"/>
        </w:trPr>
        <w:tc>
          <w:tcPr>
            <w:tcW w:w="1399" w:type="dxa"/>
            <w:vAlign w:val="center"/>
          </w:tcPr>
          <w:p w14:paraId="0875AB92" w14:textId="77777777" w:rsidR="004B250B" w:rsidRDefault="004B250B">
            <w:pPr>
              <w:keepLines/>
              <w:spacing w:after="0"/>
            </w:pPr>
          </w:p>
        </w:tc>
        <w:tc>
          <w:tcPr>
            <w:tcW w:w="1399" w:type="dxa"/>
            <w:vAlign w:val="center"/>
          </w:tcPr>
          <w:p w14:paraId="2543A701" w14:textId="77777777" w:rsidR="004B250B" w:rsidRDefault="004B250B">
            <w:pPr>
              <w:keepLines/>
              <w:spacing w:after="0"/>
            </w:pPr>
          </w:p>
        </w:tc>
        <w:tc>
          <w:tcPr>
            <w:tcW w:w="1399" w:type="dxa"/>
            <w:vAlign w:val="center"/>
          </w:tcPr>
          <w:p w14:paraId="2F6A9639" w14:textId="77777777" w:rsidR="004B250B" w:rsidRDefault="00000000">
            <w:pPr>
              <w:keepLines/>
              <w:spacing w:after="0"/>
            </w:pPr>
            <w:r>
              <w:t>Herzog C1/C2 + ≥4 seizure-day minimum</w:t>
            </w:r>
          </w:p>
        </w:tc>
        <w:tc>
          <w:tcPr>
            <w:tcW w:w="1399" w:type="dxa"/>
            <w:vAlign w:val="center"/>
          </w:tcPr>
          <w:p w14:paraId="2711DFC7" w14:textId="77777777" w:rsidR="004B250B" w:rsidRDefault="00000000">
            <w:pPr>
              <w:keepLines/>
              <w:spacing w:after="0"/>
            </w:pPr>
            <w:r>
              <w:t>48,359 / 50,000</w:t>
            </w:r>
          </w:p>
        </w:tc>
        <w:tc>
          <w:tcPr>
            <w:tcW w:w="1399" w:type="dxa"/>
            <w:vAlign w:val="center"/>
          </w:tcPr>
          <w:p w14:paraId="73C28B50" w14:textId="77777777" w:rsidR="004B250B" w:rsidRDefault="00000000">
            <w:pPr>
              <w:keepLines/>
              <w:spacing w:after="0"/>
            </w:pPr>
            <w:r>
              <w:t>10.3 (10.1–10.6)</w:t>
            </w:r>
          </w:p>
        </w:tc>
        <w:tc>
          <w:tcPr>
            <w:tcW w:w="1399" w:type="dxa"/>
            <w:vAlign w:val="center"/>
          </w:tcPr>
          <w:p w14:paraId="09677AD8" w14:textId="77777777" w:rsidR="004B250B" w:rsidRDefault="00000000">
            <w:pPr>
              <w:keepLines/>
              <w:spacing w:after="0"/>
            </w:pPr>
            <w:r>
              <w:t>10.0</w:t>
            </w:r>
          </w:p>
        </w:tc>
        <w:tc>
          <w:tcPr>
            <w:tcW w:w="1399" w:type="dxa"/>
            <w:vAlign w:val="center"/>
          </w:tcPr>
          <w:p w14:paraId="61E070D5" w14:textId="77777777" w:rsidR="004B250B" w:rsidRDefault="00000000">
            <w:pPr>
              <w:keepLines/>
              <w:spacing w:after="0"/>
            </w:pPr>
            <w:r>
              <w:t>3.3</w:t>
            </w:r>
          </w:p>
        </w:tc>
      </w:tr>
      <w:tr w:rsidR="004B250B" w14:paraId="6CFB43F7" w14:textId="77777777">
        <w:trPr>
          <w:jc w:val="center"/>
        </w:trPr>
        <w:tc>
          <w:tcPr>
            <w:tcW w:w="1399" w:type="dxa"/>
            <w:vAlign w:val="center"/>
          </w:tcPr>
          <w:p w14:paraId="3BA9D514" w14:textId="77777777" w:rsidR="004B250B" w:rsidRDefault="004B250B">
            <w:pPr>
              <w:keepLines/>
              <w:spacing w:after="0"/>
            </w:pPr>
          </w:p>
        </w:tc>
        <w:tc>
          <w:tcPr>
            <w:tcW w:w="1399" w:type="dxa"/>
            <w:vAlign w:val="center"/>
          </w:tcPr>
          <w:p w14:paraId="7D602246" w14:textId="77777777" w:rsidR="004B250B" w:rsidRDefault="004B250B">
            <w:pPr>
              <w:keepLines/>
              <w:spacing w:after="0"/>
            </w:pPr>
          </w:p>
        </w:tc>
        <w:tc>
          <w:tcPr>
            <w:tcW w:w="1399" w:type="dxa"/>
            <w:vAlign w:val="center"/>
          </w:tcPr>
          <w:p w14:paraId="6C0FD89B" w14:textId="77777777" w:rsidR="004B250B" w:rsidRDefault="00000000">
            <w:pPr>
              <w:keepLines/>
              <w:spacing w:after="0"/>
            </w:pPr>
            <w:r>
              <w:t>Negative-binomial C1/C2 calibration</w:t>
            </w:r>
          </w:p>
        </w:tc>
        <w:tc>
          <w:tcPr>
            <w:tcW w:w="1399" w:type="dxa"/>
            <w:vAlign w:val="center"/>
          </w:tcPr>
          <w:p w14:paraId="36F591D8" w14:textId="77777777" w:rsidR="004B250B" w:rsidRDefault="00000000">
            <w:pPr>
              <w:keepLines/>
              <w:spacing w:after="0"/>
            </w:pPr>
            <w:r>
              <w:t>48,359 / 50,000</w:t>
            </w:r>
          </w:p>
        </w:tc>
        <w:tc>
          <w:tcPr>
            <w:tcW w:w="1399" w:type="dxa"/>
            <w:vAlign w:val="center"/>
          </w:tcPr>
          <w:p w14:paraId="05E8D5BA" w14:textId="77777777" w:rsidR="004B250B" w:rsidRDefault="00000000">
            <w:pPr>
              <w:keepLines/>
              <w:spacing w:after="0"/>
            </w:pPr>
            <w:r>
              <w:t>4.3 (4.1–4.5)</w:t>
            </w:r>
          </w:p>
        </w:tc>
        <w:tc>
          <w:tcPr>
            <w:tcW w:w="1399" w:type="dxa"/>
            <w:vAlign w:val="center"/>
          </w:tcPr>
          <w:p w14:paraId="505BF445" w14:textId="77777777" w:rsidR="004B250B" w:rsidRDefault="00000000">
            <w:pPr>
              <w:keepLines/>
              <w:spacing w:after="0"/>
            </w:pPr>
            <w:r>
              <w:t>4.2</w:t>
            </w:r>
          </w:p>
        </w:tc>
        <w:tc>
          <w:tcPr>
            <w:tcW w:w="1399" w:type="dxa"/>
            <w:vAlign w:val="center"/>
          </w:tcPr>
          <w:p w14:paraId="72B6E1A4" w14:textId="77777777" w:rsidR="004B250B" w:rsidRDefault="00000000">
            <w:pPr>
              <w:keepLines/>
              <w:spacing w:after="0"/>
            </w:pPr>
            <w:r>
              <w:t>3.3</w:t>
            </w:r>
          </w:p>
        </w:tc>
      </w:tr>
      <w:tr w:rsidR="004B250B" w14:paraId="55D7AD35" w14:textId="77777777">
        <w:trPr>
          <w:jc w:val="center"/>
        </w:trPr>
        <w:tc>
          <w:tcPr>
            <w:tcW w:w="1399" w:type="dxa"/>
            <w:vAlign w:val="center"/>
          </w:tcPr>
          <w:p w14:paraId="7E6B5070" w14:textId="77777777" w:rsidR="004B250B" w:rsidRDefault="004B250B">
            <w:pPr>
              <w:keepLines/>
              <w:spacing w:after="0"/>
            </w:pPr>
          </w:p>
        </w:tc>
        <w:tc>
          <w:tcPr>
            <w:tcW w:w="1399" w:type="dxa"/>
            <w:vAlign w:val="center"/>
          </w:tcPr>
          <w:p w14:paraId="75F9E6AC" w14:textId="77777777" w:rsidR="004B250B" w:rsidRDefault="00000000">
            <w:pPr>
              <w:keepLines/>
              <w:spacing w:after="0"/>
            </w:pPr>
            <w:r>
              <w:t>3-month calendar</w:t>
            </w:r>
          </w:p>
        </w:tc>
        <w:tc>
          <w:tcPr>
            <w:tcW w:w="1399" w:type="dxa"/>
            <w:vAlign w:val="center"/>
          </w:tcPr>
          <w:p w14:paraId="0F135CC8" w14:textId="77777777" w:rsidR="004B250B" w:rsidRDefault="00000000">
            <w:pPr>
              <w:keepLines/>
              <w:spacing w:after="0"/>
            </w:pPr>
            <w:r>
              <w:t>Windowed Herzog thresholds</w:t>
            </w:r>
          </w:p>
        </w:tc>
        <w:tc>
          <w:tcPr>
            <w:tcW w:w="1399" w:type="dxa"/>
            <w:vAlign w:val="center"/>
          </w:tcPr>
          <w:p w14:paraId="74DB27B7" w14:textId="77777777" w:rsidR="004B250B" w:rsidRDefault="00000000">
            <w:pPr>
              <w:keepLines/>
              <w:spacing w:after="0"/>
            </w:pPr>
            <w:r>
              <w:t>45,321 / 50,000</w:t>
            </w:r>
          </w:p>
        </w:tc>
        <w:tc>
          <w:tcPr>
            <w:tcW w:w="1399" w:type="dxa"/>
            <w:vAlign w:val="center"/>
          </w:tcPr>
          <w:p w14:paraId="168F8720" w14:textId="77777777" w:rsidR="004B250B" w:rsidRDefault="00000000">
            <w:pPr>
              <w:keepLines/>
              <w:spacing w:after="0"/>
            </w:pPr>
            <w:r>
              <w:t>41.6 (41.2–42.1)</w:t>
            </w:r>
          </w:p>
        </w:tc>
        <w:tc>
          <w:tcPr>
            <w:tcW w:w="1399" w:type="dxa"/>
            <w:vAlign w:val="center"/>
          </w:tcPr>
          <w:p w14:paraId="1B3FA2D4" w14:textId="77777777" w:rsidR="004B250B" w:rsidRDefault="00000000">
            <w:pPr>
              <w:keepLines/>
              <w:spacing w:after="0"/>
            </w:pPr>
            <w:r>
              <w:t>37.7</w:t>
            </w:r>
          </w:p>
        </w:tc>
        <w:tc>
          <w:tcPr>
            <w:tcW w:w="1399" w:type="dxa"/>
            <w:vAlign w:val="center"/>
          </w:tcPr>
          <w:p w14:paraId="73566E70" w14:textId="77777777" w:rsidR="004B250B" w:rsidRDefault="00000000">
            <w:pPr>
              <w:keepLines/>
              <w:spacing w:after="0"/>
            </w:pPr>
            <w:r>
              <w:t>9.4</w:t>
            </w:r>
          </w:p>
        </w:tc>
      </w:tr>
      <w:tr w:rsidR="004B250B" w14:paraId="427A0673" w14:textId="77777777">
        <w:trPr>
          <w:jc w:val="center"/>
        </w:trPr>
        <w:tc>
          <w:tcPr>
            <w:tcW w:w="1399" w:type="dxa"/>
            <w:vAlign w:val="center"/>
          </w:tcPr>
          <w:p w14:paraId="4E1CA118" w14:textId="77777777" w:rsidR="004B250B" w:rsidRDefault="004B250B">
            <w:pPr>
              <w:keepLines/>
              <w:spacing w:after="0"/>
            </w:pPr>
          </w:p>
        </w:tc>
        <w:tc>
          <w:tcPr>
            <w:tcW w:w="1399" w:type="dxa"/>
            <w:vAlign w:val="center"/>
          </w:tcPr>
          <w:p w14:paraId="3B5D0390" w14:textId="77777777" w:rsidR="004B250B" w:rsidRDefault="00000000">
            <w:pPr>
              <w:keepLines/>
              <w:spacing w:after="0"/>
            </w:pPr>
            <w:r>
              <w:t>3 complete cycles</w:t>
            </w:r>
          </w:p>
        </w:tc>
        <w:tc>
          <w:tcPr>
            <w:tcW w:w="1399" w:type="dxa"/>
            <w:vAlign w:val="center"/>
          </w:tcPr>
          <w:p w14:paraId="7A5E9016" w14:textId="77777777" w:rsidR="004B250B" w:rsidRDefault="00000000">
            <w:pPr>
              <w:keepLines/>
              <w:spacing w:after="0"/>
            </w:pPr>
            <w:r>
              <w:t>Exact Herzog 2004, any pattern</w:t>
            </w:r>
          </w:p>
        </w:tc>
        <w:tc>
          <w:tcPr>
            <w:tcW w:w="1399" w:type="dxa"/>
            <w:vAlign w:val="center"/>
          </w:tcPr>
          <w:p w14:paraId="18CAA7F6" w14:textId="77777777" w:rsidR="004B250B" w:rsidRDefault="00000000">
            <w:pPr>
              <w:keepLines/>
              <w:spacing w:after="0"/>
            </w:pPr>
            <w:r>
              <w:t>22,113 / 50,000</w:t>
            </w:r>
          </w:p>
        </w:tc>
        <w:tc>
          <w:tcPr>
            <w:tcW w:w="1399" w:type="dxa"/>
            <w:vAlign w:val="center"/>
          </w:tcPr>
          <w:p w14:paraId="319A4788" w14:textId="77777777" w:rsidR="004B250B" w:rsidRDefault="00000000">
            <w:pPr>
              <w:keepLines/>
              <w:spacing w:after="0"/>
            </w:pPr>
            <w:r>
              <w:t>50.5 (49.9–51.2)</w:t>
            </w:r>
          </w:p>
        </w:tc>
        <w:tc>
          <w:tcPr>
            <w:tcW w:w="1399" w:type="dxa"/>
            <w:vAlign w:val="center"/>
          </w:tcPr>
          <w:p w14:paraId="06B70AF8" w14:textId="77777777" w:rsidR="004B250B" w:rsidRDefault="00000000">
            <w:pPr>
              <w:keepLines/>
              <w:spacing w:after="0"/>
            </w:pPr>
            <w:r>
              <w:t>22.3</w:t>
            </w:r>
          </w:p>
        </w:tc>
        <w:tc>
          <w:tcPr>
            <w:tcW w:w="1399" w:type="dxa"/>
            <w:vAlign w:val="center"/>
          </w:tcPr>
          <w:p w14:paraId="372C8869" w14:textId="77777777" w:rsidR="004B250B" w:rsidRDefault="00000000">
            <w:pPr>
              <w:keepLines/>
              <w:spacing w:after="0"/>
            </w:pPr>
            <w:r>
              <w:t>55.8</w:t>
            </w:r>
          </w:p>
        </w:tc>
      </w:tr>
      <w:tr w:rsidR="004B250B" w14:paraId="3CAD8F10" w14:textId="77777777">
        <w:trPr>
          <w:jc w:val="center"/>
        </w:trPr>
        <w:tc>
          <w:tcPr>
            <w:tcW w:w="1399" w:type="dxa"/>
            <w:vAlign w:val="center"/>
          </w:tcPr>
          <w:p w14:paraId="5E564F9A" w14:textId="77777777" w:rsidR="004B250B" w:rsidRDefault="00000000">
            <w:pPr>
              <w:keepLines/>
              <w:spacing w:after="0"/>
            </w:pPr>
            <w:r>
              <w:t>Heterogeneous menstruating-age</w:t>
            </w:r>
          </w:p>
        </w:tc>
        <w:tc>
          <w:tcPr>
            <w:tcW w:w="1399" w:type="dxa"/>
            <w:vAlign w:val="center"/>
          </w:tcPr>
          <w:p w14:paraId="3038C161" w14:textId="77777777" w:rsidR="004B250B" w:rsidRDefault="00000000">
            <w:pPr>
              <w:keepLines/>
              <w:spacing w:after="0"/>
            </w:pPr>
            <w:r>
              <w:t>36-month full diary</w:t>
            </w:r>
          </w:p>
        </w:tc>
        <w:tc>
          <w:tcPr>
            <w:tcW w:w="1399" w:type="dxa"/>
            <w:vAlign w:val="center"/>
          </w:tcPr>
          <w:p w14:paraId="0C5F7870" w14:textId="77777777" w:rsidR="004B250B" w:rsidRDefault="00000000">
            <w:pPr>
              <w:keepLines/>
              <w:spacing w:after="0"/>
            </w:pPr>
            <w:r>
              <w:t>Windowed Herzog thresholds</w:t>
            </w:r>
          </w:p>
        </w:tc>
        <w:tc>
          <w:tcPr>
            <w:tcW w:w="1399" w:type="dxa"/>
            <w:vAlign w:val="center"/>
          </w:tcPr>
          <w:p w14:paraId="459C1E21" w14:textId="77777777" w:rsidR="004B250B" w:rsidRDefault="00000000">
            <w:pPr>
              <w:keepLines/>
              <w:spacing w:after="0"/>
            </w:pPr>
            <w:r>
              <w:t>49,587 / 50,000</w:t>
            </w:r>
          </w:p>
        </w:tc>
        <w:tc>
          <w:tcPr>
            <w:tcW w:w="1399" w:type="dxa"/>
            <w:vAlign w:val="center"/>
          </w:tcPr>
          <w:p w14:paraId="113CAFBC" w14:textId="77777777" w:rsidR="004B250B" w:rsidRDefault="00000000">
            <w:pPr>
              <w:keepLines/>
              <w:spacing w:after="0"/>
            </w:pPr>
            <w:r>
              <w:t>36.4 (36.0–36.8)</w:t>
            </w:r>
          </w:p>
        </w:tc>
        <w:tc>
          <w:tcPr>
            <w:tcW w:w="1399" w:type="dxa"/>
            <w:vAlign w:val="center"/>
          </w:tcPr>
          <w:p w14:paraId="602E674F" w14:textId="77777777" w:rsidR="004B250B" w:rsidRDefault="00000000">
            <w:pPr>
              <w:keepLines/>
              <w:spacing w:after="0"/>
            </w:pPr>
            <w:r>
              <w:t>36.1</w:t>
            </w:r>
          </w:p>
        </w:tc>
        <w:tc>
          <w:tcPr>
            <w:tcW w:w="1399" w:type="dxa"/>
            <w:vAlign w:val="center"/>
          </w:tcPr>
          <w:p w14:paraId="6F3E1B63" w14:textId="77777777" w:rsidR="004B250B" w:rsidRDefault="00000000">
            <w:pPr>
              <w:keepLines/>
              <w:spacing w:after="0"/>
            </w:pPr>
            <w:r>
              <w:t>0.8</w:t>
            </w:r>
          </w:p>
        </w:tc>
      </w:tr>
      <w:tr w:rsidR="004B250B" w14:paraId="28821E2F" w14:textId="77777777">
        <w:trPr>
          <w:jc w:val="center"/>
        </w:trPr>
        <w:tc>
          <w:tcPr>
            <w:tcW w:w="1399" w:type="dxa"/>
            <w:vAlign w:val="center"/>
          </w:tcPr>
          <w:p w14:paraId="69563A71" w14:textId="77777777" w:rsidR="004B250B" w:rsidRDefault="004B250B">
            <w:pPr>
              <w:keepLines/>
              <w:spacing w:after="0"/>
            </w:pPr>
          </w:p>
        </w:tc>
        <w:tc>
          <w:tcPr>
            <w:tcW w:w="1399" w:type="dxa"/>
            <w:vAlign w:val="center"/>
          </w:tcPr>
          <w:p w14:paraId="2C0CF4E4" w14:textId="77777777" w:rsidR="004B250B" w:rsidRDefault="004B250B">
            <w:pPr>
              <w:keepLines/>
              <w:spacing w:after="0"/>
            </w:pPr>
          </w:p>
        </w:tc>
        <w:tc>
          <w:tcPr>
            <w:tcW w:w="1399" w:type="dxa"/>
            <w:vAlign w:val="center"/>
          </w:tcPr>
          <w:p w14:paraId="081BA1A1" w14:textId="77777777" w:rsidR="004B250B" w:rsidRDefault="00000000">
            <w:pPr>
              <w:keepLines/>
              <w:spacing w:after="0"/>
            </w:pPr>
            <w:r>
              <w:t>Windowed Herzog C1/C2 union</w:t>
            </w:r>
          </w:p>
        </w:tc>
        <w:tc>
          <w:tcPr>
            <w:tcW w:w="1399" w:type="dxa"/>
            <w:vAlign w:val="center"/>
          </w:tcPr>
          <w:p w14:paraId="271445F4" w14:textId="77777777" w:rsidR="004B250B" w:rsidRDefault="00000000">
            <w:pPr>
              <w:keepLines/>
              <w:spacing w:after="0"/>
            </w:pPr>
            <w:r>
              <w:t>49,587 / 50,000</w:t>
            </w:r>
          </w:p>
        </w:tc>
        <w:tc>
          <w:tcPr>
            <w:tcW w:w="1399" w:type="dxa"/>
            <w:vAlign w:val="center"/>
          </w:tcPr>
          <w:p w14:paraId="4FCC586A" w14:textId="77777777" w:rsidR="004B250B" w:rsidRDefault="00000000">
            <w:pPr>
              <w:keepLines/>
              <w:spacing w:after="0"/>
            </w:pPr>
            <w:r>
              <w:t>11.6 (11.3–11.9)</w:t>
            </w:r>
          </w:p>
        </w:tc>
        <w:tc>
          <w:tcPr>
            <w:tcW w:w="1399" w:type="dxa"/>
            <w:vAlign w:val="center"/>
          </w:tcPr>
          <w:p w14:paraId="6D68ABE1" w14:textId="77777777" w:rsidR="004B250B" w:rsidRDefault="00000000">
            <w:pPr>
              <w:keepLines/>
              <w:spacing w:after="0"/>
            </w:pPr>
            <w:r>
              <w:t>11.5</w:t>
            </w:r>
          </w:p>
        </w:tc>
        <w:tc>
          <w:tcPr>
            <w:tcW w:w="1399" w:type="dxa"/>
            <w:vAlign w:val="center"/>
          </w:tcPr>
          <w:p w14:paraId="6396BA9E" w14:textId="77777777" w:rsidR="004B250B" w:rsidRDefault="00000000">
            <w:pPr>
              <w:keepLines/>
              <w:spacing w:after="0"/>
            </w:pPr>
            <w:r>
              <w:t>0.8</w:t>
            </w:r>
          </w:p>
        </w:tc>
      </w:tr>
      <w:tr w:rsidR="004B250B" w14:paraId="1E505A72" w14:textId="77777777">
        <w:trPr>
          <w:jc w:val="center"/>
        </w:trPr>
        <w:tc>
          <w:tcPr>
            <w:tcW w:w="1399" w:type="dxa"/>
            <w:vAlign w:val="center"/>
          </w:tcPr>
          <w:p w14:paraId="22CCC24C" w14:textId="77777777" w:rsidR="004B250B" w:rsidRDefault="004B250B">
            <w:pPr>
              <w:keepLines/>
              <w:spacing w:after="0"/>
            </w:pPr>
          </w:p>
        </w:tc>
        <w:tc>
          <w:tcPr>
            <w:tcW w:w="1399" w:type="dxa"/>
            <w:vAlign w:val="center"/>
          </w:tcPr>
          <w:p w14:paraId="2446B38E" w14:textId="77777777" w:rsidR="004B250B" w:rsidRDefault="004B250B">
            <w:pPr>
              <w:keepLines/>
              <w:spacing w:after="0"/>
            </w:pPr>
          </w:p>
        </w:tc>
        <w:tc>
          <w:tcPr>
            <w:tcW w:w="1399" w:type="dxa"/>
            <w:vAlign w:val="center"/>
          </w:tcPr>
          <w:p w14:paraId="47630F2D" w14:textId="77777777" w:rsidR="004B250B" w:rsidRDefault="00000000">
            <w:pPr>
              <w:keepLines/>
              <w:spacing w:after="0"/>
            </w:pPr>
            <w:r>
              <w:t>Windowed Herzog C3 only</w:t>
            </w:r>
          </w:p>
        </w:tc>
        <w:tc>
          <w:tcPr>
            <w:tcW w:w="1399" w:type="dxa"/>
            <w:vAlign w:val="center"/>
          </w:tcPr>
          <w:p w14:paraId="3E49FADA" w14:textId="77777777" w:rsidR="004B250B" w:rsidRDefault="00000000">
            <w:pPr>
              <w:keepLines/>
              <w:spacing w:after="0"/>
            </w:pPr>
            <w:r>
              <w:t>39,989 / 50,000</w:t>
            </w:r>
          </w:p>
        </w:tc>
        <w:tc>
          <w:tcPr>
            <w:tcW w:w="1399" w:type="dxa"/>
            <w:vAlign w:val="center"/>
          </w:tcPr>
          <w:p w14:paraId="37295E4E" w14:textId="77777777" w:rsidR="004B250B" w:rsidRDefault="00000000">
            <w:pPr>
              <w:keepLines/>
              <w:spacing w:after="0"/>
            </w:pPr>
            <w:r>
              <w:t>36.6 (36.1–37.1)</w:t>
            </w:r>
          </w:p>
        </w:tc>
        <w:tc>
          <w:tcPr>
            <w:tcW w:w="1399" w:type="dxa"/>
            <w:vAlign w:val="center"/>
          </w:tcPr>
          <w:p w14:paraId="49139966" w14:textId="77777777" w:rsidR="004B250B" w:rsidRDefault="00000000">
            <w:pPr>
              <w:keepLines/>
              <w:spacing w:after="0"/>
            </w:pPr>
            <w:r>
              <w:t>29.3</w:t>
            </w:r>
          </w:p>
        </w:tc>
        <w:tc>
          <w:tcPr>
            <w:tcW w:w="1399" w:type="dxa"/>
            <w:vAlign w:val="center"/>
          </w:tcPr>
          <w:p w14:paraId="0FF0A756" w14:textId="77777777" w:rsidR="004B250B" w:rsidRDefault="00000000">
            <w:pPr>
              <w:keepLines/>
              <w:spacing w:after="0"/>
            </w:pPr>
            <w:r>
              <w:t>20.0</w:t>
            </w:r>
          </w:p>
        </w:tc>
      </w:tr>
      <w:tr w:rsidR="004B250B" w14:paraId="3EAF926D" w14:textId="77777777">
        <w:trPr>
          <w:jc w:val="center"/>
        </w:trPr>
        <w:tc>
          <w:tcPr>
            <w:tcW w:w="1399" w:type="dxa"/>
            <w:vAlign w:val="center"/>
          </w:tcPr>
          <w:p w14:paraId="0BAA96D7" w14:textId="77777777" w:rsidR="004B250B" w:rsidRDefault="004B250B">
            <w:pPr>
              <w:keepLines/>
              <w:spacing w:after="0"/>
            </w:pPr>
          </w:p>
        </w:tc>
        <w:tc>
          <w:tcPr>
            <w:tcW w:w="1399" w:type="dxa"/>
            <w:vAlign w:val="center"/>
          </w:tcPr>
          <w:p w14:paraId="2A697E43" w14:textId="77777777" w:rsidR="004B250B" w:rsidRDefault="004B250B">
            <w:pPr>
              <w:keepLines/>
              <w:spacing w:after="0"/>
            </w:pPr>
          </w:p>
        </w:tc>
        <w:tc>
          <w:tcPr>
            <w:tcW w:w="1399" w:type="dxa"/>
            <w:vAlign w:val="center"/>
          </w:tcPr>
          <w:p w14:paraId="2C1DA71C" w14:textId="77777777" w:rsidR="004B250B" w:rsidRDefault="00000000">
            <w:pPr>
              <w:keepLines/>
              <w:spacing w:after="0"/>
            </w:pPr>
            <w:r>
              <w:t>Herzog C1/C2 + ≥4 seizure-day minimum</w:t>
            </w:r>
          </w:p>
        </w:tc>
        <w:tc>
          <w:tcPr>
            <w:tcW w:w="1399" w:type="dxa"/>
            <w:vAlign w:val="center"/>
          </w:tcPr>
          <w:p w14:paraId="08A09DB0" w14:textId="77777777" w:rsidR="004B250B" w:rsidRDefault="00000000">
            <w:pPr>
              <w:keepLines/>
              <w:spacing w:after="0"/>
            </w:pPr>
            <w:r>
              <w:t>48,333 / 50,000</w:t>
            </w:r>
          </w:p>
        </w:tc>
        <w:tc>
          <w:tcPr>
            <w:tcW w:w="1399" w:type="dxa"/>
            <w:vAlign w:val="center"/>
          </w:tcPr>
          <w:p w14:paraId="14CE2B7A" w14:textId="77777777" w:rsidR="004B250B" w:rsidRDefault="00000000">
            <w:pPr>
              <w:keepLines/>
              <w:spacing w:after="0"/>
            </w:pPr>
            <w:r>
              <w:t>10.5 (10.2–10.8)</w:t>
            </w:r>
          </w:p>
        </w:tc>
        <w:tc>
          <w:tcPr>
            <w:tcW w:w="1399" w:type="dxa"/>
            <w:vAlign w:val="center"/>
          </w:tcPr>
          <w:p w14:paraId="4466A62F" w14:textId="77777777" w:rsidR="004B250B" w:rsidRDefault="00000000">
            <w:pPr>
              <w:keepLines/>
              <w:spacing w:after="0"/>
            </w:pPr>
            <w:r>
              <w:t>10.1</w:t>
            </w:r>
          </w:p>
        </w:tc>
        <w:tc>
          <w:tcPr>
            <w:tcW w:w="1399" w:type="dxa"/>
            <w:vAlign w:val="center"/>
          </w:tcPr>
          <w:p w14:paraId="31024220" w14:textId="77777777" w:rsidR="004B250B" w:rsidRDefault="00000000">
            <w:pPr>
              <w:keepLines/>
              <w:spacing w:after="0"/>
            </w:pPr>
            <w:r>
              <w:t>3.3</w:t>
            </w:r>
          </w:p>
        </w:tc>
      </w:tr>
      <w:tr w:rsidR="004B250B" w14:paraId="1BAB885A" w14:textId="77777777">
        <w:trPr>
          <w:jc w:val="center"/>
        </w:trPr>
        <w:tc>
          <w:tcPr>
            <w:tcW w:w="1399" w:type="dxa"/>
            <w:vAlign w:val="center"/>
          </w:tcPr>
          <w:p w14:paraId="70914067" w14:textId="77777777" w:rsidR="004B250B" w:rsidRDefault="004B250B">
            <w:pPr>
              <w:keepLines/>
              <w:spacing w:after="0"/>
            </w:pPr>
          </w:p>
        </w:tc>
        <w:tc>
          <w:tcPr>
            <w:tcW w:w="1399" w:type="dxa"/>
            <w:vAlign w:val="center"/>
          </w:tcPr>
          <w:p w14:paraId="0F60A356" w14:textId="77777777" w:rsidR="004B250B" w:rsidRDefault="004B250B">
            <w:pPr>
              <w:keepLines/>
              <w:spacing w:after="0"/>
            </w:pPr>
          </w:p>
        </w:tc>
        <w:tc>
          <w:tcPr>
            <w:tcW w:w="1399" w:type="dxa"/>
            <w:vAlign w:val="center"/>
          </w:tcPr>
          <w:p w14:paraId="0966CDB9" w14:textId="77777777" w:rsidR="004B250B" w:rsidRDefault="00000000">
            <w:pPr>
              <w:keepLines/>
              <w:spacing w:after="0"/>
            </w:pPr>
            <w:r>
              <w:t>Negative-binomial C1/C2 calibration</w:t>
            </w:r>
          </w:p>
        </w:tc>
        <w:tc>
          <w:tcPr>
            <w:tcW w:w="1399" w:type="dxa"/>
            <w:vAlign w:val="center"/>
          </w:tcPr>
          <w:p w14:paraId="47EEDD84" w14:textId="77777777" w:rsidR="004B250B" w:rsidRDefault="00000000">
            <w:pPr>
              <w:keepLines/>
              <w:spacing w:after="0"/>
            </w:pPr>
            <w:r>
              <w:t>48,333 / 50,000</w:t>
            </w:r>
          </w:p>
        </w:tc>
        <w:tc>
          <w:tcPr>
            <w:tcW w:w="1399" w:type="dxa"/>
            <w:vAlign w:val="center"/>
          </w:tcPr>
          <w:p w14:paraId="31B4EA58" w14:textId="77777777" w:rsidR="004B250B" w:rsidRDefault="00000000">
            <w:pPr>
              <w:keepLines/>
              <w:spacing w:after="0"/>
            </w:pPr>
            <w:r>
              <w:t>4.3 (4.1–4.4)</w:t>
            </w:r>
          </w:p>
        </w:tc>
        <w:tc>
          <w:tcPr>
            <w:tcW w:w="1399" w:type="dxa"/>
            <w:vAlign w:val="center"/>
          </w:tcPr>
          <w:p w14:paraId="048F0033" w14:textId="77777777" w:rsidR="004B250B" w:rsidRDefault="00000000">
            <w:pPr>
              <w:keepLines/>
              <w:spacing w:after="0"/>
            </w:pPr>
            <w:r>
              <w:t>4.1</w:t>
            </w:r>
          </w:p>
        </w:tc>
        <w:tc>
          <w:tcPr>
            <w:tcW w:w="1399" w:type="dxa"/>
            <w:vAlign w:val="center"/>
          </w:tcPr>
          <w:p w14:paraId="7D0749EA" w14:textId="77777777" w:rsidR="004B250B" w:rsidRDefault="00000000">
            <w:pPr>
              <w:keepLines/>
              <w:spacing w:after="0"/>
            </w:pPr>
            <w:r>
              <w:t>3.3</w:t>
            </w:r>
          </w:p>
        </w:tc>
      </w:tr>
      <w:tr w:rsidR="004B250B" w14:paraId="4355BBC9" w14:textId="77777777">
        <w:trPr>
          <w:jc w:val="center"/>
        </w:trPr>
        <w:tc>
          <w:tcPr>
            <w:tcW w:w="1399" w:type="dxa"/>
            <w:vAlign w:val="center"/>
          </w:tcPr>
          <w:p w14:paraId="1E9A9F37" w14:textId="77777777" w:rsidR="004B250B" w:rsidRDefault="004B250B">
            <w:pPr>
              <w:keepLines/>
              <w:spacing w:after="0"/>
            </w:pPr>
          </w:p>
        </w:tc>
        <w:tc>
          <w:tcPr>
            <w:tcW w:w="1399" w:type="dxa"/>
            <w:vAlign w:val="center"/>
          </w:tcPr>
          <w:p w14:paraId="2CDAD580" w14:textId="77777777" w:rsidR="004B250B" w:rsidRDefault="00000000">
            <w:pPr>
              <w:keepLines/>
              <w:spacing w:after="0"/>
            </w:pPr>
            <w:r>
              <w:t>3-month calendar</w:t>
            </w:r>
          </w:p>
        </w:tc>
        <w:tc>
          <w:tcPr>
            <w:tcW w:w="1399" w:type="dxa"/>
            <w:vAlign w:val="center"/>
          </w:tcPr>
          <w:p w14:paraId="623D6524" w14:textId="77777777" w:rsidR="004B250B" w:rsidRDefault="00000000">
            <w:pPr>
              <w:keepLines/>
              <w:spacing w:after="0"/>
            </w:pPr>
            <w:r>
              <w:t>Windowed Herzog thresholds</w:t>
            </w:r>
          </w:p>
        </w:tc>
        <w:tc>
          <w:tcPr>
            <w:tcW w:w="1399" w:type="dxa"/>
            <w:vAlign w:val="center"/>
          </w:tcPr>
          <w:p w14:paraId="685E0784" w14:textId="77777777" w:rsidR="004B250B" w:rsidRDefault="00000000">
            <w:pPr>
              <w:keepLines/>
              <w:spacing w:after="0"/>
            </w:pPr>
            <w:r>
              <w:t>45,194 / 50,000</w:t>
            </w:r>
          </w:p>
        </w:tc>
        <w:tc>
          <w:tcPr>
            <w:tcW w:w="1399" w:type="dxa"/>
            <w:vAlign w:val="center"/>
          </w:tcPr>
          <w:p w14:paraId="7A53534D" w14:textId="77777777" w:rsidR="004B250B" w:rsidRDefault="00000000">
            <w:pPr>
              <w:keepLines/>
              <w:spacing w:after="0"/>
            </w:pPr>
            <w:r>
              <w:t>51.3 (50.8–51.8)</w:t>
            </w:r>
          </w:p>
        </w:tc>
        <w:tc>
          <w:tcPr>
            <w:tcW w:w="1399" w:type="dxa"/>
            <w:vAlign w:val="center"/>
          </w:tcPr>
          <w:p w14:paraId="69AFB6F1" w14:textId="77777777" w:rsidR="004B250B" w:rsidRDefault="00000000">
            <w:pPr>
              <w:keepLines/>
              <w:spacing w:after="0"/>
            </w:pPr>
            <w:r>
              <w:t>46.4</w:t>
            </w:r>
          </w:p>
        </w:tc>
        <w:tc>
          <w:tcPr>
            <w:tcW w:w="1399" w:type="dxa"/>
            <w:vAlign w:val="center"/>
          </w:tcPr>
          <w:p w14:paraId="150A3310" w14:textId="77777777" w:rsidR="004B250B" w:rsidRDefault="00000000">
            <w:pPr>
              <w:keepLines/>
              <w:spacing w:after="0"/>
            </w:pPr>
            <w:r>
              <w:t>9.6</w:t>
            </w:r>
          </w:p>
        </w:tc>
      </w:tr>
      <w:tr w:rsidR="004B250B" w14:paraId="230A72C5" w14:textId="77777777">
        <w:trPr>
          <w:jc w:val="center"/>
        </w:trPr>
        <w:tc>
          <w:tcPr>
            <w:tcW w:w="1399" w:type="dxa"/>
            <w:vAlign w:val="center"/>
          </w:tcPr>
          <w:p w14:paraId="4B11F917" w14:textId="77777777" w:rsidR="004B250B" w:rsidRDefault="004B250B">
            <w:pPr>
              <w:keepLines/>
              <w:spacing w:after="0"/>
            </w:pPr>
          </w:p>
        </w:tc>
        <w:tc>
          <w:tcPr>
            <w:tcW w:w="1399" w:type="dxa"/>
            <w:vAlign w:val="center"/>
          </w:tcPr>
          <w:p w14:paraId="0B8DD6DA" w14:textId="77777777" w:rsidR="004B250B" w:rsidRDefault="00000000">
            <w:pPr>
              <w:keepLines/>
              <w:spacing w:after="0"/>
            </w:pPr>
            <w:r>
              <w:t>3 complete cycles</w:t>
            </w:r>
          </w:p>
        </w:tc>
        <w:tc>
          <w:tcPr>
            <w:tcW w:w="1399" w:type="dxa"/>
            <w:vAlign w:val="center"/>
          </w:tcPr>
          <w:p w14:paraId="5B782776" w14:textId="77777777" w:rsidR="004B250B" w:rsidRDefault="00000000">
            <w:pPr>
              <w:keepLines/>
              <w:spacing w:after="0"/>
            </w:pPr>
            <w:r>
              <w:t>Exact Herzog 2004, any pattern</w:t>
            </w:r>
          </w:p>
        </w:tc>
        <w:tc>
          <w:tcPr>
            <w:tcW w:w="1399" w:type="dxa"/>
            <w:vAlign w:val="center"/>
          </w:tcPr>
          <w:p w14:paraId="2B8EB189" w14:textId="77777777" w:rsidR="004B250B" w:rsidRDefault="00000000">
            <w:pPr>
              <w:keepLines/>
              <w:spacing w:after="0"/>
            </w:pPr>
            <w:r>
              <w:t>18,182 / 50,000</w:t>
            </w:r>
          </w:p>
        </w:tc>
        <w:tc>
          <w:tcPr>
            <w:tcW w:w="1399" w:type="dxa"/>
            <w:vAlign w:val="center"/>
          </w:tcPr>
          <w:p w14:paraId="1C3D9C2E" w14:textId="77777777" w:rsidR="004B250B" w:rsidRDefault="00000000">
            <w:pPr>
              <w:keepLines/>
              <w:spacing w:after="0"/>
            </w:pPr>
            <w:r>
              <w:t>52.7 (51.9–53.4)</w:t>
            </w:r>
          </w:p>
        </w:tc>
        <w:tc>
          <w:tcPr>
            <w:tcW w:w="1399" w:type="dxa"/>
            <w:vAlign w:val="center"/>
          </w:tcPr>
          <w:p w14:paraId="029D4829" w14:textId="77777777" w:rsidR="004B250B" w:rsidRDefault="00000000">
            <w:pPr>
              <w:keepLines/>
              <w:spacing w:after="0"/>
            </w:pPr>
            <w:r>
              <w:t>19.1</w:t>
            </w:r>
          </w:p>
        </w:tc>
        <w:tc>
          <w:tcPr>
            <w:tcW w:w="1399" w:type="dxa"/>
            <w:vAlign w:val="center"/>
          </w:tcPr>
          <w:p w14:paraId="66E61041" w14:textId="77777777" w:rsidR="004B250B" w:rsidRDefault="00000000">
            <w:pPr>
              <w:keepLines/>
              <w:spacing w:after="0"/>
            </w:pPr>
            <w:r>
              <w:t>63.6</w:t>
            </w:r>
          </w:p>
        </w:tc>
      </w:tr>
    </w:tbl>
    <w:p w14:paraId="0551DBE8" w14:textId="77777777" w:rsidR="004B250B" w:rsidRDefault="004B250B">
      <w:pPr>
        <w:spacing w:after="0"/>
      </w:pPr>
    </w:p>
    <w:p w14:paraId="306E052F"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07C9B4DE" w14:textId="77777777" w:rsidR="004B250B" w:rsidRDefault="00000000">
      <w:r>
        <w:br w:type="page"/>
      </w:r>
    </w:p>
    <w:p w14:paraId="602C657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477"/>
        <w:gridCol w:w="1376"/>
        <w:gridCol w:w="1389"/>
        <w:gridCol w:w="1384"/>
        <w:gridCol w:w="1384"/>
        <w:gridCol w:w="1386"/>
        <w:gridCol w:w="1386"/>
      </w:tblGrid>
      <w:tr w:rsidR="004B250B" w14:paraId="2427E948" w14:textId="77777777">
        <w:trPr>
          <w:tblHeader/>
          <w:jc w:val="center"/>
        </w:trPr>
        <w:tc>
          <w:tcPr>
            <w:tcW w:w="1399" w:type="dxa"/>
            <w:shd w:val="clear" w:color="auto" w:fill="D9EAF7"/>
            <w:vAlign w:val="center"/>
          </w:tcPr>
          <w:p w14:paraId="223E5922" w14:textId="77777777" w:rsidR="004B250B" w:rsidRDefault="00000000">
            <w:pPr>
              <w:jc w:val="center"/>
            </w:pPr>
            <w:r>
              <w:rPr>
                <w:rFonts w:ascii="Arial" w:hAnsi="Arial"/>
                <w:b/>
                <w:sz w:val="15"/>
              </w:rPr>
              <w:t>Cohort</w:t>
            </w:r>
          </w:p>
        </w:tc>
        <w:tc>
          <w:tcPr>
            <w:tcW w:w="1399" w:type="dxa"/>
            <w:shd w:val="clear" w:color="auto" w:fill="D9EAF7"/>
            <w:vAlign w:val="center"/>
          </w:tcPr>
          <w:p w14:paraId="4CEE3655" w14:textId="77777777" w:rsidR="004B250B" w:rsidRDefault="00000000">
            <w:pPr>
              <w:jc w:val="center"/>
            </w:pPr>
            <w:r>
              <w:rPr>
                <w:rFonts w:ascii="Arial" w:hAnsi="Arial"/>
                <w:b/>
                <w:sz w:val="15"/>
              </w:rPr>
              <w:t>N/study</w:t>
            </w:r>
          </w:p>
        </w:tc>
        <w:tc>
          <w:tcPr>
            <w:tcW w:w="1399" w:type="dxa"/>
            <w:shd w:val="clear" w:color="auto" w:fill="D9EAF7"/>
            <w:vAlign w:val="center"/>
          </w:tcPr>
          <w:p w14:paraId="69A73192" w14:textId="77777777" w:rsidR="004B250B" w:rsidRDefault="00000000">
            <w:pPr>
              <w:jc w:val="center"/>
            </w:pPr>
            <w:r>
              <w:rPr>
                <w:rFonts w:ascii="Arial" w:hAnsi="Arial"/>
                <w:b/>
                <w:sz w:val="15"/>
              </w:rPr>
              <w:t>Definition</w:t>
            </w:r>
          </w:p>
        </w:tc>
        <w:tc>
          <w:tcPr>
            <w:tcW w:w="1399" w:type="dxa"/>
            <w:shd w:val="clear" w:color="auto" w:fill="D9EAF7"/>
            <w:vAlign w:val="center"/>
          </w:tcPr>
          <w:p w14:paraId="4E258DF2"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11C369F0"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0C3DAAE"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4A90B6B"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5EC45B5B" w14:textId="77777777">
        <w:trPr>
          <w:jc w:val="center"/>
        </w:trPr>
        <w:tc>
          <w:tcPr>
            <w:tcW w:w="1399" w:type="dxa"/>
            <w:vAlign w:val="center"/>
          </w:tcPr>
          <w:p w14:paraId="2A2D27BB" w14:textId="77777777" w:rsidR="004B250B" w:rsidRDefault="00000000">
            <w:pPr>
              <w:keepLines/>
              <w:spacing w:after="0"/>
            </w:pPr>
            <w:r>
              <w:t>Healthy ovulatory</w:t>
            </w:r>
          </w:p>
        </w:tc>
        <w:tc>
          <w:tcPr>
            <w:tcW w:w="1399" w:type="dxa"/>
            <w:vAlign w:val="center"/>
          </w:tcPr>
          <w:p w14:paraId="2159E9BB" w14:textId="77777777" w:rsidR="004B250B" w:rsidRDefault="00000000">
            <w:pPr>
              <w:keepLines/>
              <w:spacing w:after="0"/>
            </w:pPr>
            <w:r>
              <w:t>30</w:t>
            </w:r>
          </w:p>
        </w:tc>
        <w:tc>
          <w:tcPr>
            <w:tcW w:w="1399" w:type="dxa"/>
            <w:vAlign w:val="center"/>
          </w:tcPr>
          <w:p w14:paraId="116878A3" w14:textId="77777777" w:rsidR="004B250B" w:rsidRDefault="00000000">
            <w:pPr>
              <w:keepLines/>
              <w:spacing w:after="0"/>
            </w:pPr>
            <w:r>
              <w:t>Windowed Herzog thresholds</w:t>
            </w:r>
          </w:p>
        </w:tc>
        <w:tc>
          <w:tcPr>
            <w:tcW w:w="1399" w:type="dxa"/>
            <w:vAlign w:val="center"/>
          </w:tcPr>
          <w:p w14:paraId="6FE8C68D" w14:textId="77777777" w:rsidR="004B250B" w:rsidRDefault="00000000">
            <w:pPr>
              <w:keepLines/>
              <w:spacing w:after="0"/>
            </w:pPr>
            <w:r>
              <w:t>37.6%</w:t>
            </w:r>
          </w:p>
        </w:tc>
        <w:tc>
          <w:tcPr>
            <w:tcW w:w="1399" w:type="dxa"/>
            <w:vAlign w:val="center"/>
          </w:tcPr>
          <w:p w14:paraId="5015F80C" w14:textId="77777777" w:rsidR="004B250B" w:rsidRDefault="00000000">
            <w:pPr>
              <w:keepLines/>
              <w:spacing w:after="0"/>
            </w:pPr>
            <w:r>
              <w:t>20.0%–56.7%</w:t>
            </w:r>
          </w:p>
        </w:tc>
        <w:tc>
          <w:tcPr>
            <w:tcW w:w="1399" w:type="dxa"/>
            <w:vAlign w:val="center"/>
          </w:tcPr>
          <w:p w14:paraId="75D9C2B1" w14:textId="77777777" w:rsidR="004B250B" w:rsidRDefault="00000000">
            <w:pPr>
              <w:keepLines/>
              <w:spacing w:after="0"/>
            </w:pPr>
            <w:r>
              <w:t>45.9%</w:t>
            </w:r>
          </w:p>
        </w:tc>
        <w:tc>
          <w:tcPr>
            <w:tcW w:w="1399" w:type="dxa"/>
            <w:vAlign w:val="center"/>
          </w:tcPr>
          <w:p w14:paraId="3E0EF471" w14:textId="77777777" w:rsidR="004B250B" w:rsidRDefault="00000000">
            <w:pPr>
              <w:keepLines/>
              <w:spacing w:after="0"/>
            </w:pPr>
            <w:r>
              <w:t>19.8%</w:t>
            </w:r>
          </w:p>
        </w:tc>
      </w:tr>
      <w:tr w:rsidR="004B250B" w14:paraId="24CB9F3F" w14:textId="77777777">
        <w:trPr>
          <w:jc w:val="center"/>
        </w:trPr>
        <w:tc>
          <w:tcPr>
            <w:tcW w:w="1399" w:type="dxa"/>
            <w:vAlign w:val="center"/>
          </w:tcPr>
          <w:p w14:paraId="62E1C249" w14:textId="77777777" w:rsidR="004B250B" w:rsidRDefault="004B250B">
            <w:pPr>
              <w:keepLines/>
              <w:spacing w:after="0"/>
            </w:pPr>
          </w:p>
        </w:tc>
        <w:tc>
          <w:tcPr>
            <w:tcW w:w="1399" w:type="dxa"/>
            <w:vAlign w:val="center"/>
          </w:tcPr>
          <w:p w14:paraId="09E758BE" w14:textId="77777777" w:rsidR="004B250B" w:rsidRDefault="00000000">
            <w:pPr>
              <w:keepLines/>
              <w:spacing w:after="0"/>
            </w:pPr>
            <w:r>
              <w:t>30</w:t>
            </w:r>
          </w:p>
        </w:tc>
        <w:tc>
          <w:tcPr>
            <w:tcW w:w="1399" w:type="dxa"/>
            <w:vAlign w:val="center"/>
          </w:tcPr>
          <w:p w14:paraId="0B442BEC" w14:textId="77777777" w:rsidR="004B250B" w:rsidRDefault="00000000">
            <w:pPr>
              <w:keepLines/>
              <w:spacing w:after="0"/>
            </w:pPr>
            <w:r>
              <w:t>Windowed Herzog C1/C2 union</w:t>
            </w:r>
          </w:p>
        </w:tc>
        <w:tc>
          <w:tcPr>
            <w:tcW w:w="1399" w:type="dxa"/>
            <w:vAlign w:val="center"/>
          </w:tcPr>
          <w:p w14:paraId="5155A75E" w14:textId="77777777" w:rsidR="004B250B" w:rsidRDefault="00000000">
            <w:pPr>
              <w:keepLines/>
              <w:spacing w:after="0"/>
            </w:pPr>
            <w:r>
              <w:t>37.6%</w:t>
            </w:r>
          </w:p>
        </w:tc>
        <w:tc>
          <w:tcPr>
            <w:tcW w:w="1399" w:type="dxa"/>
            <w:vAlign w:val="center"/>
          </w:tcPr>
          <w:p w14:paraId="5E02A88C" w14:textId="77777777" w:rsidR="004B250B" w:rsidRDefault="00000000">
            <w:pPr>
              <w:keepLines/>
              <w:spacing w:after="0"/>
            </w:pPr>
            <w:r>
              <w:t>20.0%–56.7%</w:t>
            </w:r>
          </w:p>
        </w:tc>
        <w:tc>
          <w:tcPr>
            <w:tcW w:w="1399" w:type="dxa"/>
            <w:vAlign w:val="center"/>
          </w:tcPr>
          <w:p w14:paraId="2708F62D" w14:textId="77777777" w:rsidR="004B250B" w:rsidRDefault="00000000">
            <w:pPr>
              <w:keepLines/>
              <w:spacing w:after="0"/>
            </w:pPr>
            <w:r>
              <w:t>45.9%</w:t>
            </w:r>
          </w:p>
        </w:tc>
        <w:tc>
          <w:tcPr>
            <w:tcW w:w="1399" w:type="dxa"/>
            <w:vAlign w:val="center"/>
          </w:tcPr>
          <w:p w14:paraId="1DD8E4BB" w14:textId="77777777" w:rsidR="004B250B" w:rsidRDefault="00000000">
            <w:pPr>
              <w:keepLines/>
              <w:spacing w:after="0"/>
            </w:pPr>
            <w:r>
              <w:t>19.8%</w:t>
            </w:r>
          </w:p>
        </w:tc>
      </w:tr>
      <w:tr w:rsidR="004B250B" w14:paraId="5840CF36" w14:textId="77777777">
        <w:trPr>
          <w:jc w:val="center"/>
        </w:trPr>
        <w:tc>
          <w:tcPr>
            <w:tcW w:w="1399" w:type="dxa"/>
            <w:vAlign w:val="center"/>
          </w:tcPr>
          <w:p w14:paraId="32A8E80A" w14:textId="77777777" w:rsidR="004B250B" w:rsidRDefault="004B250B">
            <w:pPr>
              <w:keepLines/>
              <w:spacing w:after="0"/>
            </w:pPr>
          </w:p>
        </w:tc>
        <w:tc>
          <w:tcPr>
            <w:tcW w:w="1399" w:type="dxa"/>
            <w:vAlign w:val="center"/>
          </w:tcPr>
          <w:p w14:paraId="14DA8B4C" w14:textId="77777777" w:rsidR="004B250B" w:rsidRDefault="00000000">
            <w:pPr>
              <w:keepLines/>
              <w:spacing w:after="0"/>
            </w:pPr>
            <w:r>
              <w:t>50</w:t>
            </w:r>
          </w:p>
        </w:tc>
        <w:tc>
          <w:tcPr>
            <w:tcW w:w="1399" w:type="dxa"/>
            <w:vAlign w:val="center"/>
          </w:tcPr>
          <w:p w14:paraId="1F1E96E9" w14:textId="77777777" w:rsidR="004B250B" w:rsidRDefault="00000000">
            <w:pPr>
              <w:keepLines/>
              <w:spacing w:after="0"/>
            </w:pPr>
            <w:r>
              <w:t>Windowed Herzog thresholds</w:t>
            </w:r>
          </w:p>
        </w:tc>
        <w:tc>
          <w:tcPr>
            <w:tcW w:w="1399" w:type="dxa"/>
            <w:vAlign w:val="center"/>
          </w:tcPr>
          <w:p w14:paraId="73903A3D" w14:textId="77777777" w:rsidR="004B250B" w:rsidRDefault="00000000">
            <w:pPr>
              <w:keepLines/>
              <w:spacing w:after="0"/>
            </w:pPr>
            <w:r>
              <w:t>37.8%</w:t>
            </w:r>
          </w:p>
        </w:tc>
        <w:tc>
          <w:tcPr>
            <w:tcW w:w="1399" w:type="dxa"/>
            <w:vAlign w:val="center"/>
          </w:tcPr>
          <w:p w14:paraId="7F172EF1" w14:textId="77777777" w:rsidR="004B250B" w:rsidRDefault="00000000">
            <w:pPr>
              <w:keepLines/>
              <w:spacing w:after="0"/>
            </w:pPr>
            <w:r>
              <w:t>24.0%–52.0%</w:t>
            </w:r>
          </w:p>
        </w:tc>
        <w:tc>
          <w:tcPr>
            <w:tcW w:w="1399" w:type="dxa"/>
            <w:vAlign w:val="center"/>
          </w:tcPr>
          <w:p w14:paraId="3770CC43" w14:textId="77777777" w:rsidR="004B250B" w:rsidRDefault="00000000">
            <w:pPr>
              <w:keepLines/>
              <w:spacing w:after="0"/>
            </w:pPr>
            <w:r>
              <w:t>42.6%</w:t>
            </w:r>
          </w:p>
        </w:tc>
        <w:tc>
          <w:tcPr>
            <w:tcW w:w="1399" w:type="dxa"/>
            <w:vAlign w:val="center"/>
          </w:tcPr>
          <w:p w14:paraId="7D58F1CA" w14:textId="77777777" w:rsidR="004B250B" w:rsidRDefault="00000000">
            <w:pPr>
              <w:keepLines/>
              <w:spacing w:after="0"/>
            </w:pPr>
            <w:r>
              <w:t>14.7%</w:t>
            </w:r>
          </w:p>
        </w:tc>
      </w:tr>
      <w:tr w:rsidR="004B250B" w14:paraId="384F5FDC" w14:textId="77777777">
        <w:trPr>
          <w:jc w:val="center"/>
        </w:trPr>
        <w:tc>
          <w:tcPr>
            <w:tcW w:w="1399" w:type="dxa"/>
            <w:vAlign w:val="center"/>
          </w:tcPr>
          <w:p w14:paraId="495A3BFC" w14:textId="77777777" w:rsidR="004B250B" w:rsidRDefault="004B250B">
            <w:pPr>
              <w:keepLines/>
              <w:spacing w:after="0"/>
            </w:pPr>
          </w:p>
        </w:tc>
        <w:tc>
          <w:tcPr>
            <w:tcW w:w="1399" w:type="dxa"/>
            <w:vAlign w:val="center"/>
          </w:tcPr>
          <w:p w14:paraId="25BC0592" w14:textId="77777777" w:rsidR="004B250B" w:rsidRDefault="00000000">
            <w:pPr>
              <w:keepLines/>
              <w:spacing w:after="0"/>
            </w:pPr>
            <w:r>
              <w:t>50</w:t>
            </w:r>
          </w:p>
        </w:tc>
        <w:tc>
          <w:tcPr>
            <w:tcW w:w="1399" w:type="dxa"/>
            <w:vAlign w:val="center"/>
          </w:tcPr>
          <w:p w14:paraId="392E6F68" w14:textId="77777777" w:rsidR="004B250B" w:rsidRDefault="00000000">
            <w:pPr>
              <w:keepLines/>
              <w:spacing w:after="0"/>
            </w:pPr>
            <w:r>
              <w:t>Windowed Herzog C1/C2 union</w:t>
            </w:r>
          </w:p>
        </w:tc>
        <w:tc>
          <w:tcPr>
            <w:tcW w:w="1399" w:type="dxa"/>
            <w:vAlign w:val="center"/>
          </w:tcPr>
          <w:p w14:paraId="4574B98E" w14:textId="77777777" w:rsidR="004B250B" w:rsidRDefault="00000000">
            <w:pPr>
              <w:keepLines/>
              <w:spacing w:after="0"/>
            </w:pPr>
            <w:r>
              <w:t>37.8%</w:t>
            </w:r>
          </w:p>
        </w:tc>
        <w:tc>
          <w:tcPr>
            <w:tcW w:w="1399" w:type="dxa"/>
            <w:vAlign w:val="center"/>
          </w:tcPr>
          <w:p w14:paraId="29FF4F15" w14:textId="77777777" w:rsidR="004B250B" w:rsidRDefault="00000000">
            <w:pPr>
              <w:keepLines/>
              <w:spacing w:after="0"/>
            </w:pPr>
            <w:r>
              <w:t>24.0%–52.0%</w:t>
            </w:r>
          </w:p>
        </w:tc>
        <w:tc>
          <w:tcPr>
            <w:tcW w:w="1399" w:type="dxa"/>
            <w:vAlign w:val="center"/>
          </w:tcPr>
          <w:p w14:paraId="4289B1F2" w14:textId="77777777" w:rsidR="004B250B" w:rsidRDefault="00000000">
            <w:pPr>
              <w:keepLines/>
              <w:spacing w:after="0"/>
            </w:pPr>
            <w:r>
              <w:t>42.6%</w:t>
            </w:r>
          </w:p>
        </w:tc>
        <w:tc>
          <w:tcPr>
            <w:tcW w:w="1399" w:type="dxa"/>
            <w:vAlign w:val="center"/>
          </w:tcPr>
          <w:p w14:paraId="377C582C" w14:textId="77777777" w:rsidR="004B250B" w:rsidRDefault="00000000">
            <w:pPr>
              <w:keepLines/>
              <w:spacing w:after="0"/>
            </w:pPr>
            <w:r>
              <w:t>14.7%</w:t>
            </w:r>
          </w:p>
        </w:tc>
      </w:tr>
      <w:tr w:rsidR="004B250B" w14:paraId="0EFECE62" w14:textId="77777777">
        <w:trPr>
          <w:jc w:val="center"/>
        </w:trPr>
        <w:tc>
          <w:tcPr>
            <w:tcW w:w="1399" w:type="dxa"/>
            <w:vAlign w:val="center"/>
          </w:tcPr>
          <w:p w14:paraId="581D4686" w14:textId="77777777" w:rsidR="004B250B" w:rsidRDefault="004B250B">
            <w:pPr>
              <w:keepLines/>
              <w:spacing w:after="0"/>
            </w:pPr>
          </w:p>
        </w:tc>
        <w:tc>
          <w:tcPr>
            <w:tcW w:w="1399" w:type="dxa"/>
            <w:vAlign w:val="center"/>
          </w:tcPr>
          <w:p w14:paraId="76276715" w14:textId="77777777" w:rsidR="004B250B" w:rsidRDefault="00000000">
            <w:pPr>
              <w:keepLines/>
              <w:spacing w:after="0"/>
            </w:pPr>
            <w:r>
              <w:t>100</w:t>
            </w:r>
          </w:p>
        </w:tc>
        <w:tc>
          <w:tcPr>
            <w:tcW w:w="1399" w:type="dxa"/>
            <w:vAlign w:val="center"/>
          </w:tcPr>
          <w:p w14:paraId="60AA79C0" w14:textId="77777777" w:rsidR="004B250B" w:rsidRDefault="00000000">
            <w:pPr>
              <w:keepLines/>
              <w:spacing w:after="0"/>
            </w:pPr>
            <w:r>
              <w:t>Windowed Herzog thresholds</w:t>
            </w:r>
          </w:p>
        </w:tc>
        <w:tc>
          <w:tcPr>
            <w:tcW w:w="1399" w:type="dxa"/>
            <w:vAlign w:val="center"/>
          </w:tcPr>
          <w:p w14:paraId="070DB4F6" w14:textId="77777777" w:rsidR="004B250B" w:rsidRDefault="00000000">
            <w:pPr>
              <w:keepLines/>
              <w:spacing w:after="0"/>
            </w:pPr>
            <w:r>
              <w:t>37.6%</w:t>
            </w:r>
          </w:p>
        </w:tc>
        <w:tc>
          <w:tcPr>
            <w:tcW w:w="1399" w:type="dxa"/>
            <w:vAlign w:val="center"/>
          </w:tcPr>
          <w:p w14:paraId="33E3FEA9" w14:textId="77777777" w:rsidR="004B250B" w:rsidRDefault="00000000">
            <w:pPr>
              <w:keepLines/>
              <w:spacing w:after="0"/>
            </w:pPr>
            <w:r>
              <w:t>28.0%–47.0%</w:t>
            </w:r>
          </w:p>
        </w:tc>
        <w:tc>
          <w:tcPr>
            <w:tcW w:w="1399" w:type="dxa"/>
            <w:vAlign w:val="center"/>
          </w:tcPr>
          <w:p w14:paraId="4CAD6333" w14:textId="77777777" w:rsidR="004B250B" w:rsidRDefault="00000000">
            <w:pPr>
              <w:keepLines/>
              <w:spacing w:after="0"/>
            </w:pPr>
            <w:r>
              <w:t>34.6%</w:t>
            </w:r>
          </w:p>
        </w:tc>
        <w:tc>
          <w:tcPr>
            <w:tcW w:w="1399" w:type="dxa"/>
            <w:vAlign w:val="center"/>
          </w:tcPr>
          <w:p w14:paraId="32C37225" w14:textId="77777777" w:rsidR="004B250B" w:rsidRDefault="00000000">
            <w:pPr>
              <w:keepLines/>
              <w:spacing w:after="0"/>
            </w:pPr>
            <w:r>
              <w:t>8.1%</w:t>
            </w:r>
          </w:p>
        </w:tc>
      </w:tr>
      <w:tr w:rsidR="004B250B" w14:paraId="7EDD1B21" w14:textId="77777777">
        <w:trPr>
          <w:jc w:val="center"/>
        </w:trPr>
        <w:tc>
          <w:tcPr>
            <w:tcW w:w="1399" w:type="dxa"/>
            <w:vAlign w:val="center"/>
          </w:tcPr>
          <w:p w14:paraId="60405061" w14:textId="77777777" w:rsidR="004B250B" w:rsidRDefault="004B250B">
            <w:pPr>
              <w:keepLines/>
              <w:spacing w:after="0"/>
            </w:pPr>
          </w:p>
        </w:tc>
        <w:tc>
          <w:tcPr>
            <w:tcW w:w="1399" w:type="dxa"/>
            <w:vAlign w:val="center"/>
          </w:tcPr>
          <w:p w14:paraId="1E587DB8" w14:textId="77777777" w:rsidR="004B250B" w:rsidRDefault="00000000">
            <w:pPr>
              <w:keepLines/>
              <w:spacing w:after="0"/>
            </w:pPr>
            <w:r>
              <w:t>100</w:t>
            </w:r>
          </w:p>
        </w:tc>
        <w:tc>
          <w:tcPr>
            <w:tcW w:w="1399" w:type="dxa"/>
            <w:vAlign w:val="center"/>
          </w:tcPr>
          <w:p w14:paraId="43DBC593" w14:textId="77777777" w:rsidR="004B250B" w:rsidRDefault="00000000">
            <w:pPr>
              <w:keepLines/>
              <w:spacing w:after="0"/>
            </w:pPr>
            <w:r>
              <w:t>Windowed Herzog C1/C2 union</w:t>
            </w:r>
          </w:p>
        </w:tc>
        <w:tc>
          <w:tcPr>
            <w:tcW w:w="1399" w:type="dxa"/>
            <w:vAlign w:val="center"/>
          </w:tcPr>
          <w:p w14:paraId="6137680D" w14:textId="77777777" w:rsidR="004B250B" w:rsidRDefault="00000000">
            <w:pPr>
              <w:keepLines/>
              <w:spacing w:after="0"/>
            </w:pPr>
            <w:r>
              <w:t>37.6%</w:t>
            </w:r>
          </w:p>
        </w:tc>
        <w:tc>
          <w:tcPr>
            <w:tcW w:w="1399" w:type="dxa"/>
            <w:vAlign w:val="center"/>
          </w:tcPr>
          <w:p w14:paraId="259F97C9" w14:textId="77777777" w:rsidR="004B250B" w:rsidRDefault="00000000">
            <w:pPr>
              <w:keepLines/>
              <w:spacing w:after="0"/>
            </w:pPr>
            <w:r>
              <w:t>28.0%–47.0%</w:t>
            </w:r>
          </w:p>
        </w:tc>
        <w:tc>
          <w:tcPr>
            <w:tcW w:w="1399" w:type="dxa"/>
            <w:vAlign w:val="center"/>
          </w:tcPr>
          <w:p w14:paraId="768EC46C" w14:textId="77777777" w:rsidR="004B250B" w:rsidRDefault="00000000">
            <w:pPr>
              <w:keepLines/>
              <w:spacing w:after="0"/>
            </w:pPr>
            <w:r>
              <w:t>34.6%</w:t>
            </w:r>
          </w:p>
        </w:tc>
        <w:tc>
          <w:tcPr>
            <w:tcW w:w="1399" w:type="dxa"/>
            <w:vAlign w:val="center"/>
          </w:tcPr>
          <w:p w14:paraId="5E124B3C" w14:textId="77777777" w:rsidR="004B250B" w:rsidRDefault="00000000">
            <w:pPr>
              <w:keepLines/>
              <w:spacing w:after="0"/>
            </w:pPr>
            <w:r>
              <w:t>8.1%</w:t>
            </w:r>
          </w:p>
        </w:tc>
      </w:tr>
      <w:tr w:rsidR="004B250B" w14:paraId="13A064CF" w14:textId="77777777">
        <w:trPr>
          <w:jc w:val="center"/>
        </w:trPr>
        <w:tc>
          <w:tcPr>
            <w:tcW w:w="1399" w:type="dxa"/>
            <w:vAlign w:val="center"/>
          </w:tcPr>
          <w:p w14:paraId="0366B522" w14:textId="77777777" w:rsidR="004B250B" w:rsidRDefault="00000000">
            <w:pPr>
              <w:keepLines/>
              <w:spacing w:after="0"/>
            </w:pPr>
            <w:r>
              <w:t>Heterogeneous menstruating-age</w:t>
            </w:r>
          </w:p>
        </w:tc>
        <w:tc>
          <w:tcPr>
            <w:tcW w:w="1399" w:type="dxa"/>
            <w:vAlign w:val="center"/>
          </w:tcPr>
          <w:p w14:paraId="163F7B4C" w14:textId="77777777" w:rsidR="004B250B" w:rsidRDefault="00000000">
            <w:pPr>
              <w:keepLines/>
              <w:spacing w:after="0"/>
            </w:pPr>
            <w:r>
              <w:t>30</w:t>
            </w:r>
          </w:p>
        </w:tc>
        <w:tc>
          <w:tcPr>
            <w:tcW w:w="1399" w:type="dxa"/>
            <w:vAlign w:val="center"/>
          </w:tcPr>
          <w:p w14:paraId="1C69D0F4" w14:textId="77777777" w:rsidR="004B250B" w:rsidRDefault="00000000">
            <w:pPr>
              <w:keepLines/>
              <w:spacing w:after="0"/>
            </w:pPr>
            <w:r>
              <w:t>Windowed Herzog thresholds</w:t>
            </w:r>
          </w:p>
        </w:tc>
        <w:tc>
          <w:tcPr>
            <w:tcW w:w="1399" w:type="dxa"/>
            <w:vAlign w:val="center"/>
          </w:tcPr>
          <w:p w14:paraId="2281D8EA" w14:textId="77777777" w:rsidR="004B250B" w:rsidRDefault="00000000">
            <w:pPr>
              <w:keepLines/>
              <w:spacing w:after="0"/>
            </w:pPr>
            <w:r>
              <w:t>46.5%</w:t>
            </w:r>
          </w:p>
        </w:tc>
        <w:tc>
          <w:tcPr>
            <w:tcW w:w="1399" w:type="dxa"/>
            <w:vAlign w:val="center"/>
          </w:tcPr>
          <w:p w14:paraId="6A6B4C4B" w14:textId="77777777" w:rsidR="004B250B" w:rsidRDefault="00000000">
            <w:pPr>
              <w:keepLines/>
              <w:spacing w:after="0"/>
            </w:pPr>
            <w:r>
              <w:t>30.0%–63.3%</w:t>
            </w:r>
          </w:p>
        </w:tc>
        <w:tc>
          <w:tcPr>
            <w:tcW w:w="1399" w:type="dxa"/>
            <w:vAlign w:val="center"/>
          </w:tcPr>
          <w:p w14:paraId="315AB76F" w14:textId="77777777" w:rsidR="004B250B" w:rsidRDefault="00000000">
            <w:pPr>
              <w:keepLines/>
              <w:spacing w:after="0"/>
            </w:pPr>
            <w:r>
              <w:t>81.1%</w:t>
            </w:r>
          </w:p>
        </w:tc>
        <w:tc>
          <w:tcPr>
            <w:tcW w:w="1399" w:type="dxa"/>
            <w:vAlign w:val="center"/>
          </w:tcPr>
          <w:p w14:paraId="003BDD2B" w14:textId="77777777" w:rsidR="004B250B" w:rsidRDefault="00000000">
            <w:pPr>
              <w:keepLines/>
              <w:spacing w:after="0"/>
            </w:pPr>
            <w:r>
              <w:t>56.0%</w:t>
            </w:r>
          </w:p>
        </w:tc>
      </w:tr>
      <w:tr w:rsidR="004B250B" w14:paraId="15F9EEAE" w14:textId="77777777">
        <w:trPr>
          <w:jc w:val="center"/>
        </w:trPr>
        <w:tc>
          <w:tcPr>
            <w:tcW w:w="1399" w:type="dxa"/>
            <w:vAlign w:val="center"/>
          </w:tcPr>
          <w:p w14:paraId="0B4816CC" w14:textId="77777777" w:rsidR="004B250B" w:rsidRDefault="004B250B">
            <w:pPr>
              <w:keepLines/>
              <w:spacing w:after="0"/>
            </w:pPr>
          </w:p>
        </w:tc>
        <w:tc>
          <w:tcPr>
            <w:tcW w:w="1399" w:type="dxa"/>
            <w:vAlign w:val="center"/>
          </w:tcPr>
          <w:p w14:paraId="679F376D" w14:textId="77777777" w:rsidR="004B250B" w:rsidRDefault="00000000">
            <w:pPr>
              <w:keepLines/>
              <w:spacing w:after="0"/>
            </w:pPr>
            <w:r>
              <w:t>30</w:t>
            </w:r>
          </w:p>
        </w:tc>
        <w:tc>
          <w:tcPr>
            <w:tcW w:w="1399" w:type="dxa"/>
            <w:vAlign w:val="center"/>
          </w:tcPr>
          <w:p w14:paraId="621E4025" w14:textId="77777777" w:rsidR="004B250B" w:rsidRDefault="00000000">
            <w:pPr>
              <w:keepLines/>
              <w:spacing w:after="0"/>
            </w:pPr>
            <w:r>
              <w:t>Windowed Herzog C1/C2 union</w:t>
            </w:r>
          </w:p>
        </w:tc>
        <w:tc>
          <w:tcPr>
            <w:tcW w:w="1399" w:type="dxa"/>
            <w:vAlign w:val="center"/>
          </w:tcPr>
          <w:p w14:paraId="3D8FBEE8" w14:textId="77777777" w:rsidR="004B250B" w:rsidRDefault="00000000">
            <w:pPr>
              <w:keepLines/>
              <w:spacing w:after="0"/>
            </w:pPr>
            <w:r>
              <w:t>38.1%</w:t>
            </w:r>
          </w:p>
        </w:tc>
        <w:tc>
          <w:tcPr>
            <w:tcW w:w="1399" w:type="dxa"/>
            <w:vAlign w:val="center"/>
          </w:tcPr>
          <w:p w14:paraId="4E9BA099" w14:textId="77777777" w:rsidR="004B250B" w:rsidRDefault="00000000">
            <w:pPr>
              <w:keepLines/>
              <w:spacing w:after="0"/>
            </w:pPr>
            <w:r>
              <w:t>20.0%–56.7%</w:t>
            </w:r>
          </w:p>
        </w:tc>
        <w:tc>
          <w:tcPr>
            <w:tcW w:w="1399" w:type="dxa"/>
            <w:vAlign w:val="center"/>
          </w:tcPr>
          <w:p w14:paraId="436CF103" w14:textId="77777777" w:rsidR="004B250B" w:rsidRDefault="00000000">
            <w:pPr>
              <w:keepLines/>
              <w:spacing w:after="0"/>
            </w:pPr>
            <w:r>
              <w:t>48.3%</w:t>
            </w:r>
          </w:p>
        </w:tc>
        <w:tc>
          <w:tcPr>
            <w:tcW w:w="1399" w:type="dxa"/>
            <w:vAlign w:val="center"/>
          </w:tcPr>
          <w:p w14:paraId="4566DB5A" w14:textId="77777777" w:rsidR="004B250B" w:rsidRDefault="00000000">
            <w:pPr>
              <w:keepLines/>
              <w:spacing w:after="0"/>
            </w:pPr>
            <w:r>
              <w:t>21.6%</w:t>
            </w:r>
          </w:p>
        </w:tc>
      </w:tr>
      <w:tr w:rsidR="004B250B" w14:paraId="19C63AEC" w14:textId="77777777">
        <w:trPr>
          <w:jc w:val="center"/>
        </w:trPr>
        <w:tc>
          <w:tcPr>
            <w:tcW w:w="1399" w:type="dxa"/>
            <w:vAlign w:val="center"/>
          </w:tcPr>
          <w:p w14:paraId="30463AAA" w14:textId="77777777" w:rsidR="004B250B" w:rsidRDefault="004B250B">
            <w:pPr>
              <w:keepLines/>
              <w:spacing w:after="0"/>
            </w:pPr>
          </w:p>
        </w:tc>
        <w:tc>
          <w:tcPr>
            <w:tcW w:w="1399" w:type="dxa"/>
            <w:vAlign w:val="center"/>
          </w:tcPr>
          <w:p w14:paraId="1145611B" w14:textId="77777777" w:rsidR="004B250B" w:rsidRDefault="00000000">
            <w:pPr>
              <w:keepLines/>
              <w:spacing w:after="0"/>
            </w:pPr>
            <w:r>
              <w:t>50</w:t>
            </w:r>
          </w:p>
        </w:tc>
        <w:tc>
          <w:tcPr>
            <w:tcW w:w="1399" w:type="dxa"/>
            <w:vAlign w:val="center"/>
          </w:tcPr>
          <w:p w14:paraId="2DAAF804" w14:textId="77777777" w:rsidR="004B250B" w:rsidRDefault="00000000">
            <w:pPr>
              <w:keepLines/>
              <w:spacing w:after="0"/>
            </w:pPr>
            <w:r>
              <w:t>Windowed Herzog thresholds</w:t>
            </w:r>
          </w:p>
        </w:tc>
        <w:tc>
          <w:tcPr>
            <w:tcW w:w="1399" w:type="dxa"/>
            <w:vAlign w:val="center"/>
          </w:tcPr>
          <w:p w14:paraId="12F97591" w14:textId="77777777" w:rsidR="004B250B" w:rsidRDefault="00000000">
            <w:pPr>
              <w:keepLines/>
              <w:spacing w:after="0"/>
            </w:pPr>
            <w:r>
              <w:t>46.4%</w:t>
            </w:r>
          </w:p>
        </w:tc>
        <w:tc>
          <w:tcPr>
            <w:tcW w:w="1399" w:type="dxa"/>
            <w:vAlign w:val="center"/>
          </w:tcPr>
          <w:p w14:paraId="071FF36D" w14:textId="77777777" w:rsidR="004B250B" w:rsidRDefault="00000000">
            <w:pPr>
              <w:keepLines/>
              <w:spacing w:after="0"/>
            </w:pPr>
            <w:r>
              <w:t>32.0%–60.0%</w:t>
            </w:r>
          </w:p>
        </w:tc>
        <w:tc>
          <w:tcPr>
            <w:tcW w:w="1399" w:type="dxa"/>
            <w:vAlign w:val="center"/>
          </w:tcPr>
          <w:p w14:paraId="6FCA5577" w14:textId="77777777" w:rsidR="004B250B" w:rsidRDefault="00000000">
            <w:pPr>
              <w:keepLines/>
              <w:spacing w:after="0"/>
            </w:pPr>
            <w:r>
              <w:t>85.4%</w:t>
            </w:r>
          </w:p>
        </w:tc>
        <w:tc>
          <w:tcPr>
            <w:tcW w:w="1399" w:type="dxa"/>
            <w:vAlign w:val="center"/>
          </w:tcPr>
          <w:p w14:paraId="403DB143" w14:textId="77777777" w:rsidR="004B250B" w:rsidRDefault="00000000">
            <w:pPr>
              <w:keepLines/>
              <w:spacing w:after="0"/>
            </w:pPr>
            <w:r>
              <w:t>58.1%</w:t>
            </w:r>
          </w:p>
        </w:tc>
      </w:tr>
      <w:tr w:rsidR="004B250B" w14:paraId="67593412" w14:textId="77777777">
        <w:trPr>
          <w:jc w:val="center"/>
        </w:trPr>
        <w:tc>
          <w:tcPr>
            <w:tcW w:w="1399" w:type="dxa"/>
            <w:vAlign w:val="center"/>
          </w:tcPr>
          <w:p w14:paraId="64CF3292" w14:textId="77777777" w:rsidR="004B250B" w:rsidRDefault="004B250B">
            <w:pPr>
              <w:keepLines/>
              <w:spacing w:after="0"/>
            </w:pPr>
          </w:p>
        </w:tc>
        <w:tc>
          <w:tcPr>
            <w:tcW w:w="1399" w:type="dxa"/>
            <w:vAlign w:val="center"/>
          </w:tcPr>
          <w:p w14:paraId="7BD3E5C6" w14:textId="77777777" w:rsidR="004B250B" w:rsidRDefault="00000000">
            <w:pPr>
              <w:keepLines/>
              <w:spacing w:after="0"/>
            </w:pPr>
            <w:r>
              <w:t>50</w:t>
            </w:r>
          </w:p>
        </w:tc>
        <w:tc>
          <w:tcPr>
            <w:tcW w:w="1399" w:type="dxa"/>
            <w:vAlign w:val="center"/>
          </w:tcPr>
          <w:p w14:paraId="0B22DBDD" w14:textId="77777777" w:rsidR="004B250B" w:rsidRDefault="00000000">
            <w:pPr>
              <w:keepLines/>
              <w:spacing w:after="0"/>
            </w:pPr>
            <w:r>
              <w:t>Windowed Herzog C1/C2 union</w:t>
            </w:r>
          </w:p>
        </w:tc>
        <w:tc>
          <w:tcPr>
            <w:tcW w:w="1399" w:type="dxa"/>
            <w:vAlign w:val="center"/>
          </w:tcPr>
          <w:p w14:paraId="53595539" w14:textId="77777777" w:rsidR="004B250B" w:rsidRDefault="00000000">
            <w:pPr>
              <w:keepLines/>
              <w:spacing w:after="0"/>
            </w:pPr>
            <w:r>
              <w:t>38.1%</w:t>
            </w:r>
          </w:p>
        </w:tc>
        <w:tc>
          <w:tcPr>
            <w:tcW w:w="1399" w:type="dxa"/>
            <w:vAlign w:val="center"/>
          </w:tcPr>
          <w:p w14:paraId="25273E6E" w14:textId="77777777" w:rsidR="004B250B" w:rsidRDefault="00000000">
            <w:pPr>
              <w:keepLines/>
              <w:spacing w:after="0"/>
            </w:pPr>
            <w:r>
              <w:t>24.0%–52.0%</w:t>
            </w:r>
          </w:p>
        </w:tc>
        <w:tc>
          <w:tcPr>
            <w:tcW w:w="1399" w:type="dxa"/>
            <w:vAlign w:val="center"/>
          </w:tcPr>
          <w:p w14:paraId="6D92C9D1" w14:textId="77777777" w:rsidR="004B250B" w:rsidRDefault="00000000">
            <w:pPr>
              <w:keepLines/>
              <w:spacing w:after="0"/>
            </w:pPr>
            <w:r>
              <w:t>44.2%</w:t>
            </w:r>
          </w:p>
        </w:tc>
        <w:tc>
          <w:tcPr>
            <w:tcW w:w="1399" w:type="dxa"/>
            <w:vAlign w:val="center"/>
          </w:tcPr>
          <w:p w14:paraId="3355382F" w14:textId="77777777" w:rsidR="004B250B" w:rsidRDefault="00000000">
            <w:pPr>
              <w:keepLines/>
              <w:spacing w:after="0"/>
            </w:pPr>
            <w:r>
              <w:t>16.1%</w:t>
            </w:r>
          </w:p>
        </w:tc>
      </w:tr>
      <w:tr w:rsidR="004B250B" w14:paraId="01179773" w14:textId="77777777">
        <w:trPr>
          <w:jc w:val="center"/>
        </w:trPr>
        <w:tc>
          <w:tcPr>
            <w:tcW w:w="1399" w:type="dxa"/>
            <w:vAlign w:val="center"/>
          </w:tcPr>
          <w:p w14:paraId="642F7DF0" w14:textId="77777777" w:rsidR="004B250B" w:rsidRDefault="004B250B">
            <w:pPr>
              <w:keepLines/>
              <w:spacing w:after="0"/>
            </w:pPr>
          </w:p>
        </w:tc>
        <w:tc>
          <w:tcPr>
            <w:tcW w:w="1399" w:type="dxa"/>
            <w:vAlign w:val="center"/>
          </w:tcPr>
          <w:p w14:paraId="0CFF5381" w14:textId="77777777" w:rsidR="004B250B" w:rsidRDefault="00000000">
            <w:pPr>
              <w:keepLines/>
              <w:spacing w:after="0"/>
            </w:pPr>
            <w:r>
              <w:t>100</w:t>
            </w:r>
          </w:p>
        </w:tc>
        <w:tc>
          <w:tcPr>
            <w:tcW w:w="1399" w:type="dxa"/>
            <w:vAlign w:val="center"/>
          </w:tcPr>
          <w:p w14:paraId="3A33443F" w14:textId="77777777" w:rsidR="004B250B" w:rsidRDefault="00000000">
            <w:pPr>
              <w:keepLines/>
              <w:spacing w:after="0"/>
            </w:pPr>
            <w:r>
              <w:t>Windowed Herzog thresholds</w:t>
            </w:r>
          </w:p>
        </w:tc>
        <w:tc>
          <w:tcPr>
            <w:tcW w:w="1399" w:type="dxa"/>
            <w:vAlign w:val="center"/>
          </w:tcPr>
          <w:p w14:paraId="5BCDEA32" w14:textId="77777777" w:rsidR="004B250B" w:rsidRDefault="00000000">
            <w:pPr>
              <w:keepLines/>
              <w:spacing w:after="0"/>
            </w:pPr>
            <w:r>
              <w:t>46.4%</w:t>
            </w:r>
          </w:p>
        </w:tc>
        <w:tc>
          <w:tcPr>
            <w:tcW w:w="1399" w:type="dxa"/>
            <w:vAlign w:val="center"/>
          </w:tcPr>
          <w:p w14:paraId="059E5AAE" w14:textId="77777777" w:rsidR="004B250B" w:rsidRDefault="00000000">
            <w:pPr>
              <w:keepLines/>
              <w:spacing w:after="0"/>
            </w:pPr>
            <w:r>
              <w:t>37.0%–56.0%</w:t>
            </w:r>
          </w:p>
        </w:tc>
        <w:tc>
          <w:tcPr>
            <w:tcW w:w="1399" w:type="dxa"/>
            <w:vAlign w:val="center"/>
          </w:tcPr>
          <w:p w14:paraId="270988DF" w14:textId="77777777" w:rsidR="004B250B" w:rsidRDefault="00000000">
            <w:pPr>
              <w:keepLines/>
              <w:spacing w:after="0"/>
            </w:pPr>
            <w:r>
              <w:t>91.4%</w:t>
            </w:r>
          </w:p>
        </w:tc>
        <w:tc>
          <w:tcPr>
            <w:tcW w:w="1399" w:type="dxa"/>
            <w:vAlign w:val="center"/>
          </w:tcPr>
          <w:p w14:paraId="33D4ADAD" w14:textId="77777777" w:rsidR="004B250B" w:rsidRDefault="00000000">
            <w:pPr>
              <w:keepLines/>
              <w:spacing w:after="0"/>
            </w:pPr>
            <w:r>
              <w:t>65.0%</w:t>
            </w:r>
          </w:p>
        </w:tc>
      </w:tr>
      <w:tr w:rsidR="004B250B" w14:paraId="50F081BA" w14:textId="77777777">
        <w:trPr>
          <w:jc w:val="center"/>
        </w:trPr>
        <w:tc>
          <w:tcPr>
            <w:tcW w:w="1399" w:type="dxa"/>
            <w:vAlign w:val="center"/>
          </w:tcPr>
          <w:p w14:paraId="0119C2D7" w14:textId="77777777" w:rsidR="004B250B" w:rsidRDefault="004B250B">
            <w:pPr>
              <w:keepLines/>
              <w:spacing w:after="0"/>
            </w:pPr>
          </w:p>
        </w:tc>
        <w:tc>
          <w:tcPr>
            <w:tcW w:w="1399" w:type="dxa"/>
            <w:vAlign w:val="center"/>
          </w:tcPr>
          <w:p w14:paraId="54545E17" w14:textId="77777777" w:rsidR="004B250B" w:rsidRDefault="00000000">
            <w:pPr>
              <w:keepLines/>
              <w:spacing w:after="0"/>
            </w:pPr>
            <w:r>
              <w:t>100</w:t>
            </w:r>
          </w:p>
        </w:tc>
        <w:tc>
          <w:tcPr>
            <w:tcW w:w="1399" w:type="dxa"/>
            <w:vAlign w:val="center"/>
          </w:tcPr>
          <w:p w14:paraId="43AA6F3C" w14:textId="77777777" w:rsidR="004B250B" w:rsidRDefault="00000000">
            <w:pPr>
              <w:keepLines/>
              <w:spacing w:after="0"/>
            </w:pPr>
            <w:r>
              <w:t>Windowed Herzog C1/C2 union</w:t>
            </w:r>
          </w:p>
        </w:tc>
        <w:tc>
          <w:tcPr>
            <w:tcW w:w="1399" w:type="dxa"/>
            <w:vAlign w:val="center"/>
          </w:tcPr>
          <w:p w14:paraId="7C7A17FA" w14:textId="77777777" w:rsidR="004B250B" w:rsidRDefault="00000000">
            <w:pPr>
              <w:keepLines/>
              <w:spacing w:after="0"/>
            </w:pPr>
            <w:r>
              <w:t>38.1%</w:t>
            </w:r>
          </w:p>
        </w:tc>
        <w:tc>
          <w:tcPr>
            <w:tcW w:w="1399" w:type="dxa"/>
            <w:vAlign w:val="center"/>
          </w:tcPr>
          <w:p w14:paraId="72F6C116" w14:textId="77777777" w:rsidR="004B250B" w:rsidRDefault="00000000">
            <w:pPr>
              <w:keepLines/>
              <w:spacing w:after="0"/>
            </w:pPr>
            <w:r>
              <w:t>29.0%–47.0%</w:t>
            </w:r>
          </w:p>
        </w:tc>
        <w:tc>
          <w:tcPr>
            <w:tcW w:w="1399" w:type="dxa"/>
            <w:vAlign w:val="center"/>
          </w:tcPr>
          <w:p w14:paraId="7F5A5F27" w14:textId="77777777" w:rsidR="004B250B" w:rsidRDefault="00000000">
            <w:pPr>
              <w:keepLines/>
              <w:spacing w:after="0"/>
            </w:pPr>
            <w:r>
              <w:t>38.4%</w:t>
            </w:r>
          </w:p>
        </w:tc>
        <w:tc>
          <w:tcPr>
            <w:tcW w:w="1399" w:type="dxa"/>
            <w:vAlign w:val="center"/>
          </w:tcPr>
          <w:p w14:paraId="4901463E" w14:textId="77777777" w:rsidR="004B250B" w:rsidRDefault="00000000">
            <w:pPr>
              <w:keepLines/>
              <w:spacing w:after="0"/>
            </w:pPr>
            <w:r>
              <w:t>9.1%</w:t>
            </w:r>
          </w:p>
        </w:tc>
      </w:tr>
    </w:tbl>
    <w:p w14:paraId="1746DD75" w14:textId="77777777" w:rsidR="004B250B" w:rsidRDefault="004B250B">
      <w:pPr>
        <w:spacing w:after="0"/>
      </w:pPr>
    </w:p>
    <w:p w14:paraId="14AAA1AE"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71095152" w14:textId="77777777" w:rsidR="004B250B" w:rsidRDefault="00000000">
      <w:r>
        <w:br w:type="page"/>
      </w:r>
    </w:p>
    <w:p w14:paraId="0D81B113" w14:textId="77777777" w:rsidR="004B250B" w:rsidRDefault="00000000">
      <w:pPr>
        <w:pStyle w:val="Heading1"/>
      </w:pPr>
      <w:r>
        <w:lastRenderedPageBreak/>
        <w:t>Figure Legends and Figures</w:t>
      </w:r>
    </w:p>
    <w:p w14:paraId="4372EA2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2A8E12F1" w14:textId="77777777" w:rsidR="004B250B" w:rsidRDefault="00000000">
      <w:pPr>
        <w:jc w:val="center"/>
      </w:pPr>
      <w:r>
        <w:rPr>
          <w:noProof/>
        </w:rPr>
        <w:drawing>
          <wp:inline distT="0" distB="0" distL="0" distR="0" wp14:anchorId="00391531" wp14:editId="28EEAA08">
            <wp:extent cx="6126480" cy="2297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7108"/>
                    </a:xfrm>
                    <a:prstGeom prst="rect">
                      <a:avLst/>
                    </a:prstGeom>
                  </pic:spPr>
                </pic:pic>
              </a:graphicData>
            </a:graphic>
          </wp:inline>
        </w:drawing>
      </w:r>
    </w:p>
    <w:p w14:paraId="27797E8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7AF86FE9" w14:textId="77777777" w:rsidR="004B250B" w:rsidRDefault="00000000">
      <w:pPr>
        <w:jc w:val="center"/>
      </w:pPr>
      <w:r>
        <w:rPr>
          <w:noProof/>
        </w:rPr>
        <w:drawing>
          <wp:inline distT="0" distB="0" distL="0" distR="0" wp14:anchorId="66FDB558" wp14:editId="2E22E14A">
            <wp:extent cx="6126480" cy="3942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2659"/>
                    </a:xfrm>
                    <a:prstGeom prst="rect">
                      <a:avLst/>
                    </a:prstGeom>
                  </pic:spPr>
                </pic:pic>
              </a:graphicData>
            </a:graphic>
          </wp:inline>
        </w:drawing>
      </w:r>
    </w:p>
    <w:p w14:paraId="27EA408C"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0BAFAEC" w14:textId="77777777" w:rsidR="004B250B" w:rsidRDefault="00000000">
      <w:pPr>
        <w:jc w:val="center"/>
      </w:pPr>
      <w:r>
        <w:rPr>
          <w:noProof/>
        </w:rPr>
        <w:drawing>
          <wp:inline distT="0" distB="0" distL="0" distR="0" wp14:anchorId="0B299214" wp14:editId="54D5B399">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13BF48" w14:textId="77777777" w:rsidR="00DA0C5F" w:rsidRDefault="00DA0C5F">
      <w:pPr>
        <w:spacing w:line="240" w:lineRule="auto"/>
      </w:pPr>
      <w:r>
        <w:separator/>
      </w:r>
    </w:p>
  </w:endnote>
  <w:endnote w:type="continuationSeparator" w:id="0">
    <w:p w14:paraId="0C3FF928" w14:textId="77777777" w:rsidR="00DA0C5F" w:rsidRDefault="00DA0C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223CD"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D53FDE" w14:textId="77777777" w:rsidR="00DA0C5F" w:rsidRDefault="00DA0C5F">
      <w:pPr>
        <w:spacing w:line="240" w:lineRule="auto"/>
      </w:pPr>
      <w:r>
        <w:separator/>
      </w:r>
    </w:p>
  </w:footnote>
  <w:footnote w:type="continuationSeparator" w:id="0">
    <w:p w14:paraId="5F9F3195" w14:textId="77777777" w:rsidR="00DA0C5F" w:rsidRDefault="00DA0C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DA40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chael Sumner">
    <w15:presenceInfo w15:providerId="AD" w15:userId="S::rsum009@UoA.auckland.ac.nz::162f5a50-9744-41b3-a384-e49902582cc7"/>
  </w15:person>
  <w15:person w15:author="Goldenholz, Daniel M (HMFP - Neurology )">
    <w15:presenceInfo w15:providerId="AD" w15:userId="S::dgoldenh@bidmc.harvard.edu::7d21a58d-796e-44b1-b28e-2337f57fa827"/>
  </w15:person>
  <w15:person w15:author="Brandon Westover">
    <w15:presenceInfo w15:providerId="AD" w15:userId="S::mbwest@stanford.edu::e2fb930e-eaca-4045-857f-c71f7f9b799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62362"/>
    <w:rsid w:val="001661A1"/>
    <w:rsid w:val="00171C99"/>
    <w:rsid w:val="00171DB7"/>
    <w:rsid w:val="00181CFA"/>
    <w:rsid w:val="00182227"/>
    <w:rsid w:val="00187F55"/>
    <w:rsid w:val="00192EC0"/>
    <w:rsid w:val="001E7C9B"/>
    <w:rsid w:val="001E7EC1"/>
    <w:rsid w:val="002214F1"/>
    <w:rsid w:val="002241AD"/>
    <w:rsid w:val="00245ADC"/>
    <w:rsid w:val="00245DC0"/>
    <w:rsid w:val="002468DF"/>
    <w:rsid w:val="002474EA"/>
    <w:rsid w:val="00252310"/>
    <w:rsid w:val="00264E07"/>
    <w:rsid w:val="00273C26"/>
    <w:rsid w:val="002752EA"/>
    <w:rsid w:val="0029061E"/>
    <w:rsid w:val="00291B8A"/>
    <w:rsid w:val="0029639D"/>
    <w:rsid w:val="002A284D"/>
    <w:rsid w:val="002B084B"/>
    <w:rsid w:val="002B448D"/>
    <w:rsid w:val="00303E3A"/>
    <w:rsid w:val="00311E34"/>
    <w:rsid w:val="0031215A"/>
    <w:rsid w:val="003241BE"/>
    <w:rsid w:val="00326F90"/>
    <w:rsid w:val="003470BE"/>
    <w:rsid w:val="003511D7"/>
    <w:rsid w:val="00393AE2"/>
    <w:rsid w:val="003A1FE9"/>
    <w:rsid w:val="003A6960"/>
    <w:rsid w:val="003A77D4"/>
    <w:rsid w:val="004034AC"/>
    <w:rsid w:val="004317BD"/>
    <w:rsid w:val="004370B3"/>
    <w:rsid w:val="00461591"/>
    <w:rsid w:val="00462B1A"/>
    <w:rsid w:val="00470D9D"/>
    <w:rsid w:val="004A4F3D"/>
    <w:rsid w:val="004A6B28"/>
    <w:rsid w:val="004B250B"/>
    <w:rsid w:val="004D5618"/>
    <w:rsid w:val="004E0820"/>
    <w:rsid w:val="00527A3D"/>
    <w:rsid w:val="00550220"/>
    <w:rsid w:val="0055574E"/>
    <w:rsid w:val="005561B0"/>
    <w:rsid w:val="0056505E"/>
    <w:rsid w:val="00584202"/>
    <w:rsid w:val="00596135"/>
    <w:rsid w:val="005D0680"/>
    <w:rsid w:val="005D2486"/>
    <w:rsid w:val="005D648A"/>
    <w:rsid w:val="005D6D01"/>
    <w:rsid w:val="005F2F43"/>
    <w:rsid w:val="005F6B0D"/>
    <w:rsid w:val="00673FE8"/>
    <w:rsid w:val="00695D97"/>
    <w:rsid w:val="006A3065"/>
    <w:rsid w:val="006A5650"/>
    <w:rsid w:val="006A7C0E"/>
    <w:rsid w:val="006D3CAE"/>
    <w:rsid w:val="006F223B"/>
    <w:rsid w:val="006F2A3B"/>
    <w:rsid w:val="007073D1"/>
    <w:rsid w:val="00721572"/>
    <w:rsid w:val="00734262"/>
    <w:rsid w:val="0074441A"/>
    <w:rsid w:val="00766F8D"/>
    <w:rsid w:val="00793F4A"/>
    <w:rsid w:val="007D2872"/>
    <w:rsid w:val="007D77DF"/>
    <w:rsid w:val="007E1DA8"/>
    <w:rsid w:val="007E4B9C"/>
    <w:rsid w:val="007E64D8"/>
    <w:rsid w:val="007F5FD7"/>
    <w:rsid w:val="00806295"/>
    <w:rsid w:val="008215F2"/>
    <w:rsid w:val="008510E8"/>
    <w:rsid w:val="00852DEF"/>
    <w:rsid w:val="00867CB7"/>
    <w:rsid w:val="00886E0F"/>
    <w:rsid w:val="00887623"/>
    <w:rsid w:val="008B766C"/>
    <w:rsid w:val="008E0819"/>
    <w:rsid w:val="008E4D89"/>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73594"/>
    <w:rsid w:val="00AA1D8D"/>
    <w:rsid w:val="00AB7D70"/>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A1FAB"/>
    <w:rsid w:val="00BA4574"/>
    <w:rsid w:val="00BA6609"/>
    <w:rsid w:val="00BA66A5"/>
    <w:rsid w:val="00BC3FF5"/>
    <w:rsid w:val="00BE407B"/>
    <w:rsid w:val="00C063CB"/>
    <w:rsid w:val="00C178F6"/>
    <w:rsid w:val="00C223E7"/>
    <w:rsid w:val="00C22BE3"/>
    <w:rsid w:val="00C31E67"/>
    <w:rsid w:val="00C3706C"/>
    <w:rsid w:val="00C406D1"/>
    <w:rsid w:val="00C460D2"/>
    <w:rsid w:val="00C94F0B"/>
    <w:rsid w:val="00CA5711"/>
    <w:rsid w:val="00CA5AF3"/>
    <w:rsid w:val="00CB0664"/>
    <w:rsid w:val="00CB1F27"/>
    <w:rsid w:val="00CB29DC"/>
    <w:rsid w:val="00CC486E"/>
    <w:rsid w:val="00D00F04"/>
    <w:rsid w:val="00D34224"/>
    <w:rsid w:val="00D54B26"/>
    <w:rsid w:val="00D62C09"/>
    <w:rsid w:val="00D85222"/>
    <w:rsid w:val="00D8577D"/>
    <w:rsid w:val="00D874AD"/>
    <w:rsid w:val="00DA0C5F"/>
    <w:rsid w:val="00DA0C79"/>
    <w:rsid w:val="00DA5F04"/>
    <w:rsid w:val="00DB69EF"/>
    <w:rsid w:val="00DF21FC"/>
    <w:rsid w:val="00E046BE"/>
    <w:rsid w:val="00E0477D"/>
    <w:rsid w:val="00E24A71"/>
    <w:rsid w:val="00E30C79"/>
    <w:rsid w:val="00E33554"/>
    <w:rsid w:val="00E55EDA"/>
    <w:rsid w:val="00E617AB"/>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3488"/>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14</Pages>
  <Words>11641</Words>
  <Characters>66355</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77841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4</cp:revision>
  <dcterms:created xsi:type="dcterms:W3CDTF">2026-08-12T04:38:00Z</dcterms:created>
  <dcterms:modified xsi:type="dcterms:W3CDTF">2026-08-13T00:52:00Z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